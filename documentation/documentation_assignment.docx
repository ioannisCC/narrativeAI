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5C29" w14:textId="4F89AA26" w:rsidR="00624126" w:rsidRPr="005B3FD3" w:rsidRDefault="00AD5F43" w:rsidP="007A6785">
      <w:pPr>
        <w:spacing w:after="120" w:line="288" w:lineRule="auto"/>
        <w:jc w:val="center"/>
        <w:rPr>
          <w:rFonts w:asciiTheme="majorHAnsi" w:hAnsiTheme="majorHAnsi" w:cstheme="majorHAnsi"/>
          <w:b/>
          <w:lang w:val="el-GR"/>
        </w:rPr>
      </w:pPr>
      <w:r w:rsidRPr="00E17759">
        <w:rPr>
          <w:rFonts w:asciiTheme="majorHAnsi" w:hAnsiTheme="majorHAnsi" w:cstheme="majorHAnsi"/>
          <w:b/>
          <w:lang w:val="el-GR"/>
        </w:rPr>
        <w:softHyphen/>
      </w:r>
      <w:r w:rsidRPr="00E17759">
        <w:rPr>
          <w:rFonts w:asciiTheme="majorHAnsi" w:hAnsiTheme="majorHAnsi" w:cstheme="majorHAnsi"/>
          <w:b/>
          <w:lang w:val="el-GR"/>
        </w:rPr>
        <w:softHyphen/>
      </w:r>
      <w:r w:rsidR="00624126" w:rsidRPr="005B3FD3">
        <w:rPr>
          <w:rFonts w:asciiTheme="majorHAnsi" w:hAnsiTheme="majorHAnsi" w:cstheme="majorHAnsi"/>
          <w:b/>
          <w:lang w:val="el-GR"/>
        </w:rPr>
        <w:t xml:space="preserve"> </w:t>
      </w:r>
      <w:r w:rsidR="00624126" w:rsidRPr="007A6785">
        <w:rPr>
          <w:rFonts w:asciiTheme="majorHAnsi" w:hAnsiTheme="majorHAnsi" w:cstheme="majorHAnsi"/>
          <w:b/>
          <w:noProof/>
        </w:rPr>
        <w:drawing>
          <wp:inline distT="114300" distB="114300" distL="114300" distR="114300" wp14:anchorId="5AC78023" wp14:editId="328BA033">
            <wp:extent cx="1114425" cy="1114425"/>
            <wp:effectExtent l="0" t="0" r="0" b="0"/>
            <wp:docPr id="1" name="image1.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red logo&#10;&#10;Description automatically generated"/>
                    <pic:cNvPicPr preferRelativeResize="0"/>
                  </pic:nvPicPr>
                  <pic:blipFill>
                    <a:blip r:embed="rId11"/>
                    <a:srcRect/>
                    <a:stretch>
                      <a:fillRect/>
                    </a:stretch>
                  </pic:blipFill>
                  <pic:spPr>
                    <a:xfrm>
                      <a:off x="0" y="0"/>
                      <a:ext cx="1114425" cy="1114425"/>
                    </a:xfrm>
                    <a:prstGeom prst="rect">
                      <a:avLst/>
                    </a:prstGeom>
                    <a:ln/>
                  </pic:spPr>
                </pic:pic>
              </a:graphicData>
            </a:graphic>
          </wp:inline>
        </w:drawing>
      </w:r>
    </w:p>
    <w:p w14:paraId="034CFCD1" w14:textId="77777777" w:rsidR="001D685F" w:rsidRPr="005B3FD3" w:rsidRDefault="001D685F" w:rsidP="007A6785">
      <w:pPr>
        <w:spacing w:after="120" w:line="288" w:lineRule="auto"/>
        <w:jc w:val="center"/>
        <w:rPr>
          <w:rFonts w:asciiTheme="majorHAnsi" w:hAnsiTheme="majorHAnsi" w:cstheme="majorHAnsi"/>
          <w:bCs/>
          <w:sz w:val="32"/>
          <w:szCs w:val="32"/>
          <w:lang w:val="el-GR"/>
        </w:rPr>
      </w:pPr>
    </w:p>
    <w:p w14:paraId="547359E0" w14:textId="29858BB2"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ΠΑΝΕΠΙΣΤΗΜΙΟ ΠΕΙΡΑΙΩΣ</w:t>
      </w:r>
    </w:p>
    <w:p w14:paraId="684BBD11" w14:textId="348A2866"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ΣΧΟΛΗ ΤΕΧΝΟΛΟΓΙΩΝ ΠΛΗΡΟΦΟΡΙΚΗΣ ΚΑΙ ΤΗΛΕΠΙΚΟΙΝΩΝΙΩΝ</w:t>
      </w:r>
    </w:p>
    <w:p w14:paraId="3CA11516" w14:textId="77777777"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ΤΜΗΜΑ ΠΛΗΡΟΦΟΡΙΚΗΣ</w:t>
      </w:r>
    </w:p>
    <w:p w14:paraId="0AB2B3A7" w14:textId="333CAE57" w:rsidR="00624126" w:rsidRPr="005B3FD3" w:rsidRDefault="00624126" w:rsidP="007A6785">
      <w:pPr>
        <w:spacing w:after="120" w:line="288" w:lineRule="auto"/>
        <w:jc w:val="center"/>
        <w:rPr>
          <w:rFonts w:asciiTheme="majorHAnsi" w:hAnsiTheme="majorHAnsi" w:cstheme="majorHAnsi"/>
          <w:bCs/>
          <w:lang w:val="el-GR"/>
        </w:rPr>
      </w:pPr>
    </w:p>
    <w:p w14:paraId="72B520D7" w14:textId="77777777" w:rsidR="001D685F" w:rsidRPr="005B3FD3" w:rsidRDefault="001D685F" w:rsidP="007A6785">
      <w:pPr>
        <w:spacing w:after="120" w:line="288" w:lineRule="auto"/>
        <w:jc w:val="center"/>
        <w:rPr>
          <w:rFonts w:asciiTheme="majorHAnsi" w:hAnsiTheme="majorHAnsi" w:cstheme="majorHAnsi"/>
          <w:bCs/>
          <w:lang w:val="el-GR"/>
        </w:rPr>
      </w:pPr>
    </w:p>
    <w:p w14:paraId="5A9D9595" w14:textId="77777777" w:rsidR="001D685F" w:rsidRPr="005B3FD3" w:rsidRDefault="001D685F" w:rsidP="007A6785">
      <w:pPr>
        <w:spacing w:after="120" w:line="288" w:lineRule="auto"/>
        <w:jc w:val="center"/>
        <w:rPr>
          <w:rFonts w:asciiTheme="majorHAnsi" w:hAnsiTheme="majorHAnsi" w:cstheme="majorHAnsi"/>
          <w:bCs/>
          <w:lang w:val="el-GR"/>
        </w:rPr>
      </w:pPr>
    </w:p>
    <w:p w14:paraId="5839E811" w14:textId="77777777" w:rsidR="001D685F" w:rsidRPr="005B3FD3" w:rsidRDefault="001D685F" w:rsidP="007A6785">
      <w:pPr>
        <w:spacing w:after="120" w:line="288" w:lineRule="auto"/>
        <w:jc w:val="center"/>
        <w:rPr>
          <w:rFonts w:asciiTheme="majorHAnsi" w:hAnsiTheme="majorHAnsi" w:cstheme="majorHAnsi"/>
          <w:bCs/>
          <w:lang w:val="el-GR"/>
        </w:rPr>
      </w:pPr>
    </w:p>
    <w:p w14:paraId="3B176826" w14:textId="10D3DB57" w:rsidR="00090DCD" w:rsidRDefault="00090DCD" w:rsidP="00500F5D">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 xml:space="preserve">ΚΡΟΙΤΟΡ ΚΑΤΑΡΤΖΙΟΥ </w:t>
      </w:r>
      <w:r w:rsidR="00292EA3">
        <w:rPr>
          <w:rFonts w:asciiTheme="majorHAnsi" w:hAnsiTheme="majorHAnsi" w:cstheme="majorHAnsi"/>
          <w:bCs/>
          <w:color w:val="0070C0"/>
          <w:sz w:val="28"/>
          <w:szCs w:val="28"/>
          <w:lang w:val="el-GR"/>
        </w:rPr>
        <w:t>ΙΩΑΝ Π21077</w:t>
      </w:r>
    </w:p>
    <w:p w14:paraId="61D8299E" w14:textId="77777777" w:rsidR="00E0609E" w:rsidRPr="00E0609E" w:rsidRDefault="00E0609E" w:rsidP="00E0609E">
      <w:pPr>
        <w:spacing w:after="120" w:line="288" w:lineRule="auto"/>
        <w:jc w:val="center"/>
        <w:rPr>
          <w:rFonts w:asciiTheme="majorHAnsi" w:hAnsiTheme="majorHAnsi" w:cstheme="majorHAnsi"/>
          <w:bCs/>
          <w:color w:val="0070C0"/>
          <w:sz w:val="28"/>
          <w:szCs w:val="28"/>
          <w:lang w:val="el-GR"/>
        </w:rPr>
      </w:pPr>
      <w:r w:rsidRPr="00E0609E">
        <w:rPr>
          <w:rFonts w:asciiTheme="majorHAnsi" w:hAnsiTheme="majorHAnsi" w:cstheme="majorHAnsi"/>
          <w:bCs/>
          <w:color w:val="0070C0"/>
          <w:sz w:val="28"/>
          <w:szCs w:val="28"/>
          <w:lang w:val="el-GR"/>
        </w:rPr>
        <w:t>ΑΛΕΞΙΟΣ ΒΑΣΙΛΕΙΟΥ Π21009</w:t>
      </w:r>
    </w:p>
    <w:p w14:paraId="0D321F92" w14:textId="6BB2B52E" w:rsidR="00E0609E" w:rsidRPr="00E0609E" w:rsidRDefault="00E0609E" w:rsidP="00E0609E">
      <w:pPr>
        <w:spacing w:after="120" w:line="288" w:lineRule="auto"/>
        <w:jc w:val="center"/>
        <w:rPr>
          <w:rFonts w:asciiTheme="majorHAnsi" w:hAnsiTheme="majorHAnsi" w:cstheme="majorHAnsi"/>
          <w:bCs/>
          <w:color w:val="0070C0"/>
          <w:sz w:val="28"/>
          <w:szCs w:val="28"/>
          <w:lang w:val="el-GR"/>
        </w:rPr>
      </w:pPr>
      <w:r w:rsidRPr="00E0609E">
        <w:rPr>
          <w:rFonts w:asciiTheme="majorHAnsi" w:hAnsiTheme="majorHAnsi" w:cstheme="majorHAnsi"/>
          <w:bCs/>
          <w:color w:val="0070C0"/>
          <w:sz w:val="28"/>
          <w:szCs w:val="28"/>
          <w:lang w:val="el-GR"/>
        </w:rPr>
        <w:t>ΡΟΥΤΣΗΣ ΑΛΕΞΙΟΣ Π21145</w:t>
      </w:r>
      <w:r>
        <w:rPr>
          <w:rFonts w:asciiTheme="majorHAnsi" w:hAnsiTheme="majorHAnsi" w:cstheme="majorHAnsi"/>
          <w:bCs/>
          <w:color w:val="0070C0"/>
          <w:sz w:val="28"/>
          <w:szCs w:val="28"/>
          <w:lang w:val="el-GR"/>
        </w:rPr>
        <w:br/>
      </w:r>
      <w:r w:rsidRPr="00E0609E">
        <w:rPr>
          <w:rFonts w:asciiTheme="majorHAnsi" w:hAnsiTheme="majorHAnsi" w:cstheme="majorHAnsi"/>
          <w:bCs/>
          <w:color w:val="0070C0"/>
          <w:sz w:val="28"/>
          <w:szCs w:val="28"/>
          <w:lang w:val="el-GR"/>
        </w:rPr>
        <w:t>ΜΑΝΤΖΑΡΗΣ ΛΕΩΝΙΔΑΣ Π21090</w:t>
      </w:r>
    </w:p>
    <w:p w14:paraId="3F053B7C" w14:textId="77777777" w:rsidR="00771C27" w:rsidRPr="00771C27" w:rsidRDefault="00771C27" w:rsidP="00500F5D">
      <w:pPr>
        <w:spacing w:after="120" w:line="288" w:lineRule="auto"/>
        <w:jc w:val="center"/>
        <w:rPr>
          <w:rFonts w:asciiTheme="majorHAnsi" w:hAnsiTheme="majorHAnsi" w:cstheme="majorHAnsi"/>
          <w:bCs/>
          <w:color w:val="0070C0"/>
          <w:sz w:val="28"/>
          <w:szCs w:val="28"/>
          <w:lang w:val="el-GR"/>
        </w:rPr>
      </w:pPr>
    </w:p>
    <w:p w14:paraId="747F0719" w14:textId="2523D2A6" w:rsidR="00624126" w:rsidRPr="005B3FD3" w:rsidRDefault="00624126" w:rsidP="007A6785">
      <w:pPr>
        <w:spacing w:after="120" w:line="288" w:lineRule="auto"/>
        <w:jc w:val="center"/>
        <w:rPr>
          <w:rFonts w:asciiTheme="majorHAnsi" w:hAnsiTheme="majorHAnsi" w:cstheme="majorHAnsi"/>
          <w:bCs/>
          <w:lang w:val="el-GR"/>
        </w:rPr>
      </w:pPr>
    </w:p>
    <w:p w14:paraId="562405A6" w14:textId="77777777" w:rsidR="001D685F" w:rsidRPr="005B3FD3" w:rsidRDefault="001D685F" w:rsidP="007A6785">
      <w:pPr>
        <w:spacing w:after="120" w:line="288" w:lineRule="auto"/>
        <w:jc w:val="center"/>
        <w:rPr>
          <w:rFonts w:asciiTheme="majorHAnsi" w:hAnsiTheme="majorHAnsi" w:cstheme="majorHAnsi"/>
          <w:bCs/>
          <w:lang w:val="el-GR"/>
        </w:rPr>
      </w:pPr>
    </w:p>
    <w:p w14:paraId="0AA8CA96" w14:textId="77777777" w:rsidR="001D685F" w:rsidRPr="005B3FD3" w:rsidRDefault="001D685F" w:rsidP="007A6785">
      <w:pPr>
        <w:spacing w:after="120" w:line="288" w:lineRule="auto"/>
        <w:jc w:val="center"/>
        <w:rPr>
          <w:rFonts w:asciiTheme="majorHAnsi" w:hAnsiTheme="majorHAnsi" w:cstheme="majorHAnsi"/>
          <w:bCs/>
          <w:lang w:val="el-GR"/>
        </w:rPr>
      </w:pPr>
    </w:p>
    <w:p w14:paraId="606CD8FB" w14:textId="77777777" w:rsidR="001D685F" w:rsidRPr="005B3FD3" w:rsidRDefault="001D685F" w:rsidP="007A6785">
      <w:pPr>
        <w:spacing w:after="120" w:line="288" w:lineRule="auto"/>
        <w:jc w:val="center"/>
        <w:rPr>
          <w:rFonts w:asciiTheme="majorHAnsi" w:hAnsiTheme="majorHAnsi" w:cstheme="majorHAnsi"/>
          <w:bCs/>
          <w:lang w:val="el-GR"/>
        </w:rPr>
      </w:pPr>
    </w:p>
    <w:p w14:paraId="35B50B6D" w14:textId="18377434" w:rsidR="001D685F" w:rsidRPr="00E0609E" w:rsidRDefault="00E656D9" w:rsidP="000F48C3">
      <w:pPr>
        <w:spacing w:after="120" w:line="288" w:lineRule="auto"/>
        <w:jc w:val="center"/>
        <w:rPr>
          <w:rFonts w:asciiTheme="majorHAnsi" w:hAnsiTheme="majorHAnsi" w:cstheme="majorHAnsi"/>
          <w:lang w:val="el-GR"/>
        </w:rPr>
      </w:pPr>
      <w:r w:rsidRPr="00C13A33">
        <w:rPr>
          <w:rFonts w:asciiTheme="majorHAnsi" w:hAnsiTheme="majorHAnsi" w:cstheme="majorHAnsi"/>
          <w:lang w:val="el-GR"/>
        </w:rPr>
        <w:t xml:space="preserve">  </w:t>
      </w:r>
      <w:r w:rsidR="00624126" w:rsidRPr="007A6785">
        <w:rPr>
          <w:rFonts w:asciiTheme="majorHAnsi" w:hAnsiTheme="majorHAnsi" w:cstheme="majorHAnsi"/>
          <w:lang w:val="el-GR"/>
        </w:rPr>
        <w:t>ΕΡΓΑΣΙΑ</w:t>
      </w:r>
      <w:r w:rsidR="009241F6">
        <w:rPr>
          <w:rFonts w:asciiTheme="majorHAnsi" w:hAnsiTheme="majorHAnsi" w:cstheme="majorHAnsi"/>
          <w:lang w:val="el-GR"/>
        </w:rPr>
        <w:t xml:space="preserve"> ΕΞΑΜΗΝΟΥ</w:t>
      </w:r>
      <w:r w:rsidR="00C13A33" w:rsidRPr="007A6785">
        <w:rPr>
          <w:rFonts w:asciiTheme="majorHAnsi" w:hAnsiTheme="majorHAnsi" w:cstheme="majorHAnsi"/>
          <w:lang w:val="el-GR"/>
        </w:rPr>
        <w:t xml:space="preserve"> </w:t>
      </w:r>
      <w:r w:rsidR="00624126" w:rsidRPr="007A6785">
        <w:rPr>
          <w:rFonts w:asciiTheme="majorHAnsi" w:hAnsiTheme="majorHAnsi" w:cstheme="majorHAnsi"/>
          <w:lang w:val="el-GR"/>
        </w:rPr>
        <w:t>ΜΑΘΗΜΑΤΟΣ</w:t>
      </w:r>
      <w:r w:rsidR="00E0609E" w:rsidRPr="00E0609E">
        <w:rPr>
          <w:rFonts w:asciiTheme="majorHAnsi" w:hAnsiTheme="majorHAnsi" w:cstheme="majorHAnsi"/>
          <w:lang w:val="el-GR"/>
        </w:rPr>
        <w:t xml:space="preserve"> </w:t>
      </w:r>
      <w:r w:rsidR="00E0609E">
        <w:rPr>
          <w:rFonts w:asciiTheme="majorHAnsi" w:hAnsiTheme="majorHAnsi" w:cstheme="majorHAnsi"/>
          <w:lang w:val="el-GR"/>
        </w:rPr>
        <w:t>ΕΦΥΕΙΣ ΠΡΑΚΤΟΡΕΣ</w:t>
      </w:r>
    </w:p>
    <w:p w14:paraId="499268F9" w14:textId="55A4A9A1" w:rsidR="00624126" w:rsidRDefault="00624126" w:rsidP="00E0609E">
      <w:pPr>
        <w:spacing w:after="120" w:line="288" w:lineRule="auto"/>
        <w:rPr>
          <w:rFonts w:asciiTheme="majorHAnsi" w:hAnsiTheme="majorHAnsi" w:cstheme="majorHAnsi"/>
          <w:b/>
          <w:lang w:val="el-GR"/>
        </w:rPr>
      </w:pPr>
    </w:p>
    <w:p w14:paraId="075457AB" w14:textId="77777777" w:rsidR="00507066" w:rsidRPr="005B3FD3" w:rsidRDefault="00507066" w:rsidP="007A6785">
      <w:pPr>
        <w:spacing w:after="120" w:line="288" w:lineRule="auto"/>
        <w:jc w:val="center"/>
        <w:rPr>
          <w:rFonts w:asciiTheme="majorHAnsi" w:hAnsiTheme="majorHAnsi" w:cstheme="majorHAnsi"/>
          <w:b/>
          <w:lang w:val="el-GR"/>
        </w:rPr>
      </w:pPr>
    </w:p>
    <w:p w14:paraId="7DC4D26D" w14:textId="77777777" w:rsidR="00E0609E" w:rsidRPr="005B3FD3" w:rsidRDefault="00E0609E" w:rsidP="007A6785">
      <w:pPr>
        <w:spacing w:after="120" w:line="288" w:lineRule="auto"/>
        <w:jc w:val="center"/>
        <w:rPr>
          <w:rFonts w:asciiTheme="majorHAnsi" w:hAnsiTheme="majorHAnsi" w:cstheme="majorHAnsi"/>
          <w:b/>
          <w:lang w:val="el-GR"/>
        </w:rPr>
      </w:pPr>
    </w:p>
    <w:p w14:paraId="642EBDEA" w14:textId="5A4D4FB6" w:rsidR="00624126" w:rsidRPr="005B3FD3" w:rsidRDefault="00624126" w:rsidP="007A6785">
      <w:pPr>
        <w:spacing w:after="120" w:line="288" w:lineRule="auto"/>
        <w:jc w:val="center"/>
        <w:rPr>
          <w:rFonts w:asciiTheme="majorHAnsi" w:hAnsiTheme="majorHAnsi" w:cstheme="majorHAnsi"/>
          <w:b/>
          <w:lang w:val="el-GR"/>
        </w:rPr>
      </w:pPr>
    </w:p>
    <w:p w14:paraId="70389E56" w14:textId="62F7EFA7" w:rsidR="00624126" w:rsidRPr="005B3FD3" w:rsidRDefault="00624126" w:rsidP="007A6785">
      <w:pPr>
        <w:spacing w:after="120" w:line="288" w:lineRule="auto"/>
        <w:jc w:val="center"/>
        <w:rPr>
          <w:rFonts w:asciiTheme="majorHAnsi" w:hAnsiTheme="majorHAnsi" w:cstheme="majorHAnsi"/>
          <w:b/>
          <w:lang w:val="el-GR"/>
        </w:rPr>
      </w:pPr>
    </w:p>
    <w:p w14:paraId="471F2B66" w14:textId="5CB1C124" w:rsidR="00624126" w:rsidRPr="00A844A0" w:rsidRDefault="00624126" w:rsidP="007A6785">
      <w:pPr>
        <w:spacing w:after="120" w:line="288" w:lineRule="auto"/>
        <w:jc w:val="center"/>
        <w:rPr>
          <w:rFonts w:asciiTheme="majorHAnsi" w:hAnsiTheme="majorHAnsi" w:cstheme="majorHAnsi"/>
          <w:b/>
          <w:lang w:val="el-GR"/>
        </w:rPr>
      </w:pPr>
      <w:r w:rsidRPr="005B3FD3">
        <w:rPr>
          <w:rFonts w:asciiTheme="majorHAnsi" w:hAnsiTheme="majorHAnsi" w:cstheme="majorHAnsi"/>
          <w:b/>
          <w:lang w:val="el-GR"/>
        </w:rPr>
        <w:t>ΠΕΙΡΑΙΑΣ</w:t>
      </w:r>
    </w:p>
    <w:p w14:paraId="4E1D192D" w14:textId="4D37ABA2" w:rsidR="008274F6" w:rsidRPr="00E61093" w:rsidRDefault="00507066" w:rsidP="00E61093">
      <w:pPr>
        <w:spacing w:after="120" w:line="288" w:lineRule="auto"/>
        <w:jc w:val="center"/>
        <w:rPr>
          <w:rFonts w:asciiTheme="majorHAnsi" w:hAnsiTheme="majorHAnsi" w:cstheme="majorHAnsi"/>
          <w:b/>
          <w:lang w:val="el-GR"/>
        </w:rPr>
      </w:pPr>
      <w:r>
        <w:rPr>
          <w:rFonts w:asciiTheme="majorHAnsi" w:hAnsiTheme="majorHAnsi" w:cstheme="majorHAnsi"/>
          <w:b/>
          <w:lang w:val="el-GR"/>
        </w:rPr>
        <w:t>Ιούνιος</w:t>
      </w:r>
      <w:r w:rsidR="00624126" w:rsidRPr="005B3FD3">
        <w:rPr>
          <w:rFonts w:asciiTheme="majorHAnsi" w:hAnsiTheme="majorHAnsi" w:cstheme="majorHAnsi"/>
          <w:b/>
          <w:lang w:val="el-GR"/>
        </w:rPr>
        <w:t xml:space="preserve"> 202</w:t>
      </w:r>
      <w:r w:rsidR="00581563" w:rsidRPr="00E0609E">
        <w:rPr>
          <w:rFonts w:asciiTheme="majorHAnsi" w:hAnsiTheme="majorHAnsi" w:cstheme="majorHAnsi"/>
          <w:b/>
          <w:lang w:val="el-GR"/>
        </w:rPr>
        <w:t>5</w:t>
      </w:r>
    </w:p>
    <w:bookmarkStart w:id="0" w:name="_Toc200576252" w:displacedByCustomXml="next"/>
    <w:sdt>
      <w:sdtPr>
        <w:rPr>
          <w:rFonts w:ascii="Arial" w:hAnsi="Arial" w:cs="Arial"/>
          <w:b w:val="0"/>
          <w:bCs w:val="0"/>
          <w:color w:val="auto"/>
          <w:sz w:val="24"/>
          <w:szCs w:val="22"/>
          <w:lang w:val="el"/>
        </w:rPr>
        <w:id w:val="387466816"/>
        <w:docPartObj>
          <w:docPartGallery w:val="Table of Contents"/>
          <w:docPartUnique/>
        </w:docPartObj>
      </w:sdtPr>
      <w:sdtEndPr>
        <w:rPr>
          <w:rFonts w:ascii="Times New Roman" w:hAnsi="Times New Roman" w:cstheme="majorHAnsi"/>
          <w:szCs w:val="24"/>
          <w:lang w:val="el-GR"/>
        </w:rPr>
      </w:sdtEndPr>
      <w:sdtContent>
        <w:p w14:paraId="55FE4608" w14:textId="77777777" w:rsidR="00624126" w:rsidRPr="00245873" w:rsidRDefault="00624126" w:rsidP="00713ED0">
          <w:pPr>
            <w:pStyle w:val="Heading1"/>
            <w:rPr>
              <w:sz w:val="24"/>
            </w:rPr>
          </w:pPr>
          <w:r w:rsidRPr="00245873">
            <w:rPr>
              <w:sz w:val="24"/>
            </w:rPr>
            <w:t>ΠΕΡΙΕΧΟΜΕΝΑ</w:t>
          </w:r>
          <w:bookmarkEnd w:id="0"/>
        </w:p>
        <w:p w14:paraId="7D0AD5D3" w14:textId="390656A7" w:rsidR="008C02B1" w:rsidRPr="008C02B1" w:rsidRDefault="00624126">
          <w:pPr>
            <w:pStyle w:val="TOC1"/>
            <w:tabs>
              <w:tab w:val="right" w:leader="dot" w:pos="9019"/>
            </w:tabs>
            <w:rPr>
              <w:rFonts w:asciiTheme="majorHAnsi" w:eastAsiaTheme="minorEastAsia" w:hAnsiTheme="majorHAnsi" w:cstheme="majorHAnsi"/>
              <w:noProof/>
              <w:kern w:val="2"/>
              <w14:ligatures w14:val="standardContextual"/>
            </w:rPr>
          </w:pPr>
          <w:r w:rsidRPr="008C02B1">
            <w:rPr>
              <w:rFonts w:asciiTheme="majorHAnsi" w:hAnsiTheme="majorHAnsi" w:cstheme="majorHAnsi"/>
              <w:lang w:val="el"/>
            </w:rPr>
            <w:fldChar w:fldCharType="begin"/>
          </w:r>
          <w:r w:rsidRPr="008C02B1">
            <w:rPr>
              <w:rFonts w:asciiTheme="majorHAnsi" w:hAnsiTheme="majorHAnsi" w:cstheme="majorHAnsi"/>
            </w:rPr>
            <w:instrText xml:space="preserve"> TOC \o "1-3" \h \z \u </w:instrText>
          </w:r>
          <w:r w:rsidRPr="008C02B1">
            <w:rPr>
              <w:rFonts w:asciiTheme="majorHAnsi" w:hAnsiTheme="majorHAnsi" w:cstheme="majorHAnsi"/>
              <w:lang w:val="el"/>
            </w:rPr>
            <w:fldChar w:fldCharType="separate"/>
          </w:r>
          <w:hyperlink w:anchor="_Toc200576252" w:history="1">
            <w:r w:rsidR="008C02B1" w:rsidRPr="008C02B1">
              <w:rPr>
                <w:rStyle w:val="Hyperlink"/>
                <w:rFonts w:asciiTheme="majorHAnsi" w:hAnsiTheme="majorHAnsi" w:cstheme="majorHAnsi"/>
                <w:noProof/>
              </w:rPr>
              <w:t>ΠΕΡΙΕΧΟΜΕΝΑ</w:t>
            </w:r>
            <w:r w:rsidR="008C02B1" w:rsidRPr="008C02B1">
              <w:rPr>
                <w:rFonts w:asciiTheme="majorHAnsi" w:hAnsiTheme="majorHAnsi" w:cstheme="majorHAnsi"/>
                <w:noProof/>
                <w:webHidden/>
              </w:rPr>
              <w:tab/>
            </w:r>
            <w:r w:rsidR="008C02B1" w:rsidRPr="008C02B1">
              <w:rPr>
                <w:rFonts w:asciiTheme="majorHAnsi" w:hAnsiTheme="majorHAnsi" w:cstheme="majorHAnsi"/>
                <w:noProof/>
                <w:webHidden/>
              </w:rPr>
              <w:fldChar w:fldCharType="begin"/>
            </w:r>
            <w:r w:rsidR="008C02B1" w:rsidRPr="008C02B1">
              <w:rPr>
                <w:rFonts w:asciiTheme="majorHAnsi" w:hAnsiTheme="majorHAnsi" w:cstheme="majorHAnsi"/>
                <w:noProof/>
                <w:webHidden/>
              </w:rPr>
              <w:instrText xml:space="preserve"> PAGEREF _Toc200576252 \h </w:instrText>
            </w:r>
            <w:r w:rsidR="008C02B1" w:rsidRPr="008C02B1">
              <w:rPr>
                <w:rFonts w:asciiTheme="majorHAnsi" w:hAnsiTheme="majorHAnsi" w:cstheme="majorHAnsi"/>
                <w:noProof/>
                <w:webHidden/>
              </w:rPr>
            </w:r>
            <w:r w:rsidR="008C02B1" w:rsidRPr="008C02B1">
              <w:rPr>
                <w:rFonts w:asciiTheme="majorHAnsi" w:hAnsiTheme="majorHAnsi" w:cstheme="majorHAnsi"/>
                <w:noProof/>
                <w:webHidden/>
              </w:rPr>
              <w:fldChar w:fldCharType="separate"/>
            </w:r>
            <w:r w:rsidR="008C02B1" w:rsidRPr="008C02B1">
              <w:rPr>
                <w:rFonts w:asciiTheme="majorHAnsi" w:hAnsiTheme="majorHAnsi" w:cstheme="majorHAnsi"/>
                <w:noProof/>
                <w:webHidden/>
              </w:rPr>
              <w:t>2</w:t>
            </w:r>
            <w:r w:rsidR="008C02B1" w:rsidRPr="008C02B1">
              <w:rPr>
                <w:rFonts w:asciiTheme="majorHAnsi" w:hAnsiTheme="majorHAnsi" w:cstheme="majorHAnsi"/>
                <w:noProof/>
                <w:webHidden/>
              </w:rPr>
              <w:fldChar w:fldCharType="end"/>
            </w:r>
          </w:hyperlink>
        </w:p>
        <w:p w14:paraId="23B9ED6D" w14:textId="3657F9CD" w:rsidR="008C02B1" w:rsidRPr="008C02B1" w:rsidRDefault="008C02B1">
          <w:pPr>
            <w:pStyle w:val="TOC1"/>
            <w:tabs>
              <w:tab w:val="right" w:leader="dot" w:pos="9019"/>
            </w:tabs>
            <w:rPr>
              <w:rFonts w:asciiTheme="majorHAnsi" w:eastAsiaTheme="minorEastAsia" w:hAnsiTheme="majorHAnsi" w:cstheme="majorHAnsi"/>
              <w:noProof/>
              <w:kern w:val="2"/>
              <w14:ligatures w14:val="standardContextual"/>
            </w:rPr>
          </w:pPr>
          <w:hyperlink w:anchor="_Toc200576253" w:history="1">
            <w:r w:rsidRPr="008C02B1">
              <w:rPr>
                <w:rStyle w:val="Hyperlink"/>
                <w:rFonts w:asciiTheme="majorHAnsi" w:hAnsiTheme="majorHAnsi" w:cstheme="majorHAnsi"/>
                <w:noProof/>
              </w:rPr>
              <w:t>1. ΕΙΣΑΓΩΓΗ</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_Toc200576253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3</w:t>
            </w:r>
            <w:r w:rsidRPr="008C02B1">
              <w:rPr>
                <w:rFonts w:asciiTheme="majorHAnsi" w:hAnsiTheme="majorHAnsi" w:cstheme="majorHAnsi"/>
                <w:noProof/>
                <w:webHidden/>
              </w:rPr>
              <w:fldChar w:fldCharType="end"/>
            </w:r>
          </w:hyperlink>
        </w:p>
        <w:p w14:paraId="2ED6261F" w14:textId="67CB7FEF" w:rsidR="008C02B1" w:rsidRPr="008C02B1" w:rsidRDefault="008C02B1">
          <w:pPr>
            <w:pStyle w:val="TOC1"/>
            <w:tabs>
              <w:tab w:val="right" w:leader="dot" w:pos="9019"/>
            </w:tabs>
            <w:rPr>
              <w:rFonts w:asciiTheme="majorHAnsi" w:eastAsiaTheme="minorEastAsia" w:hAnsiTheme="majorHAnsi" w:cstheme="majorHAnsi"/>
              <w:noProof/>
              <w:kern w:val="2"/>
              <w14:ligatures w14:val="standardContextual"/>
            </w:rPr>
          </w:pPr>
          <w:hyperlink w:anchor="_Toc200576254" w:history="1">
            <w:r w:rsidRPr="008C02B1">
              <w:rPr>
                <w:rStyle w:val="Hyperlink"/>
                <w:rFonts w:asciiTheme="majorHAnsi" w:hAnsiTheme="majorHAnsi" w:cstheme="majorHAnsi"/>
                <w:noProof/>
              </w:rPr>
              <w:t>2. ΠΕΡΙΓΡΑΦΗ ΠΡΟΓΡΑΜΜΑΤΟΣ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_Toc200576254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3</w:t>
            </w:r>
            <w:r w:rsidRPr="008C02B1">
              <w:rPr>
                <w:rFonts w:asciiTheme="majorHAnsi" w:hAnsiTheme="majorHAnsi" w:cstheme="majorHAnsi"/>
                <w:noProof/>
                <w:webHidden/>
              </w:rPr>
              <w:fldChar w:fldCharType="end"/>
            </w:r>
          </w:hyperlink>
        </w:p>
        <w:p w14:paraId="68813D97" w14:textId="593FEE8F" w:rsidR="008C02B1" w:rsidRPr="008C02B1" w:rsidRDefault="008C02B1">
          <w:pPr>
            <w:pStyle w:val="TOC1"/>
            <w:tabs>
              <w:tab w:val="right" w:leader="dot" w:pos="9019"/>
            </w:tabs>
            <w:rPr>
              <w:rFonts w:asciiTheme="majorHAnsi" w:eastAsiaTheme="minorEastAsia" w:hAnsiTheme="majorHAnsi" w:cstheme="majorHAnsi"/>
              <w:noProof/>
              <w:kern w:val="2"/>
              <w14:ligatures w14:val="standardContextual"/>
            </w:rPr>
          </w:pPr>
          <w:hyperlink w:anchor="_Toc200576255" w:history="1">
            <w:r w:rsidRPr="008C02B1">
              <w:rPr>
                <w:rStyle w:val="Hyperlink"/>
                <w:rFonts w:asciiTheme="majorHAnsi" w:hAnsiTheme="majorHAnsi" w:cstheme="majorHAnsi"/>
                <w:noProof/>
              </w:rPr>
              <w:t>3. ΤΕΧΝΟΛΟΓΙΕΣ και ΑΡΧΙΤΕΚΤΟΝΙΚΗ</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_Toc200576255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3</w:t>
            </w:r>
            <w:r w:rsidRPr="008C02B1">
              <w:rPr>
                <w:rFonts w:asciiTheme="majorHAnsi" w:hAnsiTheme="majorHAnsi" w:cstheme="majorHAnsi"/>
                <w:noProof/>
                <w:webHidden/>
              </w:rPr>
              <w:fldChar w:fldCharType="end"/>
            </w:r>
          </w:hyperlink>
        </w:p>
        <w:p w14:paraId="4124AAE3" w14:textId="7C16C770"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56" w:history="1">
            <w:r w:rsidRPr="008C02B1">
              <w:rPr>
                <w:rStyle w:val="Hyperlink"/>
                <w:rFonts w:asciiTheme="majorHAnsi" w:hAnsiTheme="majorHAnsi" w:cstheme="majorHAnsi"/>
                <w:noProof/>
              </w:rPr>
              <w:t>Βασικές Τεχνολογίες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_Toc200576256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3</w:t>
            </w:r>
            <w:r w:rsidRPr="008C02B1">
              <w:rPr>
                <w:rFonts w:asciiTheme="majorHAnsi" w:hAnsiTheme="majorHAnsi" w:cstheme="majorHAnsi"/>
                <w:noProof/>
                <w:webHidden/>
              </w:rPr>
              <w:fldChar w:fldCharType="end"/>
            </w:r>
          </w:hyperlink>
        </w:p>
        <w:p w14:paraId="36BCA8EC" w14:textId="5BF992AF"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57" w:history="1">
            <w:r w:rsidRPr="008C02B1">
              <w:rPr>
                <w:rStyle w:val="Hyperlink"/>
                <w:rFonts w:asciiTheme="majorHAnsi" w:hAnsiTheme="majorHAnsi" w:cstheme="majorHAnsi"/>
                <w:noProof/>
              </w:rPr>
              <w:t>Αρχιτεκτονική Συστήματος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_Toc200576257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4</w:t>
            </w:r>
            <w:r w:rsidRPr="008C02B1">
              <w:rPr>
                <w:rFonts w:asciiTheme="majorHAnsi" w:hAnsiTheme="majorHAnsi" w:cstheme="majorHAnsi"/>
                <w:noProof/>
                <w:webHidden/>
              </w:rPr>
              <w:fldChar w:fldCharType="end"/>
            </w:r>
          </w:hyperlink>
        </w:p>
        <w:p w14:paraId="7EA93322" w14:textId="4C2BF50A"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58" w:history="1">
            <w:r w:rsidRPr="008C02B1">
              <w:rPr>
                <w:rStyle w:val="Hyperlink"/>
                <w:rFonts w:asciiTheme="majorHAnsi" w:hAnsiTheme="majorHAnsi" w:cstheme="majorHAnsi"/>
                <w:noProof/>
              </w:rPr>
              <w:t>Ροή Δεδομένων</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_Toc200576258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4</w:t>
            </w:r>
            <w:r w:rsidRPr="008C02B1">
              <w:rPr>
                <w:rFonts w:asciiTheme="majorHAnsi" w:hAnsiTheme="majorHAnsi" w:cstheme="majorHAnsi"/>
                <w:noProof/>
                <w:webHidden/>
              </w:rPr>
              <w:fldChar w:fldCharType="end"/>
            </w:r>
          </w:hyperlink>
        </w:p>
        <w:p w14:paraId="3C1B918B" w14:textId="6F961387" w:rsidR="008C02B1" w:rsidRPr="008C02B1" w:rsidRDefault="008C02B1">
          <w:pPr>
            <w:pStyle w:val="TOC2"/>
            <w:tabs>
              <w:tab w:val="right" w:leader="dot" w:pos="9019"/>
            </w:tabs>
            <w:rPr>
              <w:rFonts w:asciiTheme="majorHAnsi" w:eastAsiaTheme="minorEastAsia" w:hAnsiTheme="majorHAnsi" w:cstheme="majorHAnsi"/>
              <w:noProof/>
              <w:kern w:val="2"/>
              <w14:ligatures w14:val="standardContextual"/>
            </w:rPr>
          </w:pPr>
          <w:hyperlink w:anchor="_Toc200576259" w:history="1">
            <w:r w:rsidRPr="008C02B1">
              <w:rPr>
                <w:rStyle w:val="Hyperlink"/>
                <w:rFonts w:asciiTheme="majorHAnsi" w:hAnsiTheme="majorHAnsi" w:cstheme="majorHAnsi"/>
                <w:noProof/>
                <w:lang w:val="el-GR"/>
              </w:rPr>
              <w:t>4. ΔΙΑΓΡΑΜΜΑΤΑ ΡΟΗΣ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_Toc200576259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5</w:t>
            </w:r>
            <w:r w:rsidRPr="008C02B1">
              <w:rPr>
                <w:rFonts w:asciiTheme="majorHAnsi" w:hAnsiTheme="majorHAnsi" w:cstheme="majorHAnsi"/>
                <w:noProof/>
                <w:webHidden/>
              </w:rPr>
              <w:fldChar w:fldCharType="end"/>
            </w:r>
          </w:hyperlink>
        </w:p>
        <w:p w14:paraId="08AB5472" w14:textId="2ECB2970" w:rsidR="008C02B1" w:rsidRPr="008C02B1" w:rsidRDefault="008C02B1">
          <w:pPr>
            <w:pStyle w:val="TOC2"/>
            <w:tabs>
              <w:tab w:val="right" w:leader="dot" w:pos="9019"/>
            </w:tabs>
            <w:rPr>
              <w:rFonts w:asciiTheme="majorHAnsi" w:eastAsiaTheme="minorEastAsia" w:hAnsiTheme="majorHAnsi" w:cstheme="majorHAnsi"/>
              <w:noProof/>
              <w:kern w:val="2"/>
              <w14:ligatures w14:val="standardContextual"/>
            </w:rPr>
          </w:pPr>
          <w:hyperlink w:anchor="_Toc200576260" w:history="1">
            <w:r w:rsidRPr="008C02B1">
              <w:rPr>
                <w:rStyle w:val="Hyperlink"/>
                <w:rFonts w:asciiTheme="majorHAnsi" w:hAnsiTheme="majorHAnsi" w:cstheme="majorHAnsi"/>
                <w:noProof/>
                <w:lang w:val="el-GR"/>
              </w:rPr>
              <w:t>5. ΠΡΟΒΛΗΜΑΤΑ που ΑΝΤΙΜΕΤΩΠΙΣΤΗΚΑΝ</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_Toc200576260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7</w:t>
            </w:r>
            <w:r w:rsidRPr="008C02B1">
              <w:rPr>
                <w:rFonts w:asciiTheme="majorHAnsi" w:hAnsiTheme="majorHAnsi" w:cstheme="majorHAnsi"/>
                <w:noProof/>
                <w:webHidden/>
              </w:rPr>
              <w:fldChar w:fldCharType="end"/>
            </w:r>
          </w:hyperlink>
        </w:p>
        <w:p w14:paraId="2FD34FD0" w14:textId="60701C52"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61" w:history="1">
            <w:r w:rsidRPr="008C02B1">
              <w:rPr>
                <w:rStyle w:val="Hyperlink"/>
                <w:rFonts w:asciiTheme="majorHAnsi" w:hAnsiTheme="majorHAnsi" w:cstheme="majorHAnsi"/>
                <w:noProof/>
              </w:rPr>
              <w:t>1. Agent Confusion Problem</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_Toc200576261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7</w:t>
            </w:r>
            <w:r w:rsidRPr="008C02B1">
              <w:rPr>
                <w:rFonts w:asciiTheme="majorHAnsi" w:hAnsiTheme="majorHAnsi" w:cstheme="majorHAnsi"/>
                <w:noProof/>
                <w:webHidden/>
              </w:rPr>
              <w:fldChar w:fldCharType="end"/>
            </w:r>
          </w:hyperlink>
        </w:p>
        <w:p w14:paraId="58A9B374" w14:textId="2CB22397"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62" w:history="1">
            <w:r w:rsidRPr="008C02B1">
              <w:rPr>
                <w:rStyle w:val="Hyperlink"/>
                <w:rFonts w:asciiTheme="majorHAnsi" w:hAnsiTheme="majorHAnsi" w:cstheme="majorHAnsi"/>
                <w:noProof/>
              </w:rPr>
              <w:t>2. Character Continuity Issues</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_Toc200576262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7</w:t>
            </w:r>
            <w:r w:rsidRPr="008C02B1">
              <w:rPr>
                <w:rFonts w:asciiTheme="majorHAnsi" w:hAnsiTheme="majorHAnsi" w:cstheme="majorHAnsi"/>
                <w:noProof/>
                <w:webHidden/>
              </w:rPr>
              <w:fldChar w:fldCharType="end"/>
            </w:r>
          </w:hyperlink>
        </w:p>
        <w:p w14:paraId="015661A1" w14:textId="05CC5413"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63" w:history="1">
            <w:r w:rsidRPr="008C02B1">
              <w:rPr>
                <w:rStyle w:val="Hyperlink"/>
                <w:rFonts w:asciiTheme="majorHAnsi" w:hAnsiTheme="majorHAnsi" w:cstheme="majorHAnsi"/>
                <w:noProof/>
              </w:rPr>
              <w:t>3. Agent Coordination Complexity</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_Toc200576263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7</w:t>
            </w:r>
            <w:r w:rsidRPr="008C02B1">
              <w:rPr>
                <w:rFonts w:asciiTheme="majorHAnsi" w:hAnsiTheme="majorHAnsi" w:cstheme="majorHAnsi"/>
                <w:noProof/>
                <w:webHidden/>
              </w:rPr>
              <w:fldChar w:fldCharType="end"/>
            </w:r>
          </w:hyperlink>
        </w:p>
        <w:p w14:paraId="69EC13F5" w14:textId="37CE0D0F" w:rsidR="008C02B1" w:rsidRPr="008C02B1" w:rsidRDefault="008C02B1">
          <w:pPr>
            <w:pStyle w:val="TOC3"/>
            <w:tabs>
              <w:tab w:val="right" w:leader="dot" w:pos="9019"/>
            </w:tabs>
            <w:rPr>
              <w:rFonts w:asciiTheme="majorHAnsi" w:eastAsiaTheme="minorEastAsia" w:hAnsiTheme="majorHAnsi" w:cstheme="majorHAnsi"/>
              <w:noProof/>
              <w:kern w:val="2"/>
              <w14:ligatures w14:val="standardContextual"/>
            </w:rPr>
          </w:pPr>
          <w:hyperlink w:anchor="_Toc200576264" w:history="1">
            <w:r w:rsidRPr="008C02B1">
              <w:rPr>
                <w:rStyle w:val="Hyperlink"/>
                <w:rFonts w:asciiTheme="majorHAnsi" w:hAnsiTheme="majorHAnsi" w:cstheme="majorHAnsi"/>
                <w:noProof/>
              </w:rPr>
              <w:t>4. State Consistency</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_Toc200576264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7</w:t>
            </w:r>
            <w:r w:rsidRPr="008C02B1">
              <w:rPr>
                <w:rFonts w:asciiTheme="majorHAnsi" w:hAnsiTheme="majorHAnsi" w:cstheme="majorHAnsi"/>
                <w:noProof/>
                <w:webHidden/>
              </w:rPr>
              <w:fldChar w:fldCharType="end"/>
            </w:r>
          </w:hyperlink>
        </w:p>
        <w:p w14:paraId="20C6A03C" w14:textId="6478E128" w:rsidR="008C02B1" w:rsidRPr="008C02B1" w:rsidRDefault="008C02B1">
          <w:pPr>
            <w:pStyle w:val="TOC1"/>
            <w:tabs>
              <w:tab w:val="right" w:leader="dot" w:pos="9019"/>
            </w:tabs>
            <w:rPr>
              <w:rFonts w:asciiTheme="majorHAnsi" w:eastAsiaTheme="minorEastAsia" w:hAnsiTheme="majorHAnsi" w:cstheme="majorHAnsi"/>
              <w:noProof/>
              <w:kern w:val="2"/>
              <w14:ligatures w14:val="standardContextual"/>
            </w:rPr>
          </w:pPr>
          <w:hyperlink w:anchor="_Toc200576265" w:history="1">
            <w:r w:rsidRPr="008C02B1">
              <w:rPr>
                <w:rStyle w:val="Hyperlink"/>
                <w:rFonts w:asciiTheme="majorHAnsi" w:eastAsia="Arial" w:hAnsiTheme="majorHAnsi" w:cstheme="majorHAnsi"/>
                <w:noProof/>
              </w:rPr>
              <w:t>6. ΕΠΙΔΕΙΞΗ ΤΗΣ ΛΥΣΗΣ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_Toc200576265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8</w:t>
            </w:r>
            <w:r w:rsidRPr="008C02B1">
              <w:rPr>
                <w:rFonts w:asciiTheme="majorHAnsi" w:hAnsiTheme="majorHAnsi" w:cstheme="majorHAnsi"/>
                <w:noProof/>
                <w:webHidden/>
              </w:rPr>
              <w:fldChar w:fldCharType="end"/>
            </w:r>
          </w:hyperlink>
        </w:p>
        <w:p w14:paraId="7EFDD0E5" w14:textId="54CA08CF" w:rsidR="008C02B1" w:rsidRPr="008C02B1" w:rsidRDefault="008C02B1">
          <w:pPr>
            <w:pStyle w:val="TOC1"/>
            <w:tabs>
              <w:tab w:val="right" w:leader="dot" w:pos="9019"/>
            </w:tabs>
            <w:rPr>
              <w:rFonts w:asciiTheme="majorHAnsi" w:eastAsiaTheme="minorEastAsia" w:hAnsiTheme="majorHAnsi" w:cstheme="majorHAnsi"/>
              <w:noProof/>
              <w:kern w:val="2"/>
              <w14:ligatures w14:val="standardContextual"/>
            </w:rPr>
          </w:pPr>
          <w:hyperlink w:anchor="_Toc200576266" w:history="1">
            <w:r w:rsidRPr="008C02B1">
              <w:rPr>
                <w:rStyle w:val="Hyperlink"/>
                <w:rFonts w:asciiTheme="majorHAnsi" w:hAnsiTheme="majorHAnsi" w:cstheme="majorHAnsi"/>
                <w:noProof/>
              </w:rPr>
              <w:t>ΒΙΒΛΙΟΓΡΑΦΙΚΕΣ ΑΝΑΦΟΡΕΣ</w:t>
            </w:r>
            <w:r w:rsidRPr="008C02B1">
              <w:rPr>
                <w:rFonts w:asciiTheme="majorHAnsi" w:hAnsiTheme="majorHAnsi" w:cstheme="majorHAnsi"/>
                <w:noProof/>
                <w:webHidden/>
              </w:rPr>
              <w:tab/>
            </w:r>
            <w:r w:rsidRPr="008C02B1">
              <w:rPr>
                <w:rFonts w:asciiTheme="majorHAnsi" w:hAnsiTheme="majorHAnsi" w:cstheme="majorHAnsi"/>
                <w:noProof/>
                <w:webHidden/>
              </w:rPr>
              <w:fldChar w:fldCharType="begin"/>
            </w:r>
            <w:r w:rsidRPr="008C02B1">
              <w:rPr>
                <w:rFonts w:asciiTheme="majorHAnsi" w:hAnsiTheme="majorHAnsi" w:cstheme="majorHAnsi"/>
                <w:noProof/>
                <w:webHidden/>
              </w:rPr>
              <w:instrText xml:space="preserve"> PAGEREF _Toc200576266 \h </w:instrText>
            </w:r>
            <w:r w:rsidRPr="008C02B1">
              <w:rPr>
                <w:rFonts w:asciiTheme="majorHAnsi" w:hAnsiTheme="majorHAnsi" w:cstheme="majorHAnsi"/>
                <w:noProof/>
                <w:webHidden/>
              </w:rPr>
            </w:r>
            <w:r w:rsidRPr="008C02B1">
              <w:rPr>
                <w:rFonts w:asciiTheme="majorHAnsi" w:hAnsiTheme="majorHAnsi" w:cstheme="majorHAnsi"/>
                <w:noProof/>
                <w:webHidden/>
              </w:rPr>
              <w:fldChar w:fldCharType="separate"/>
            </w:r>
            <w:r w:rsidRPr="008C02B1">
              <w:rPr>
                <w:rFonts w:asciiTheme="majorHAnsi" w:hAnsiTheme="majorHAnsi" w:cstheme="majorHAnsi"/>
                <w:noProof/>
                <w:webHidden/>
              </w:rPr>
              <w:t>16</w:t>
            </w:r>
            <w:r w:rsidRPr="008C02B1">
              <w:rPr>
                <w:rFonts w:asciiTheme="majorHAnsi" w:hAnsiTheme="majorHAnsi" w:cstheme="majorHAnsi"/>
                <w:noProof/>
                <w:webHidden/>
              </w:rPr>
              <w:fldChar w:fldCharType="end"/>
            </w:r>
          </w:hyperlink>
        </w:p>
        <w:p w14:paraId="4DA43BFB" w14:textId="6A43DCBF" w:rsidR="00624126" w:rsidRPr="007A6785" w:rsidRDefault="00624126" w:rsidP="007A6785">
          <w:pPr>
            <w:spacing w:after="120" w:line="288" w:lineRule="auto"/>
            <w:rPr>
              <w:rFonts w:asciiTheme="majorHAnsi" w:hAnsiTheme="majorHAnsi" w:cstheme="majorHAnsi"/>
            </w:rPr>
          </w:pPr>
          <w:r w:rsidRPr="008C02B1">
            <w:rPr>
              <w:rFonts w:asciiTheme="majorHAnsi" w:hAnsiTheme="majorHAnsi" w:cstheme="majorHAnsi"/>
              <w:b/>
              <w:bCs/>
              <w:lang w:val="el-GR"/>
            </w:rPr>
            <w:fldChar w:fldCharType="end"/>
          </w:r>
        </w:p>
      </w:sdtContent>
    </w:sdt>
    <w:p w14:paraId="309DE6C6" w14:textId="77777777" w:rsidR="00624126" w:rsidRPr="007A6785" w:rsidRDefault="00624126" w:rsidP="007A6785">
      <w:pPr>
        <w:spacing w:after="120" w:line="288" w:lineRule="auto"/>
        <w:rPr>
          <w:rFonts w:asciiTheme="majorHAnsi" w:hAnsiTheme="majorHAnsi" w:cstheme="majorHAnsi"/>
          <w:color w:val="0070C0"/>
        </w:rPr>
      </w:pPr>
      <w:r w:rsidRPr="007A6785">
        <w:rPr>
          <w:rFonts w:asciiTheme="majorHAnsi" w:hAnsiTheme="majorHAnsi" w:cstheme="majorHAnsi"/>
        </w:rPr>
        <w:br w:type="page"/>
      </w:r>
    </w:p>
    <w:p w14:paraId="0888F0CD" w14:textId="3123FE8C" w:rsidR="00E40679" w:rsidRDefault="00E62626" w:rsidP="006F3CD2">
      <w:pPr>
        <w:pStyle w:val="Heading1"/>
      </w:pPr>
      <w:bookmarkStart w:id="1" w:name="_Toc200576253"/>
      <w:r w:rsidRPr="0008424D">
        <w:lastRenderedPageBreak/>
        <w:t xml:space="preserve">1. </w:t>
      </w:r>
      <w:r w:rsidR="00593CB2" w:rsidRPr="0008424D">
        <w:t>ΕΙΣΑΓΩΓΗ</w:t>
      </w:r>
      <w:bookmarkEnd w:id="1"/>
    </w:p>
    <w:p w14:paraId="513C78A1" w14:textId="3D880F36" w:rsidR="008274F6" w:rsidRPr="008274F6" w:rsidRDefault="008274F6" w:rsidP="008274F6">
      <w:pPr>
        <w:pStyle w:val="p1"/>
        <w:jc w:val="both"/>
        <w:rPr>
          <w:rFonts w:asciiTheme="minorHAnsi" w:hAnsiTheme="minorHAnsi" w:cstheme="minorHAnsi"/>
          <w:lang w:val="el-GR"/>
        </w:rPr>
      </w:pPr>
      <w:r w:rsidRPr="008274F6">
        <w:rPr>
          <w:rStyle w:val="s1"/>
          <w:rFonts w:asciiTheme="minorHAnsi" w:hAnsiTheme="minorHAnsi" w:cstheme="minorHAnsi"/>
          <w:lang w:val="el-GR"/>
        </w:rPr>
        <w:t>Στόχος της εργασίας</w:t>
      </w:r>
      <w:r w:rsidRPr="008274F6">
        <w:rPr>
          <w:rFonts w:asciiTheme="minorHAnsi" w:hAnsiTheme="minorHAnsi" w:cstheme="minorHAnsi"/>
          <w:lang w:val="el-GR"/>
        </w:rPr>
        <w:t xml:space="preserve"> είναι </w:t>
      </w:r>
      <w:r w:rsidR="00E0609E" w:rsidRPr="00E0609E">
        <w:rPr>
          <w:rFonts w:asciiTheme="minorHAnsi" w:hAnsiTheme="minorHAnsi" w:cstheme="minorHAnsi"/>
          <w:lang w:val="el-GR"/>
        </w:rPr>
        <w:t>η</w:t>
      </w:r>
      <w:r w:rsidR="00E0609E" w:rsidRPr="00E0609E">
        <w:rPr>
          <w:rFonts w:asciiTheme="minorHAnsi" w:hAnsiTheme="minorHAnsi" w:cstheme="minorHAnsi"/>
          <w:lang w:val="el-GR"/>
        </w:rPr>
        <w:t xml:space="preserve"> ανάπτυξη ενός ευφυούς πράκτορα ή </w:t>
      </w:r>
      <w:proofErr w:type="spellStart"/>
      <w:r w:rsidR="00E0609E" w:rsidRPr="00E0609E">
        <w:rPr>
          <w:rFonts w:asciiTheme="minorHAnsi" w:hAnsiTheme="minorHAnsi" w:cstheme="minorHAnsi"/>
          <w:lang w:val="el-GR"/>
        </w:rPr>
        <w:t>πολυπρακτορικού</w:t>
      </w:r>
      <w:proofErr w:type="spellEnd"/>
      <w:r w:rsidR="00E0609E" w:rsidRPr="00E0609E">
        <w:rPr>
          <w:rFonts w:asciiTheme="minorHAnsi" w:hAnsiTheme="minorHAnsi" w:cstheme="minorHAnsi"/>
          <w:lang w:val="el-GR"/>
        </w:rPr>
        <w:t xml:space="preserve"> συστήματος που βασίζεται σε Μεγάλα Γλωσσικά Μοντέλα (</w:t>
      </w:r>
      <w:proofErr w:type="spellStart"/>
      <w:r w:rsidR="00E0609E" w:rsidRPr="00E0609E">
        <w:rPr>
          <w:rFonts w:asciiTheme="minorHAnsi" w:hAnsiTheme="minorHAnsi" w:cstheme="minorHAnsi"/>
          <w:lang w:val="el-GR"/>
        </w:rPr>
        <w:t>LLMs</w:t>
      </w:r>
      <w:proofErr w:type="spellEnd"/>
      <w:r w:rsidR="00E0609E" w:rsidRPr="00E0609E">
        <w:rPr>
          <w:rFonts w:asciiTheme="minorHAnsi" w:hAnsiTheme="minorHAnsi" w:cstheme="minorHAnsi"/>
          <w:lang w:val="el-GR"/>
        </w:rPr>
        <w:t>)</w:t>
      </w:r>
      <w:r w:rsidR="00E0609E">
        <w:rPr>
          <w:rFonts w:asciiTheme="minorHAnsi" w:hAnsiTheme="minorHAnsi" w:cstheme="minorHAnsi"/>
          <w:lang w:val="el-GR"/>
        </w:rPr>
        <w:t>, συγκεκριμένα τ</w:t>
      </w:r>
      <w:r w:rsidR="00E0609E" w:rsidRPr="00E0609E">
        <w:rPr>
          <w:rFonts w:asciiTheme="minorHAnsi" w:hAnsiTheme="minorHAnsi" w:cstheme="minorHAnsi"/>
          <w:lang w:val="el-GR"/>
        </w:rPr>
        <w:t xml:space="preserve">η δημιουργία ενός συστήματος με συνεργασία πολλών πρακτόρων που επικοινωνούν αποτελεσματικά για την επίλυση σύνθετων προβλημάτων και την παροχή ολοκληρωμένων υπηρεσιών. Το σύστημα απαιτεί αλληλεπίδραση με τον χρήστη και μπορεί να χρησιμοποιεί διάφορα </w:t>
      </w:r>
      <w:proofErr w:type="spellStart"/>
      <w:r w:rsidR="00E0609E" w:rsidRPr="00E0609E">
        <w:rPr>
          <w:rFonts w:asciiTheme="minorHAnsi" w:hAnsiTheme="minorHAnsi" w:cstheme="minorHAnsi"/>
          <w:lang w:val="el-GR"/>
        </w:rPr>
        <w:t>frameworks</w:t>
      </w:r>
      <w:proofErr w:type="spellEnd"/>
      <w:r w:rsidR="00E0609E" w:rsidRPr="00E0609E">
        <w:rPr>
          <w:rFonts w:asciiTheme="minorHAnsi" w:hAnsiTheme="minorHAnsi" w:cstheme="minorHAnsi"/>
          <w:lang w:val="el-GR"/>
        </w:rPr>
        <w:t xml:space="preserve"> όπως </w:t>
      </w:r>
      <w:proofErr w:type="spellStart"/>
      <w:r w:rsidR="00E0609E" w:rsidRPr="00E0609E">
        <w:rPr>
          <w:rFonts w:asciiTheme="minorHAnsi" w:hAnsiTheme="minorHAnsi" w:cstheme="minorHAnsi"/>
          <w:lang w:val="el-GR"/>
        </w:rPr>
        <w:t>CrewAI</w:t>
      </w:r>
      <w:proofErr w:type="spellEnd"/>
      <w:r w:rsidR="00E0609E" w:rsidRPr="00E0609E">
        <w:rPr>
          <w:rFonts w:asciiTheme="minorHAnsi" w:hAnsiTheme="minorHAnsi" w:cstheme="minorHAnsi"/>
          <w:lang w:val="el-GR"/>
        </w:rPr>
        <w:t xml:space="preserve">, </w:t>
      </w:r>
      <w:proofErr w:type="spellStart"/>
      <w:r w:rsidR="00E0609E" w:rsidRPr="00E0609E">
        <w:rPr>
          <w:rFonts w:asciiTheme="minorHAnsi" w:hAnsiTheme="minorHAnsi" w:cstheme="minorHAnsi"/>
          <w:lang w:val="el-GR"/>
        </w:rPr>
        <w:t>LangChain</w:t>
      </w:r>
      <w:proofErr w:type="spellEnd"/>
      <w:r w:rsidR="00E0609E" w:rsidRPr="00E0609E">
        <w:rPr>
          <w:rFonts w:asciiTheme="minorHAnsi" w:hAnsiTheme="minorHAnsi" w:cstheme="minorHAnsi"/>
          <w:lang w:val="el-GR"/>
        </w:rPr>
        <w:t xml:space="preserve">, ή </w:t>
      </w:r>
      <w:proofErr w:type="spellStart"/>
      <w:r w:rsidR="00E0609E" w:rsidRPr="00E0609E">
        <w:rPr>
          <w:rFonts w:asciiTheme="minorHAnsi" w:hAnsiTheme="minorHAnsi" w:cstheme="minorHAnsi"/>
          <w:lang w:val="el-GR"/>
        </w:rPr>
        <w:t>LlamaIndex</w:t>
      </w:r>
      <w:proofErr w:type="spellEnd"/>
      <w:r w:rsidR="00E0609E" w:rsidRPr="00E0609E">
        <w:rPr>
          <w:rFonts w:asciiTheme="minorHAnsi" w:hAnsiTheme="minorHAnsi" w:cstheme="minorHAnsi"/>
          <w:lang w:val="el-GR"/>
        </w:rPr>
        <w:t>.</w:t>
      </w:r>
    </w:p>
    <w:p w14:paraId="4AE6B441" w14:textId="77777777" w:rsidR="00494952" w:rsidRPr="009C5573" w:rsidRDefault="00494952" w:rsidP="009C5573">
      <w:pPr>
        <w:rPr>
          <w:rFonts w:asciiTheme="majorHAnsi" w:eastAsiaTheme="minorHAnsi" w:hAnsiTheme="majorHAnsi" w:cstheme="majorHAnsi"/>
          <w:sz w:val="26"/>
          <w:szCs w:val="26"/>
          <w:lang w:val="el-GR"/>
          <w14:ligatures w14:val="standardContextual"/>
        </w:rPr>
      </w:pPr>
    </w:p>
    <w:p w14:paraId="105AC558" w14:textId="236CF307" w:rsidR="003C0221" w:rsidRPr="003A6AE7" w:rsidRDefault="00B15B7F" w:rsidP="003C0221">
      <w:pPr>
        <w:pStyle w:val="Heading1"/>
      </w:pPr>
      <w:bookmarkStart w:id="2" w:name="_Toc200576254"/>
      <w:r w:rsidRPr="00B15B7F">
        <w:t>2</w:t>
      </w:r>
      <w:r w:rsidR="003C0221">
        <w:t>.</w:t>
      </w:r>
      <w:r w:rsidR="00E06383" w:rsidRPr="003A6AE7">
        <w:t xml:space="preserve"> </w:t>
      </w:r>
      <w:r w:rsidR="00876403">
        <w:t>ΠΕΡΙΓΡΑΦΗ ΠΡΟΓΡΑΜΜΑΤΟΣ</w:t>
      </w:r>
      <w:bookmarkEnd w:id="2"/>
    </w:p>
    <w:p w14:paraId="1F0F6F76" w14:textId="77777777" w:rsidR="00E0609E" w:rsidRPr="00E0609E" w:rsidRDefault="00E0609E" w:rsidP="00E0609E">
      <w:pPr>
        <w:pStyle w:val="whitespace-normal"/>
        <w:jc w:val="both"/>
        <w:rPr>
          <w:rFonts w:asciiTheme="minorHAnsi" w:hAnsiTheme="minorHAnsi" w:cstheme="minorHAnsi"/>
        </w:rPr>
      </w:pPr>
      <w:r w:rsidRPr="00E0609E">
        <w:rPr>
          <w:rFonts w:asciiTheme="minorHAnsi" w:hAnsiTheme="minorHAnsi" w:cstheme="minorHAnsi"/>
          <w:lang w:val="el-GR"/>
        </w:rPr>
        <w:t xml:space="preserve">Το σύστημα αποτελεί μια πλατφόρμα </w:t>
      </w:r>
      <w:proofErr w:type="spellStart"/>
      <w:r w:rsidRPr="00E0609E">
        <w:rPr>
          <w:rFonts w:asciiTheme="minorHAnsi" w:hAnsiTheme="minorHAnsi" w:cstheme="minorHAnsi"/>
          <w:lang w:val="el-GR"/>
        </w:rPr>
        <w:t>διαδραστικής</w:t>
      </w:r>
      <w:proofErr w:type="spellEnd"/>
      <w:r w:rsidRPr="00E0609E">
        <w:rPr>
          <w:rFonts w:asciiTheme="minorHAnsi" w:hAnsiTheme="minorHAnsi" w:cstheme="minorHAnsi"/>
          <w:lang w:val="el-GR"/>
        </w:rPr>
        <w:t xml:space="preserve"> μυθοπλασίας που χρησιμοποιεί τέσσερις εξειδικευμένους </w:t>
      </w:r>
      <w:r w:rsidRPr="00E0609E">
        <w:rPr>
          <w:rFonts w:asciiTheme="minorHAnsi" w:hAnsiTheme="minorHAnsi" w:cstheme="minorHAnsi"/>
        </w:rPr>
        <w:t>AI</w:t>
      </w:r>
      <w:r w:rsidRPr="00E0609E">
        <w:rPr>
          <w:rFonts w:asciiTheme="minorHAnsi" w:hAnsiTheme="minorHAnsi" w:cstheme="minorHAnsi"/>
          <w:lang w:val="el-GR"/>
        </w:rPr>
        <w:t xml:space="preserve"> πράκτορες για τη δημιουργία δυναμικών, βασισμένων σε επιλογές αφηγήσεων. </w:t>
      </w:r>
      <w:proofErr w:type="spellStart"/>
      <w:r w:rsidRPr="00E0609E">
        <w:rPr>
          <w:rFonts w:asciiTheme="minorHAnsi" w:hAnsiTheme="minorHAnsi" w:cstheme="minorHAnsi"/>
        </w:rPr>
        <w:t>Κάθε</w:t>
      </w:r>
      <w:proofErr w:type="spellEnd"/>
      <w:r w:rsidRPr="00E0609E">
        <w:rPr>
          <w:rFonts w:asciiTheme="minorHAnsi" w:hAnsiTheme="minorHAnsi" w:cstheme="minorHAnsi"/>
        </w:rPr>
        <w:t xml:space="preserve"> π</w:t>
      </w:r>
      <w:proofErr w:type="spellStart"/>
      <w:r w:rsidRPr="00E0609E">
        <w:rPr>
          <w:rFonts w:asciiTheme="minorHAnsi" w:hAnsiTheme="minorHAnsi" w:cstheme="minorHAnsi"/>
        </w:rPr>
        <w:t>ράκτορ</w:t>
      </w:r>
      <w:proofErr w:type="spellEnd"/>
      <w:r w:rsidRPr="00E0609E">
        <w:rPr>
          <w:rFonts w:asciiTheme="minorHAnsi" w:hAnsiTheme="minorHAnsi" w:cstheme="minorHAnsi"/>
        </w:rPr>
        <w:t xml:space="preserve">ας </w:t>
      </w:r>
      <w:proofErr w:type="spellStart"/>
      <w:r w:rsidRPr="00E0609E">
        <w:rPr>
          <w:rFonts w:asciiTheme="minorHAnsi" w:hAnsiTheme="minorHAnsi" w:cstheme="minorHAnsi"/>
        </w:rPr>
        <w:t>έχει</w:t>
      </w:r>
      <w:proofErr w:type="spellEnd"/>
      <w:r w:rsidRPr="00E0609E">
        <w:rPr>
          <w:rFonts w:asciiTheme="minorHAnsi" w:hAnsiTheme="minorHAnsi" w:cstheme="minorHAnsi"/>
        </w:rPr>
        <w:t xml:space="preserve"> </w:t>
      </w:r>
      <w:proofErr w:type="spellStart"/>
      <w:r w:rsidRPr="00E0609E">
        <w:rPr>
          <w:rFonts w:asciiTheme="minorHAnsi" w:hAnsiTheme="minorHAnsi" w:cstheme="minorHAnsi"/>
        </w:rPr>
        <w:t>συγκεκριμένες</w:t>
      </w:r>
      <w:proofErr w:type="spellEnd"/>
      <w:r w:rsidRPr="00E0609E">
        <w:rPr>
          <w:rFonts w:asciiTheme="minorHAnsi" w:hAnsiTheme="minorHAnsi" w:cstheme="minorHAnsi"/>
        </w:rPr>
        <w:t xml:space="preserve"> α</w:t>
      </w:r>
      <w:proofErr w:type="spellStart"/>
      <w:r w:rsidRPr="00E0609E">
        <w:rPr>
          <w:rFonts w:asciiTheme="minorHAnsi" w:hAnsiTheme="minorHAnsi" w:cstheme="minorHAnsi"/>
        </w:rPr>
        <w:t>ρμοδιότητες</w:t>
      </w:r>
      <w:proofErr w:type="spellEnd"/>
      <w:r w:rsidRPr="00E0609E">
        <w:rPr>
          <w:rFonts w:asciiTheme="minorHAnsi" w:hAnsiTheme="minorHAnsi" w:cstheme="minorHAnsi"/>
        </w:rPr>
        <w:t>:</w:t>
      </w:r>
    </w:p>
    <w:p w14:paraId="2E33C84D"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Game</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Coordinator</w:t>
      </w:r>
      <w:r w:rsidRPr="00E0609E">
        <w:rPr>
          <w:rFonts w:asciiTheme="minorHAnsi" w:hAnsiTheme="minorHAnsi" w:cstheme="minorHAnsi"/>
          <w:lang w:val="el-GR"/>
        </w:rPr>
        <w:t>: Διαχειρίζεται τα αιτήματα του χρήστη και αναθέτει εργασίες στους εξειδικευμένους πράκτορες</w:t>
      </w:r>
    </w:p>
    <w:p w14:paraId="139801ED"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World</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Builder</w:t>
      </w:r>
      <w:r w:rsidRPr="00E0609E">
        <w:rPr>
          <w:rFonts w:asciiTheme="minorHAnsi" w:hAnsiTheme="minorHAnsi" w:cstheme="minorHAnsi"/>
          <w:lang w:val="el-GR"/>
        </w:rPr>
        <w:t>: Δημιουργεί λεπτομερή περιβάλλοντα και τοποθεσίες με ατμοσφαιρικές περιγραφές</w:t>
      </w:r>
    </w:p>
    <w:p w14:paraId="498E8D4E"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Character</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Manager</w:t>
      </w:r>
      <w:r w:rsidRPr="00E0609E">
        <w:rPr>
          <w:rFonts w:asciiTheme="minorHAnsi" w:hAnsiTheme="minorHAnsi" w:cstheme="minorHAnsi"/>
          <w:lang w:val="el-GR"/>
        </w:rPr>
        <w:t xml:space="preserve">: Χειρίζεται </w:t>
      </w:r>
      <w:r w:rsidRPr="00E0609E">
        <w:rPr>
          <w:rFonts w:asciiTheme="minorHAnsi" w:hAnsiTheme="minorHAnsi" w:cstheme="minorHAnsi"/>
        </w:rPr>
        <w:t>NPCs</w:t>
      </w:r>
      <w:r w:rsidRPr="00E0609E">
        <w:rPr>
          <w:rFonts w:asciiTheme="minorHAnsi" w:hAnsiTheme="minorHAnsi" w:cstheme="minorHAnsi"/>
          <w:lang w:val="el-GR"/>
        </w:rPr>
        <w:t>, διαλόγους και αλληλεπιδράσεις χαρακτήρων</w:t>
      </w:r>
    </w:p>
    <w:p w14:paraId="7CCFC99E" w14:textId="77777777" w:rsidR="00E0609E" w:rsidRPr="00E0609E" w:rsidRDefault="00E0609E" w:rsidP="00E0609E">
      <w:pPr>
        <w:pStyle w:val="whitespace-normal"/>
        <w:numPr>
          <w:ilvl w:val="0"/>
          <w:numId w:val="60"/>
        </w:numPr>
        <w:jc w:val="both"/>
        <w:rPr>
          <w:rFonts w:asciiTheme="minorHAnsi" w:hAnsiTheme="minorHAnsi" w:cstheme="minorHAnsi"/>
          <w:lang w:val="el-GR"/>
        </w:rPr>
      </w:pPr>
      <w:r w:rsidRPr="00E0609E">
        <w:rPr>
          <w:rStyle w:val="Strong"/>
          <w:rFonts w:asciiTheme="minorHAnsi" w:hAnsiTheme="minorHAnsi" w:cstheme="minorHAnsi"/>
        </w:rPr>
        <w:t>Story</w:t>
      </w:r>
      <w:r w:rsidRPr="00E0609E">
        <w:rPr>
          <w:rStyle w:val="Strong"/>
          <w:rFonts w:asciiTheme="minorHAnsi" w:hAnsiTheme="minorHAnsi" w:cstheme="minorHAnsi"/>
          <w:lang w:val="el-GR"/>
        </w:rPr>
        <w:t xml:space="preserve"> </w:t>
      </w:r>
      <w:r w:rsidRPr="00E0609E">
        <w:rPr>
          <w:rStyle w:val="Strong"/>
          <w:rFonts w:asciiTheme="minorHAnsi" w:hAnsiTheme="minorHAnsi" w:cstheme="minorHAnsi"/>
        </w:rPr>
        <w:t>Director</w:t>
      </w:r>
      <w:r w:rsidRPr="00E0609E">
        <w:rPr>
          <w:rFonts w:asciiTheme="minorHAnsi" w:hAnsiTheme="minorHAnsi" w:cstheme="minorHAnsi"/>
          <w:lang w:val="el-GR"/>
        </w:rPr>
        <w:t>: Διαχειρίζεται την εξέλιξη της πλοκής και τις σημαντικές επιλογές του παίκτη</w:t>
      </w:r>
    </w:p>
    <w:p w14:paraId="4A769BE6" w14:textId="77777777" w:rsidR="00E0609E" w:rsidRPr="00E0609E" w:rsidRDefault="00E0609E" w:rsidP="00E0609E">
      <w:pPr>
        <w:pStyle w:val="whitespace-normal"/>
        <w:jc w:val="both"/>
        <w:rPr>
          <w:rFonts w:asciiTheme="minorHAnsi" w:hAnsiTheme="minorHAnsi" w:cstheme="minorHAnsi"/>
          <w:lang w:val="el-GR"/>
        </w:rPr>
      </w:pPr>
      <w:r w:rsidRPr="00E0609E">
        <w:rPr>
          <w:rFonts w:asciiTheme="minorHAnsi" w:hAnsiTheme="minorHAnsi" w:cstheme="minorHAnsi"/>
          <w:lang w:val="el-GR"/>
        </w:rPr>
        <w:t xml:space="preserve">Το σύστημα προσφέρει εξατομικευμένες περιπέτειες 5 γύρων όπου κάθε επιλογή του χρήστη επηρεάζει την πορεία της ιστορίας. Η αλληλεπίδραση γίνεται μέσω απλής </w:t>
      </w:r>
      <w:r w:rsidRPr="00E0609E">
        <w:rPr>
          <w:rFonts w:asciiTheme="minorHAnsi" w:hAnsiTheme="minorHAnsi" w:cstheme="minorHAnsi"/>
        </w:rPr>
        <w:t>web</w:t>
      </w:r>
      <w:r w:rsidRPr="00E0609E">
        <w:rPr>
          <w:rFonts w:asciiTheme="minorHAnsi" w:hAnsiTheme="minorHAnsi" w:cstheme="minorHAnsi"/>
          <w:lang w:val="el-GR"/>
        </w:rPr>
        <w:t xml:space="preserve"> </w:t>
      </w:r>
      <w:proofErr w:type="spellStart"/>
      <w:r w:rsidRPr="00E0609E">
        <w:rPr>
          <w:rFonts w:asciiTheme="minorHAnsi" w:hAnsiTheme="minorHAnsi" w:cstheme="minorHAnsi"/>
          <w:lang w:val="el-GR"/>
        </w:rPr>
        <w:t>διεπαφής</w:t>
      </w:r>
      <w:proofErr w:type="spellEnd"/>
      <w:r w:rsidRPr="00E0609E">
        <w:rPr>
          <w:rFonts w:asciiTheme="minorHAnsi" w:hAnsiTheme="minorHAnsi" w:cstheme="minorHAnsi"/>
          <w:lang w:val="el-GR"/>
        </w:rPr>
        <w:t xml:space="preserve"> που εμφανίζει τις αφηγήσεις σε </w:t>
      </w:r>
      <w:r w:rsidRPr="00E0609E">
        <w:rPr>
          <w:rFonts w:asciiTheme="minorHAnsi" w:hAnsiTheme="minorHAnsi" w:cstheme="minorHAnsi"/>
        </w:rPr>
        <w:t>terminal</w:t>
      </w:r>
      <w:r w:rsidRPr="00E0609E">
        <w:rPr>
          <w:rFonts w:asciiTheme="minorHAnsi" w:hAnsiTheme="minorHAnsi" w:cstheme="minorHAnsi"/>
          <w:lang w:val="el-GR"/>
        </w:rPr>
        <w:t>-</w:t>
      </w:r>
      <w:r w:rsidRPr="00E0609E">
        <w:rPr>
          <w:rFonts w:asciiTheme="minorHAnsi" w:hAnsiTheme="minorHAnsi" w:cstheme="minorHAnsi"/>
        </w:rPr>
        <w:t>style</w:t>
      </w:r>
      <w:r w:rsidRPr="00E0609E">
        <w:rPr>
          <w:rFonts w:asciiTheme="minorHAnsi" w:hAnsiTheme="minorHAnsi" w:cstheme="minorHAnsi"/>
          <w:lang w:val="el-GR"/>
        </w:rPr>
        <w:t xml:space="preserve"> </w:t>
      </w:r>
      <w:r w:rsidRPr="00E0609E">
        <w:rPr>
          <w:rFonts w:asciiTheme="minorHAnsi" w:hAnsiTheme="minorHAnsi" w:cstheme="minorHAnsi"/>
        </w:rPr>
        <w:t>format</w:t>
      </w:r>
      <w:r w:rsidRPr="00E0609E">
        <w:rPr>
          <w:rFonts w:asciiTheme="minorHAnsi" w:hAnsiTheme="minorHAnsi" w:cstheme="minorHAnsi"/>
          <w:lang w:val="el-GR"/>
        </w:rPr>
        <w:t>.</w:t>
      </w:r>
    </w:p>
    <w:p w14:paraId="70EA1EE6" w14:textId="77777777" w:rsidR="001C2393" w:rsidRPr="00E0609E" w:rsidRDefault="001C2393" w:rsidP="001C2393">
      <w:pPr>
        <w:rPr>
          <w:rFonts w:asciiTheme="minorHAnsi" w:hAnsiTheme="minorHAnsi" w:cstheme="minorHAnsi"/>
          <w:lang w:val="el-GR"/>
        </w:rPr>
      </w:pPr>
    </w:p>
    <w:p w14:paraId="0C7C741B" w14:textId="77777777" w:rsidR="00E0609E" w:rsidRPr="00E0609E" w:rsidRDefault="00E0609E" w:rsidP="001C2393">
      <w:pPr>
        <w:rPr>
          <w:rFonts w:asciiTheme="minorHAnsi" w:hAnsiTheme="minorHAnsi" w:cstheme="minorHAnsi"/>
          <w:lang w:val="el-GR"/>
        </w:rPr>
      </w:pPr>
    </w:p>
    <w:p w14:paraId="701D3623" w14:textId="431EC8D6" w:rsidR="00E0609E" w:rsidRPr="003A6AE7" w:rsidRDefault="00E0609E" w:rsidP="00E0609E">
      <w:pPr>
        <w:pStyle w:val="Heading1"/>
      </w:pPr>
      <w:bookmarkStart w:id="3" w:name="_Toc200576255"/>
      <w:r>
        <w:t>3</w:t>
      </w:r>
      <w:r>
        <w:t>.</w:t>
      </w:r>
      <w:r w:rsidRPr="003A6AE7">
        <w:t xml:space="preserve"> </w:t>
      </w:r>
      <w:r w:rsidR="001E60A4">
        <w:t>ΤΕΧΝΟΛΟΓΙΕΣ</w:t>
      </w:r>
      <w:r w:rsidR="001E60A4" w:rsidRPr="001E60A4">
        <w:t xml:space="preserve"> και </w:t>
      </w:r>
      <w:r w:rsidR="001E60A4">
        <w:t>ΑΡΧΙΤΕΚΤΟΝΙΚΗ</w:t>
      </w:r>
      <w:bookmarkEnd w:id="3"/>
    </w:p>
    <w:p w14:paraId="333C3F75" w14:textId="77777777" w:rsidR="001E60A4" w:rsidRPr="001E60A4" w:rsidRDefault="001E60A4" w:rsidP="001E60A4">
      <w:pPr>
        <w:pStyle w:val="Heading3"/>
        <w:jc w:val="both"/>
        <w:rPr>
          <w:rFonts w:asciiTheme="minorHAnsi" w:hAnsiTheme="minorHAnsi" w:cstheme="minorHAnsi"/>
          <w:sz w:val="28"/>
          <w:szCs w:val="28"/>
        </w:rPr>
      </w:pPr>
      <w:bookmarkStart w:id="4" w:name="_Toc200576256"/>
      <w:r w:rsidRPr="001E60A4">
        <w:rPr>
          <w:rFonts w:asciiTheme="minorHAnsi" w:hAnsiTheme="minorHAnsi" w:cstheme="minorHAnsi"/>
          <w:sz w:val="28"/>
          <w:szCs w:val="28"/>
        </w:rPr>
        <w:t>Βασικές Τεχνολογίες</w:t>
      </w:r>
      <w:bookmarkEnd w:id="4"/>
    </w:p>
    <w:p w14:paraId="295B27AC" w14:textId="77777777" w:rsidR="001E60A4" w:rsidRPr="001E60A4" w:rsidRDefault="001E60A4" w:rsidP="001E60A4">
      <w:pPr>
        <w:pStyle w:val="whitespace-normal"/>
        <w:numPr>
          <w:ilvl w:val="0"/>
          <w:numId w:val="61"/>
        </w:numPr>
        <w:jc w:val="both"/>
        <w:rPr>
          <w:rFonts w:asciiTheme="minorHAnsi" w:hAnsiTheme="minorHAnsi" w:cstheme="minorHAnsi"/>
          <w:lang w:val="el-GR"/>
        </w:rPr>
      </w:pPr>
      <w:proofErr w:type="spellStart"/>
      <w:r w:rsidRPr="001E60A4">
        <w:rPr>
          <w:rStyle w:val="Strong"/>
          <w:rFonts w:asciiTheme="minorHAnsi" w:hAnsiTheme="minorHAnsi" w:cstheme="minorHAnsi"/>
        </w:rPr>
        <w:t>CrewAI</w:t>
      </w:r>
      <w:proofErr w:type="spellEnd"/>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Framework</w:t>
      </w:r>
      <w:r w:rsidRPr="001E60A4">
        <w:rPr>
          <w:rFonts w:asciiTheme="minorHAnsi" w:hAnsiTheme="minorHAnsi" w:cstheme="minorHAnsi"/>
          <w:lang w:val="el-GR"/>
        </w:rPr>
        <w:t xml:space="preserve">: Για τη διαχείριση </w:t>
      </w:r>
      <w:proofErr w:type="spellStart"/>
      <w:r w:rsidRPr="001E60A4">
        <w:rPr>
          <w:rFonts w:asciiTheme="minorHAnsi" w:hAnsiTheme="minorHAnsi" w:cstheme="minorHAnsi"/>
          <w:lang w:val="el-GR"/>
        </w:rPr>
        <w:t>πολυπρακτορικών</w:t>
      </w:r>
      <w:proofErr w:type="spellEnd"/>
      <w:r w:rsidRPr="001E60A4">
        <w:rPr>
          <w:rFonts w:asciiTheme="minorHAnsi" w:hAnsiTheme="minorHAnsi" w:cstheme="minorHAnsi"/>
          <w:lang w:val="el-GR"/>
        </w:rPr>
        <w:t xml:space="preserve"> συστημάτων</w:t>
      </w:r>
    </w:p>
    <w:p w14:paraId="290DC5DB"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OpenAI</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GPT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Models</w:t>
      </w:r>
      <w:r w:rsidRPr="001E60A4">
        <w:rPr>
          <w:rFonts w:asciiTheme="minorHAnsi" w:hAnsiTheme="minorHAnsi" w:cstheme="minorHAnsi"/>
          <w:lang w:val="el-GR"/>
        </w:rPr>
        <w:t xml:space="preserve">: Ως κύριο </w:t>
      </w:r>
      <w:r w:rsidRPr="001E60A4">
        <w:rPr>
          <w:rFonts w:asciiTheme="minorHAnsi" w:hAnsiTheme="minorHAnsi" w:cstheme="minorHAnsi"/>
        </w:rPr>
        <w:t>LLM</w:t>
      </w:r>
      <w:r w:rsidRPr="001E60A4">
        <w:rPr>
          <w:rFonts w:asciiTheme="minorHAnsi" w:hAnsiTheme="minorHAnsi" w:cstheme="minorHAnsi"/>
          <w:lang w:val="el-GR"/>
        </w:rPr>
        <w:t xml:space="preserve"> για τους πράκτορες</w:t>
      </w:r>
    </w:p>
    <w:p w14:paraId="106C2A45" w14:textId="77777777" w:rsidR="001E60A4" w:rsidRPr="001E60A4" w:rsidRDefault="001E60A4" w:rsidP="001E60A4">
      <w:pPr>
        <w:pStyle w:val="whitespace-normal"/>
        <w:numPr>
          <w:ilvl w:val="0"/>
          <w:numId w:val="61"/>
        </w:numPr>
        <w:jc w:val="both"/>
        <w:rPr>
          <w:rFonts w:asciiTheme="minorHAnsi" w:hAnsiTheme="minorHAnsi" w:cstheme="minorHAnsi"/>
        </w:rPr>
      </w:pPr>
      <w:r w:rsidRPr="001E60A4">
        <w:rPr>
          <w:rStyle w:val="Strong"/>
          <w:rFonts w:asciiTheme="minorHAnsi" w:hAnsiTheme="minorHAnsi" w:cstheme="minorHAnsi"/>
        </w:rPr>
        <w:t>Python</w:t>
      </w:r>
      <w:r w:rsidRPr="001E60A4">
        <w:rPr>
          <w:rFonts w:asciiTheme="minorHAnsi" w:hAnsiTheme="minorHAnsi" w:cstheme="minorHAnsi"/>
        </w:rPr>
        <w:t xml:space="preserve">: </w:t>
      </w:r>
      <w:proofErr w:type="spellStart"/>
      <w:r w:rsidRPr="001E60A4">
        <w:rPr>
          <w:rFonts w:asciiTheme="minorHAnsi" w:hAnsiTheme="minorHAnsi" w:cstheme="minorHAnsi"/>
        </w:rPr>
        <w:t>Γλώσσ</w:t>
      </w:r>
      <w:proofErr w:type="spellEnd"/>
      <w:r w:rsidRPr="001E60A4">
        <w:rPr>
          <w:rFonts w:asciiTheme="minorHAnsi" w:hAnsiTheme="minorHAnsi" w:cstheme="minorHAnsi"/>
        </w:rPr>
        <w:t>α π</w:t>
      </w:r>
      <w:proofErr w:type="spellStart"/>
      <w:r w:rsidRPr="001E60A4">
        <w:rPr>
          <w:rFonts w:asciiTheme="minorHAnsi" w:hAnsiTheme="minorHAnsi" w:cstheme="minorHAnsi"/>
        </w:rPr>
        <w:t>ρογρ</w:t>
      </w:r>
      <w:proofErr w:type="spellEnd"/>
      <w:r w:rsidRPr="001E60A4">
        <w:rPr>
          <w:rFonts w:asciiTheme="minorHAnsi" w:hAnsiTheme="minorHAnsi" w:cstheme="minorHAnsi"/>
        </w:rPr>
        <w:t>α</w:t>
      </w:r>
      <w:proofErr w:type="spellStart"/>
      <w:r w:rsidRPr="001E60A4">
        <w:rPr>
          <w:rFonts w:asciiTheme="minorHAnsi" w:hAnsiTheme="minorHAnsi" w:cstheme="minorHAnsi"/>
        </w:rPr>
        <w:t>μμ</w:t>
      </w:r>
      <w:proofErr w:type="spellEnd"/>
      <w:r w:rsidRPr="001E60A4">
        <w:rPr>
          <w:rFonts w:asciiTheme="minorHAnsi" w:hAnsiTheme="minorHAnsi" w:cstheme="minorHAnsi"/>
        </w:rPr>
        <w:t>α</w:t>
      </w:r>
      <w:proofErr w:type="spellStart"/>
      <w:r w:rsidRPr="001E60A4">
        <w:rPr>
          <w:rFonts w:asciiTheme="minorHAnsi" w:hAnsiTheme="minorHAnsi" w:cstheme="minorHAnsi"/>
        </w:rPr>
        <w:t>τισμού</w:t>
      </w:r>
      <w:proofErr w:type="spellEnd"/>
    </w:p>
    <w:p w14:paraId="209E4607"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HTTP</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Server</w:t>
      </w:r>
      <w:r w:rsidRPr="001E60A4">
        <w:rPr>
          <w:rFonts w:asciiTheme="minorHAnsi" w:hAnsiTheme="minorHAnsi" w:cstheme="minorHAnsi"/>
          <w:lang w:val="el-GR"/>
        </w:rPr>
        <w:t xml:space="preserve">: Για την </w:t>
      </w:r>
      <w:r w:rsidRPr="001E60A4">
        <w:rPr>
          <w:rFonts w:asciiTheme="minorHAnsi" w:hAnsiTheme="minorHAnsi" w:cstheme="minorHAnsi"/>
        </w:rPr>
        <w:t>web</w:t>
      </w:r>
      <w:r w:rsidRPr="001E60A4">
        <w:rPr>
          <w:rFonts w:asciiTheme="minorHAnsi" w:hAnsiTheme="minorHAnsi" w:cstheme="minorHAnsi"/>
          <w:lang w:val="el-GR"/>
        </w:rPr>
        <w:t xml:space="preserve"> </w:t>
      </w:r>
      <w:proofErr w:type="spellStart"/>
      <w:r w:rsidRPr="001E60A4">
        <w:rPr>
          <w:rFonts w:asciiTheme="minorHAnsi" w:hAnsiTheme="minorHAnsi" w:cstheme="minorHAnsi"/>
          <w:lang w:val="el-GR"/>
        </w:rPr>
        <w:t>διεπαφή</w:t>
      </w:r>
      <w:proofErr w:type="spellEnd"/>
    </w:p>
    <w:p w14:paraId="72F12D6B" w14:textId="77777777" w:rsidR="001E60A4" w:rsidRPr="001E60A4" w:rsidRDefault="001E60A4" w:rsidP="001E60A4">
      <w:pPr>
        <w:pStyle w:val="whitespace-normal"/>
        <w:numPr>
          <w:ilvl w:val="0"/>
          <w:numId w:val="61"/>
        </w:numPr>
        <w:jc w:val="both"/>
        <w:rPr>
          <w:rFonts w:asciiTheme="minorHAnsi" w:hAnsiTheme="minorHAnsi" w:cstheme="minorHAnsi"/>
          <w:lang w:val="el-GR"/>
        </w:rPr>
      </w:pPr>
      <w:r w:rsidRPr="001E60A4">
        <w:rPr>
          <w:rStyle w:val="Strong"/>
          <w:rFonts w:asciiTheme="minorHAnsi" w:hAnsiTheme="minorHAnsi" w:cstheme="minorHAnsi"/>
        </w:rPr>
        <w:t>JSON</w:t>
      </w:r>
      <w:r w:rsidRPr="001E60A4">
        <w:rPr>
          <w:rFonts w:asciiTheme="minorHAnsi" w:hAnsiTheme="minorHAnsi" w:cstheme="minorHAnsi"/>
          <w:lang w:val="el-GR"/>
        </w:rPr>
        <w:t>: Για επικοινωνία και αποθήκευση δεδομένων</w:t>
      </w:r>
    </w:p>
    <w:p w14:paraId="2774FE1C" w14:textId="77777777" w:rsidR="00E0609E" w:rsidRDefault="00E0609E" w:rsidP="001C2393">
      <w:pPr>
        <w:rPr>
          <w:rFonts w:asciiTheme="minorHAnsi" w:hAnsiTheme="minorHAnsi" w:cstheme="minorHAnsi"/>
        </w:rPr>
      </w:pPr>
    </w:p>
    <w:p w14:paraId="6BFEC535" w14:textId="77777777" w:rsidR="004F55EB" w:rsidRDefault="004F55EB" w:rsidP="001C2393">
      <w:pPr>
        <w:rPr>
          <w:rFonts w:asciiTheme="minorHAnsi" w:hAnsiTheme="minorHAnsi" w:cstheme="minorHAnsi"/>
        </w:rPr>
      </w:pPr>
    </w:p>
    <w:p w14:paraId="69250941" w14:textId="77777777" w:rsidR="004F55EB" w:rsidRDefault="004F55EB" w:rsidP="001C2393">
      <w:pPr>
        <w:rPr>
          <w:rFonts w:asciiTheme="minorHAnsi" w:hAnsiTheme="minorHAnsi" w:cstheme="minorHAnsi"/>
        </w:rPr>
      </w:pPr>
    </w:p>
    <w:p w14:paraId="16BE666B" w14:textId="77777777" w:rsidR="004F55EB" w:rsidRDefault="004F55EB" w:rsidP="001C2393">
      <w:pPr>
        <w:rPr>
          <w:rFonts w:asciiTheme="minorHAnsi" w:hAnsiTheme="minorHAnsi" w:cstheme="minorHAnsi"/>
        </w:rPr>
      </w:pPr>
    </w:p>
    <w:p w14:paraId="43381C39" w14:textId="77777777" w:rsidR="004F55EB" w:rsidRPr="004F55EB" w:rsidRDefault="004F55EB" w:rsidP="001C2393">
      <w:pPr>
        <w:rPr>
          <w:rFonts w:asciiTheme="minorHAnsi" w:hAnsiTheme="minorHAnsi" w:cstheme="minorHAnsi"/>
        </w:rPr>
      </w:pPr>
    </w:p>
    <w:p w14:paraId="4A00F1DB" w14:textId="77777777" w:rsidR="001E60A4" w:rsidRPr="001E60A4" w:rsidRDefault="001E60A4" w:rsidP="001E60A4">
      <w:pPr>
        <w:pStyle w:val="Heading3"/>
        <w:rPr>
          <w:sz w:val="28"/>
          <w:szCs w:val="28"/>
        </w:rPr>
      </w:pPr>
      <w:bookmarkStart w:id="5" w:name="_Toc200576257"/>
      <w:r w:rsidRPr="001E60A4">
        <w:rPr>
          <w:sz w:val="28"/>
          <w:szCs w:val="28"/>
        </w:rPr>
        <w:lastRenderedPageBreak/>
        <w:t>Αρχιτεκτονική Συστήματος</w:t>
      </w:r>
      <w:bookmarkEnd w:id="5"/>
    </w:p>
    <w:p w14:paraId="5D3578EF" w14:textId="08304843" w:rsidR="001E60A4" w:rsidRPr="004F55EB" w:rsidRDefault="004F55EB" w:rsidP="004F55EB">
      <w:pPr>
        <w:pStyle w:val="whitespace-normal"/>
        <w:jc w:val="both"/>
        <w:rPr>
          <w:rStyle w:val="HTMLCode"/>
          <w:rFonts w:asciiTheme="minorHAnsi" w:hAnsiTheme="minorHAnsi" w:cstheme="minorHAnsi"/>
          <w:sz w:val="24"/>
          <w:szCs w:val="24"/>
          <w:lang w:val="el-GR"/>
        </w:rPr>
      </w:pPr>
      <w:r>
        <w:rPr>
          <w:rFonts w:asciiTheme="minorHAnsi" w:hAnsiTheme="minorHAnsi" w:cstheme="minorHAnsi"/>
          <w:noProof/>
          <w:lang w:val="el-GR"/>
          <w14:ligatures w14:val="standardContextual"/>
        </w:rPr>
        <w:drawing>
          <wp:anchor distT="0" distB="0" distL="114300" distR="114300" simplePos="0" relativeHeight="251735040" behindDoc="0" locked="0" layoutInCell="1" allowOverlap="1" wp14:anchorId="3E3787A0" wp14:editId="48D094DF">
            <wp:simplePos x="0" y="0"/>
            <wp:positionH relativeFrom="column">
              <wp:posOffset>-515626</wp:posOffset>
            </wp:positionH>
            <wp:positionV relativeFrom="paragraph">
              <wp:posOffset>739029</wp:posOffset>
            </wp:positionV>
            <wp:extent cx="6787299" cy="3799479"/>
            <wp:effectExtent l="0" t="0" r="0" b="0"/>
            <wp:wrapSquare wrapText="bothSides"/>
            <wp:docPr id="97246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6071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7299" cy="3799479"/>
                    </a:xfrm>
                    <a:prstGeom prst="rect">
                      <a:avLst/>
                    </a:prstGeom>
                  </pic:spPr>
                </pic:pic>
              </a:graphicData>
            </a:graphic>
            <wp14:sizeRelH relativeFrom="page">
              <wp14:pctWidth>0</wp14:pctWidth>
            </wp14:sizeRelH>
            <wp14:sizeRelV relativeFrom="page">
              <wp14:pctHeight>0</wp14:pctHeight>
            </wp14:sizeRelV>
          </wp:anchor>
        </w:drawing>
      </w:r>
      <w:r w:rsidR="001E60A4" w:rsidRPr="001E60A4">
        <w:rPr>
          <w:rFonts w:asciiTheme="minorHAnsi" w:hAnsiTheme="minorHAnsi" w:cstheme="minorHAnsi"/>
          <w:lang w:val="el-GR"/>
        </w:rPr>
        <w:t xml:space="preserve">Το σύστημα ακολουθεί αρχιτεκτονική βασισμένη σε </w:t>
      </w:r>
      <w:r w:rsidR="001E60A4" w:rsidRPr="001E60A4">
        <w:rPr>
          <w:rStyle w:val="Strong"/>
          <w:rFonts w:asciiTheme="minorHAnsi" w:hAnsiTheme="minorHAnsi" w:cstheme="minorHAnsi"/>
          <w:b w:val="0"/>
          <w:bCs w:val="0"/>
        </w:rPr>
        <w:t>Single</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Source</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of</w:t>
      </w:r>
      <w:r w:rsidR="001E60A4" w:rsidRPr="001E60A4">
        <w:rPr>
          <w:rStyle w:val="Strong"/>
          <w:rFonts w:asciiTheme="minorHAnsi" w:hAnsiTheme="minorHAnsi" w:cstheme="minorHAnsi"/>
          <w:b w:val="0"/>
          <w:bCs w:val="0"/>
          <w:lang w:val="el-GR"/>
        </w:rPr>
        <w:t xml:space="preserve"> </w:t>
      </w:r>
      <w:r w:rsidR="001E60A4" w:rsidRPr="001E60A4">
        <w:rPr>
          <w:rStyle w:val="Strong"/>
          <w:rFonts w:asciiTheme="minorHAnsi" w:hAnsiTheme="minorHAnsi" w:cstheme="minorHAnsi"/>
          <w:b w:val="0"/>
          <w:bCs w:val="0"/>
        </w:rPr>
        <w:t>Truth</w:t>
      </w:r>
      <w:r w:rsidR="001E60A4" w:rsidRPr="001E60A4">
        <w:rPr>
          <w:rFonts w:asciiTheme="minorHAnsi" w:hAnsiTheme="minorHAnsi" w:cstheme="minorHAnsi"/>
          <w:lang w:val="el-GR"/>
        </w:rPr>
        <w:t xml:space="preserve"> μέσω της κλάσης </w:t>
      </w:r>
      <w:proofErr w:type="spellStart"/>
      <w:r w:rsidR="001E60A4" w:rsidRPr="001E60A4">
        <w:rPr>
          <w:rStyle w:val="HTMLCode"/>
          <w:rFonts w:asciiTheme="minorHAnsi" w:hAnsiTheme="minorHAnsi" w:cstheme="minorHAnsi"/>
          <w:sz w:val="24"/>
          <w:szCs w:val="24"/>
        </w:rPr>
        <w:t>GameState</w:t>
      </w:r>
      <w:proofErr w:type="spellEnd"/>
      <w:r w:rsidR="001E60A4" w:rsidRPr="001E60A4">
        <w:rPr>
          <w:rFonts w:asciiTheme="minorHAnsi" w:hAnsiTheme="minorHAnsi" w:cstheme="minorHAnsi"/>
          <w:lang w:val="el-GR"/>
        </w:rPr>
        <w:t>:</w:t>
      </w:r>
    </w:p>
    <w:p w14:paraId="2D1E835E" w14:textId="77777777" w:rsidR="004F55EB" w:rsidRDefault="004F55EB" w:rsidP="004F55EB">
      <w:pPr>
        <w:jc w:val="center"/>
        <w:rPr>
          <w:rFonts w:asciiTheme="majorHAnsi" w:hAnsiTheme="majorHAnsi" w:cstheme="majorHAnsi"/>
          <w:b/>
          <w:bCs/>
          <w:i/>
          <w:iCs/>
        </w:rPr>
      </w:pPr>
    </w:p>
    <w:p w14:paraId="48280D82" w14:textId="2007A01F"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1: </w:t>
      </w:r>
      <w:r>
        <w:rPr>
          <w:rFonts w:asciiTheme="majorHAnsi" w:hAnsiTheme="majorHAnsi" w:cstheme="majorHAnsi"/>
          <w:b/>
          <w:bCs/>
          <w:i/>
          <w:iCs/>
          <w:lang w:val="el-GR"/>
        </w:rPr>
        <w:t>Αρχιτεκτονική</w:t>
      </w:r>
      <w:r>
        <w:rPr>
          <w:rFonts w:asciiTheme="majorHAnsi" w:hAnsiTheme="majorHAnsi" w:cstheme="majorHAnsi"/>
          <w:b/>
          <w:bCs/>
          <w:i/>
          <w:iCs/>
          <w:lang w:val="el-GR"/>
        </w:rPr>
        <w:t xml:space="preserve"> συστήματος</w:t>
      </w:r>
    </w:p>
    <w:p w14:paraId="363F9F1E" w14:textId="4A7394AD" w:rsidR="004F55EB" w:rsidRPr="004F55EB" w:rsidRDefault="004F55EB" w:rsidP="001E60A4">
      <w:pPr>
        <w:pStyle w:val="HTMLPreformatted"/>
        <w:spacing w:before="120" w:after="120"/>
        <w:jc w:val="center"/>
        <w:rPr>
          <w:rStyle w:val="HTMLCode"/>
          <w:rFonts w:ascii="Fira Code" w:hAnsi="Fira Code" w:cs="Fira Code"/>
          <w:color w:val="000000" w:themeColor="text1"/>
          <w:lang w:val="el-GR"/>
        </w:rPr>
      </w:pPr>
    </w:p>
    <w:p w14:paraId="14665C7D" w14:textId="48D6C1B6" w:rsidR="004F55EB" w:rsidRPr="004F55EB" w:rsidRDefault="004F55EB" w:rsidP="001E60A4">
      <w:pPr>
        <w:pStyle w:val="HTMLPreformatted"/>
        <w:spacing w:before="120" w:after="120"/>
        <w:jc w:val="center"/>
        <w:rPr>
          <w:rStyle w:val="HTMLCode"/>
          <w:rFonts w:ascii="Fira Code" w:hAnsi="Fira Code" w:cs="Fira Code"/>
          <w:color w:val="000000" w:themeColor="text1"/>
        </w:rPr>
      </w:pPr>
    </w:p>
    <w:p w14:paraId="53B119F3" w14:textId="77777777" w:rsidR="004F55EB" w:rsidRPr="004F55EB" w:rsidRDefault="004F55EB" w:rsidP="004F55EB">
      <w:pPr>
        <w:pStyle w:val="HTMLPreformatted"/>
        <w:spacing w:before="120" w:after="120"/>
        <w:rPr>
          <w:rFonts w:ascii="Fira Code" w:hAnsi="Fira Code" w:cs="Fira Code"/>
          <w:color w:val="000000" w:themeColor="text1"/>
          <w:lang w:val="el-GR"/>
        </w:rPr>
      </w:pPr>
    </w:p>
    <w:p w14:paraId="742F67EC" w14:textId="77777777" w:rsidR="001E60A4" w:rsidRPr="004F55EB" w:rsidRDefault="001E60A4" w:rsidP="001E60A4">
      <w:pPr>
        <w:pStyle w:val="whitespace-normal"/>
        <w:jc w:val="both"/>
        <w:rPr>
          <w:rFonts w:asciiTheme="minorHAnsi" w:hAnsiTheme="minorHAnsi" w:cstheme="minorHAnsi"/>
          <w:lang w:val="el-GR"/>
        </w:rPr>
      </w:pPr>
      <w:r w:rsidRPr="004F55EB">
        <w:rPr>
          <w:rStyle w:val="Strong"/>
          <w:rFonts w:asciiTheme="minorHAnsi" w:hAnsiTheme="minorHAnsi" w:cstheme="minorHAnsi"/>
          <w:lang w:val="el-GR"/>
        </w:rPr>
        <w:t>Κεντρικά Στοιχεία:</w:t>
      </w:r>
    </w:p>
    <w:p w14:paraId="59B2CA95" w14:textId="77777777" w:rsidR="001E60A4" w:rsidRPr="001E60A4" w:rsidRDefault="001E60A4" w:rsidP="001E60A4">
      <w:pPr>
        <w:pStyle w:val="whitespace-normal"/>
        <w:numPr>
          <w:ilvl w:val="0"/>
          <w:numId w:val="62"/>
        </w:numPr>
        <w:jc w:val="both"/>
        <w:rPr>
          <w:rFonts w:asciiTheme="minorHAnsi" w:hAnsiTheme="minorHAnsi" w:cstheme="minorHAnsi"/>
          <w:lang w:val="el-GR"/>
        </w:rPr>
      </w:pPr>
      <w:proofErr w:type="spellStart"/>
      <w:r w:rsidRPr="001E60A4">
        <w:rPr>
          <w:rStyle w:val="Strong"/>
          <w:rFonts w:asciiTheme="minorHAnsi" w:hAnsiTheme="minorHAnsi" w:cstheme="minorHAnsi"/>
        </w:rPr>
        <w:t>GameState</w:t>
      </w:r>
      <w:proofErr w:type="spellEnd"/>
      <w:r w:rsidRPr="001E60A4">
        <w:rPr>
          <w:rFonts w:asciiTheme="minorHAnsi" w:hAnsiTheme="minorHAnsi" w:cstheme="minorHAnsi"/>
          <w:lang w:val="el-GR"/>
        </w:rPr>
        <w:t>: Κεντρική κλάση που διατηρεί όλα τα δεδομένα παιχνιδιού (τοποθεσίες, χαρακτήρες, ιστορία)</w:t>
      </w:r>
    </w:p>
    <w:p w14:paraId="3B12AE17"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Agent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Tools</w:t>
      </w:r>
      <w:r w:rsidRPr="001E60A4">
        <w:rPr>
          <w:rFonts w:asciiTheme="minorHAnsi" w:hAnsiTheme="minorHAnsi" w:cstheme="minorHAnsi"/>
          <w:lang w:val="el-GR"/>
        </w:rPr>
        <w:t xml:space="preserve">: Εργαλεία που επιτρέπουν στους πράκτορες να τροποποιούν το </w:t>
      </w:r>
      <w:proofErr w:type="spellStart"/>
      <w:r w:rsidRPr="001E60A4">
        <w:rPr>
          <w:rFonts w:asciiTheme="minorHAnsi" w:hAnsiTheme="minorHAnsi" w:cstheme="minorHAnsi"/>
        </w:rPr>
        <w:t>GameState</w:t>
      </w:r>
      <w:proofErr w:type="spellEnd"/>
    </w:p>
    <w:p w14:paraId="56AD7AC7"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Intelligent</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Delegation</w:t>
      </w:r>
      <w:r w:rsidRPr="001E60A4">
        <w:rPr>
          <w:rFonts w:asciiTheme="minorHAnsi" w:hAnsiTheme="minorHAnsi" w:cstheme="minorHAnsi"/>
          <w:lang w:val="el-GR"/>
        </w:rPr>
        <w:t xml:space="preserve">: Αλγόριθμος που αναλύει το </w:t>
      </w:r>
      <w:r w:rsidRPr="001E60A4">
        <w:rPr>
          <w:rFonts w:asciiTheme="minorHAnsi" w:hAnsiTheme="minorHAnsi" w:cstheme="minorHAnsi"/>
        </w:rPr>
        <w:t>input</w:t>
      </w:r>
      <w:r w:rsidRPr="001E60A4">
        <w:rPr>
          <w:rFonts w:asciiTheme="minorHAnsi" w:hAnsiTheme="minorHAnsi" w:cstheme="minorHAnsi"/>
          <w:lang w:val="el-GR"/>
        </w:rPr>
        <w:t xml:space="preserve"> του χρήστη και επιλέγει τους κατάλληλους πράκτορες</w:t>
      </w:r>
    </w:p>
    <w:p w14:paraId="584BF6A3" w14:textId="77777777" w:rsidR="001E60A4" w:rsidRPr="001E60A4" w:rsidRDefault="001E60A4" w:rsidP="001E60A4">
      <w:pPr>
        <w:pStyle w:val="whitespace-normal"/>
        <w:numPr>
          <w:ilvl w:val="0"/>
          <w:numId w:val="62"/>
        </w:numPr>
        <w:jc w:val="both"/>
        <w:rPr>
          <w:rFonts w:asciiTheme="minorHAnsi" w:hAnsiTheme="minorHAnsi" w:cstheme="minorHAnsi"/>
          <w:lang w:val="el-GR"/>
        </w:rPr>
      </w:pPr>
      <w:r w:rsidRPr="001E60A4">
        <w:rPr>
          <w:rStyle w:val="Strong"/>
          <w:rFonts w:asciiTheme="minorHAnsi" w:hAnsiTheme="minorHAnsi" w:cstheme="minorHAnsi"/>
        </w:rPr>
        <w:t>Sequential</w:t>
      </w:r>
      <w:r w:rsidRPr="001E60A4">
        <w:rPr>
          <w:rStyle w:val="Strong"/>
          <w:rFonts w:asciiTheme="minorHAnsi" w:hAnsiTheme="minorHAnsi" w:cstheme="minorHAnsi"/>
          <w:lang w:val="el-GR"/>
        </w:rPr>
        <w:t xml:space="preserve"> </w:t>
      </w:r>
      <w:r w:rsidRPr="001E60A4">
        <w:rPr>
          <w:rStyle w:val="Strong"/>
          <w:rFonts w:asciiTheme="minorHAnsi" w:hAnsiTheme="minorHAnsi" w:cstheme="minorHAnsi"/>
        </w:rPr>
        <w:t>Processing</w:t>
      </w:r>
      <w:r w:rsidRPr="001E60A4">
        <w:rPr>
          <w:rFonts w:asciiTheme="minorHAnsi" w:hAnsiTheme="minorHAnsi" w:cstheme="minorHAnsi"/>
          <w:lang w:val="el-GR"/>
        </w:rPr>
        <w:t>: Οι πράκτορες εκτελούνται σειριακά για συνεκτικές αφηγήσεις</w:t>
      </w:r>
    </w:p>
    <w:p w14:paraId="7541BCF4" w14:textId="77777777" w:rsidR="001E60A4" w:rsidRPr="001E60A4" w:rsidRDefault="001E60A4" w:rsidP="001E60A4">
      <w:pPr>
        <w:pStyle w:val="Heading3"/>
        <w:jc w:val="both"/>
        <w:rPr>
          <w:rFonts w:asciiTheme="minorHAnsi" w:hAnsiTheme="minorHAnsi" w:cstheme="minorHAnsi"/>
          <w:sz w:val="28"/>
          <w:szCs w:val="28"/>
        </w:rPr>
      </w:pPr>
      <w:bookmarkStart w:id="6" w:name="_Toc200576258"/>
      <w:r w:rsidRPr="001E60A4">
        <w:rPr>
          <w:rFonts w:asciiTheme="minorHAnsi" w:hAnsiTheme="minorHAnsi" w:cstheme="minorHAnsi"/>
          <w:sz w:val="28"/>
          <w:szCs w:val="28"/>
        </w:rPr>
        <w:t>Ροή Δεδομένων</w:t>
      </w:r>
      <w:bookmarkEnd w:id="6"/>
    </w:p>
    <w:p w14:paraId="75FAD280" w14:textId="77777777" w:rsidR="001E60A4" w:rsidRPr="001E60A4" w:rsidRDefault="001E60A4" w:rsidP="001E60A4">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Όλοι οι πράκτορες διαβάζουν από και γράφουν στο ίδιο </w:t>
      </w:r>
      <w:proofErr w:type="spellStart"/>
      <w:r w:rsidRPr="001E60A4">
        <w:rPr>
          <w:rFonts w:asciiTheme="minorHAnsi" w:hAnsiTheme="minorHAnsi" w:cstheme="minorHAnsi"/>
        </w:rPr>
        <w:t>GameState</w:t>
      </w:r>
      <w:proofErr w:type="spellEnd"/>
    </w:p>
    <w:p w14:paraId="326A6E10" w14:textId="77777777" w:rsidR="001E60A4" w:rsidRPr="001E60A4" w:rsidRDefault="001E60A4" w:rsidP="001E60A4">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Τα εργαλεία κάθε πράκτορα τροποποιούν συγκεκριμένα τμήματα του </w:t>
      </w:r>
      <w:r w:rsidRPr="001E60A4">
        <w:rPr>
          <w:rFonts w:asciiTheme="minorHAnsi" w:hAnsiTheme="minorHAnsi" w:cstheme="minorHAnsi"/>
        </w:rPr>
        <w:t>state</w:t>
      </w:r>
    </w:p>
    <w:p w14:paraId="701D1808" w14:textId="14906CAE" w:rsidR="004F55EB" w:rsidRPr="004F55EB" w:rsidRDefault="001E60A4" w:rsidP="004F55EB">
      <w:pPr>
        <w:pStyle w:val="whitespace-normal"/>
        <w:numPr>
          <w:ilvl w:val="0"/>
          <w:numId w:val="63"/>
        </w:numPr>
        <w:jc w:val="both"/>
        <w:rPr>
          <w:rFonts w:asciiTheme="minorHAnsi" w:hAnsiTheme="minorHAnsi" w:cstheme="minorHAnsi"/>
          <w:lang w:val="el-GR"/>
        </w:rPr>
      </w:pPr>
      <w:r w:rsidRPr="001E60A4">
        <w:rPr>
          <w:rFonts w:asciiTheme="minorHAnsi" w:hAnsiTheme="minorHAnsi" w:cstheme="minorHAnsi"/>
          <w:lang w:val="el-GR"/>
        </w:rPr>
        <w:t xml:space="preserve">Η </w:t>
      </w:r>
      <w:r w:rsidRPr="001E60A4">
        <w:rPr>
          <w:rFonts w:asciiTheme="minorHAnsi" w:hAnsiTheme="minorHAnsi" w:cstheme="minorHAnsi"/>
        </w:rPr>
        <w:t>web</w:t>
      </w:r>
      <w:r w:rsidRPr="001E60A4">
        <w:rPr>
          <w:rFonts w:asciiTheme="minorHAnsi" w:hAnsiTheme="minorHAnsi" w:cstheme="minorHAnsi"/>
          <w:lang w:val="el-GR"/>
        </w:rPr>
        <w:t xml:space="preserve"> </w:t>
      </w:r>
      <w:proofErr w:type="spellStart"/>
      <w:r w:rsidRPr="001E60A4">
        <w:rPr>
          <w:rFonts w:asciiTheme="minorHAnsi" w:hAnsiTheme="minorHAnsi" w:cstheme="minorHAnsi"/>
          <w:lang w:val="el-GR"/>
        </w:rPr>
        <w:t>διεπαφή</w:t>
      </w:r>
      <w:proofErr w:type="spellEnd"/>
      <w:r w:rsidRPr="001E60A4">
        <w:rPr>
          <w:rFonts w:asciiTheme="minorHAnsi" w:hAnsiTheme="minorHAnsi" w:cstheme="minorHAnsi"/>
          <w:lang w:val="el-GR"/>
        </w:rPr>
        <w:t xml:space="preserve"> διαβάζει απευθείας από 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xml:space="preserve"> για </w:t>
      </w:r>
      <w:r w:rsidRPr="001E60A4">
        <w:rPr>
          <w:rFonts w:asciiTheme="minorHAnsi" w:hAnsiTheme="minorHAnsi" w:cstheme="minorHAnsi"/>
        </w:rPr>
        <w:t>consistency</w:t>
      </w:r>
    </w:p>
    <w:p w14:paraId="2C1E1A41" w14:textId="77777777" w:rsidR="004F55EB" w:rsidRPr="004F55EB" w:rsidRDefault="004F55EB" w:rsidP="004F55EB">
      <w:pPr>
        <w:pStyle w:val="whitespace-normal"/>
        <w:jc w:val="both"/>
        <w:rPr>
          <w:rFonts w:asciiTheme="minorHAnsi" w:hAnsiTheme="minorHAnsi" w:cstheme="minorHAnsi"/>
        </w:rPr>
      </w:pPr>
    </w:p>
    <w:p w14:paraId="3C138CE1" w14:textId="54A0B23C" w:rsidR="001E60A4" w:rsidRPr="00E61093" w:rsidRDefault="004F55EB" w:rsidP="004F55EB">
      <w:pPr>
        <w:pStyle w:val="Heading2"/>
        <w:rPr>
          <w:sz w:val="36"/>
          <w:szCs w:val="36"/>
          <w:lang w:val="el-GR"/>
        </w:rPr>
      </w:pPr>
      <w:bookmarkStart w:id="7" w:name="_Toc200576259"/>
      <w:r w:rsidRPr="00E61093">
        <w:rPr>
          <w:b/>
          <w:bCs/>
          <w:sz w:val="40"/>
          <w:szCs w:val="40"/>
          <w:lang w:val="el-GR"/>
        </w:rPr>
        <w:lastRenderedPageBreak/>
        <w:t>4</w:t>
      </w:r>
      <w:r w:rsidRPr="00E61093">
        <w:rPr>
          <w:lang w:val="el-GR"/>
        </w:rPr>
        <w:t xml:space="preserve">. </w:t>
      </w:r>
      <w:r w:rsidRPr="00E61093">
        <w:rPr>
          <w:b/>
          <w:bCs/>
          <w:sz w:val="40"/>
          <w:szCs w:val="40"/>
          <w:lang w:val="el-GR"/>
        </w:rPr>
        <w:t>ΔΙΑΓΡΑΜΜΑΤΑ ΡΟΗΣ</w:t>
      </w:r>
      <w:bookmarkEnd w:id="7"/>
    </w:p>
    <w:p w14:paraId="63BB5E61" w14:textId="5C776D19" w:rsidR="00E0609E" w:rsidRPr="001E60A4" w:rsidRDefault="00E0609E" w:rsidP="001C2393">
      <w:pPr>
        <w:rPr>
          <w:rFonts w:asciiTheme="minorHAnsi" w:hAnsiTheme="minorHAnsi" w:cstheme="minorHAnsi"/>
          <w:lang w:val="el-GR"/>
        </w:rPr>
      </w:pPr>
    </w:p>
    <w:p w14:paraId="020F7F58" w14:textId="7AE78A73" w:rsidR="00E0609E" w:rsidRPr="001E60A4" w:rsidRDefault="00E0609E" w:rsidP="001C2393">
      <w:pPr>
        <w:rPr>
          <w:rFonts w:asciiTheme="minorHAnsi" w:hAnsiTheme="minorHAnsi" w:cstheme="minorHAnsi"/>
          <w:lang w:val="el-GR"/>
        </w:rPr>
      </w:pPr>
    </w:p>
    <w:p w14:paraId="1FE23819" w14:textId="2F959F8F" w:rsidR="00E0609E" w:rsidRPr="001E60A4" w:rsidRDefault="00E0609E" w:rsidP="001C2393">
      <w:pPr>
        <w:rPr>
          <w:rFonts w:asciiTheme="minorHAnsi" w:hAnsiTheme="minorHAnsi" w:cstheme="minorHAnsi"/>
          <w:lang w:val="el-GR"/>
        </w:rPr>
      </w:pPr>
    </w:p>
    <w:p w14:paraId="45E38135" w14:textId="6CA13990" w:rsidR="00E0609E" w:rsidRPr="001E60A4" w:rsidRDefault="004F55EB" w:rsidP="001C2393">
      <w:pPr>
        <w:rPr>
          <w:rFonts w:asciiTheme="minorHAnsi" w:hAnsiTheme="minorHAnsi" w:cstheme="minorHAnsi"/>
          <w:lang w:val="el-GR"/>
        </w:rPr>
      </w:pPr>
      <w:r>
        <w:rPr>
          <w:rFonts w:asciiTheme="minorHAnsi" w:hAnsiTheme="minorHAnsi" w:cstheme="minorHAnsi"/>
          <w:noProof/>
          <w:lang w:val="el-GR"/>
          <w14:ligatures w14:val="standardContextual"/>
        </w:rPr>
        <w:drawing>
          <wp:anchor distT="0" distB="0" distL="114300" distR="114300" simplePos="0" relativeHeight="251728896" behindDoc="0" locked="0" layoutInCell="1" allowOverlap="1" wp14:anchorId="6AF8B95B" wp14:editId="21294F36">
            <wp:simplePos x="0" y="0"/>
            <wp:positionH relativeFrom="column">
              <wp:posOffset>1610845</wp:posOffset>
            </wp:positionH>
            <wp:positionV relativeFrom="paragraph">
              <wp:posOffset>41275</wp:posOffset>
            </wp:positionV>
            <wp:extent cx="2447925" cy="4685030"/>
            <wp:effectExtent l="0" t="0" r="3175" b="1270"/>
            <wp:wrapSquare wrapText="bothSides"/>
            <wp:docPr id="25627756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7565" name="Picture 2"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925" cy="4685030"/>
                    </a:xfrm>
                    <a:prstGeom prst="rect">
                      <a:avLst/>
                    </a:prstGeom>
                  </pic:spPr>
                </pic:pic>
              </a:graphicData>
            </a:graphic>
            <wp14:sizeRelH relativeFrom="page">
              <wp14:pctWidth>0</wp14:pctWidth>
            </wp14:sizeRelH>
            <wp14:sizeRelV relativeFrom="page">
              <wp14:pctHeight>0</wp14:pctHeight>
            </wp14:sizeRelV>
          </wp:anchor>
        </w:drawing>
      </w:r>
    </w:p>
    <w:p w14:paraId="63F5D151" w14:textId="24127D2F" w:rsidR="00E0609E" w:rsidRPr="001E60A4" w:rsidRDefault="00E0609E" w:rsidP="001C2393">
      <w:pPr>
        <w:rPr>
          <w:rFonts w:asciiTheme="minorHAnsi" w:hAnsiTheme="minorHAnsi" w:cstheme="minorHAnsi"/>
          <w:lang w:val="el-GR"/>
        </w:rPr>
      </w:pPr>
      <w:r w:rsidRPr="001E60A4">
        <w:rPr>
          <w:rFonts w:asciiTheme="minorHAnsi" w:hAnsiTheme="minorHAnsi" w:cstheme="minorHAnsi"/>
          <w:lang w:val="el-GR"/>
        </w:rPr>
        <w:br/>
      </w:r>
    </w:p>
    <w:p w14:paraId="00DF0AA0" w14:textId="77777777" w:rsidR="00E0609E" w:rsidRPr="001E60A4" w:rsidRDefault="00E0609E" w:rsidP="001C2393">
      <w:pPr>
        <w:rPr>
          <w:rFonts w:asciiTheme="minorHAnsi" w:hAnsiTheme="minorHAnsi" w:cstheme="minorHAnsi"/>
          <w:lang w:val="el-GR"/>
        </w:rPr>
      </w:pPr>
    </w:p>
    <w:p w14:paraId="495670A3" w14:textId="77777777" w:rsidR="00E0609E" w:rsidRPr="001E60A4" w:rsidRDefault="00E0609E" w:rsidP="001C2393">
      <w:pPr>
        <w:rPr>
          <w:rFonts w:asciiTheme="minorHAnsi" w:hAnsiTheme="minorHAnsi" w:cstheme="minorHAnsi"/>
          <w:lang w:val="el-GR"/>
        </w:rPr>
      </w:pPr>
    </w:p>
    <w:p w14:paraId="702E26FC" w14:textId="77777777" w:rsidR="00E0609E" w:rsidRPr="001E60A4" w:rsidRDefault="00E0609E" w:rsidP="001C2393">
      <w:pPr>
        <w:rPr>
          <w:rFonts w:asciiTheme="minorHAnsi" w:hAnsiTheme="minorHAnsi" w:cstheme="minorHAnsi"/>
          <w:lang w:val="el-GR"/>
        </w:rPr>
      </w:pPr>
    </w:p>
    <w:p w14:paraId="32B44DD4" w14:textId="77777777" w:rsidR="00E0609E" w:rsidRPr="001E60A4" w:rsidRDefault="00E0609E" w:rsidP="001C2393">
      <w:pPr>
        <w:rPr>
          <w:rFonts w:asciiTheme="minorHAnsi" w:hAnsiTheme="minorHAnsi" w:cstheme="minorHAnsi"/>
          <w:lang w:val="el-GR"/>
        </w:rPr>
      </w:pPr>
    </w:p>
    <w:p w14:paraId="7A8843E1" w14:textId="77777777" w:rsidR="00E0609E" w:rsidRPr="001E60A4" w:rsidRDefault="00E0609E" w:rsidP="001C2393">
      <w:pPr>
        <w:rPr>
          <w:rFonts w:asciiTheme="minorHAnsi" w:hAnsiTheme="minorHAnsi" w:cstheme="minorHAnsi"/>
          <w:lang w:val="el-GR"/>
        </w:rPr>
      </w:pPr>
    </w:p>
    <w:p w14:paraId="60C2A743" w14:textId="77777777" w:rsidR="00E0609E" w:rsidRPr="001E60A4" w:rsidRDefault="00E0609E" w:rsidP="001C2393">
      <w:pPr>
        <w:rPr>
          <w:rFonts w:asciiTheme="minorHAnsi" w:hAnsiTheme="minorHAnsi" w:cstheme="minorHAnsi"/>
          <w:lang w:val="el-GR"/>
        </w:rPr>
      </w:pPr>
    </w:p>
    <w:p w14:paraId="080F1AB6" w14:textId="7C9968FF" w:rsidR="00E0609E" w:rsidRPr="001E60A4" w:rsidRDefault="00E0609E" w:rsidP="001C2393">
      <w:pPr>
        <w:rPr>
          <w:rFonts w:asciiTheme="minorHAnsi" w:hAnsiTheme="minorHAnsi" w:cstheme="minorHAnsi"/>
          <w:lang w:val="el-GR"/>
        </w:rPr>
      </w:pPr>
    </w:p>
    <w:p w14:paraId="076B65FA" w14:textId="2641D238" w:rsidR="00E0609E" w:rsidRPr="001E60A4" w:rsidRDefault="00E0609E" w:rsidP="001C2393">
      <w:pPr>
        <w:rPr>
          <w:rFonts w:asciiTheme="minorHAnsi" w:hAnsiTheme="minorHAnsi" w:cstheme="minorHAnsi"/>
          <w:lang w:val="el-GR"/>
        </w:rPr>
      </w:pPr>
    </w:p>
    <w:p w14:paraId="5F7361A6" w14:textId="77777777" w:rsidR="00E0609E" w:rsidRPr="001E60A4" w:rsidRDefault="00E0609E" w:rsidP="001C2393">
      <w:pPr>
        <w:rPr>
          <w:rFonts w:asciiTheme="minorHAnsi" w:hAnsiTheme="minorHAnsi" w:cstheme="minorHAnsi"/>
          <w:lang w:val="el-GR"/>
        </w:rPr>
      </w:pPr>
    </w:p>
    <w:p w14:paraId="66A65077" w14:textId="77777777" w:rsidR="00E0609E" w:rsidRPr="001E60A4" w:rsidRDefault="00E0609E" w:rsidP="001C2393">
      <w:pPr>
        <w:rPr>
          <w:rFonts w:asciiTheme="minorHAnsi" w:hAnsiTheme="minorHAnsi" w:cstheme="minorHAnsi"/>
          <w:lang w:val="el-GR"/>
        </w:rPr>
      </w:pPr>
    </w:p>
    <w:p w14:paraId="72F29B95" w14:textId="77777777" w:rsidR="00E0609E" w:rsidRPr="001E60A4" w:rsidRDefault="00E0609E" w:rsidP="001C2393">
      <w:pPr>
        <w:rPr>
          <w:rFonts w:asciiTheme="minorHAnsi" w:hAnsiTheme="minorHAnsi" w:cstheme="minorHAnsi"/>
          <w:lang w:val="el-GR"/>
        </w:rPr>
      </w:pPr>
    </w:p>
    <w:p w14:paraId="6EF9864A" w14:textId="442F3333" w:rsidR="00E0609E" w:rsidRPr="001E60A4" w:rsidRDefault="00E0609E" w:rsidP="001C2393">
      <w:pPr>
        <w:rPr>
          <w:rFonts w:asciiTheme="minorHAnsi" w:hAnsiTheme="minorHAnsi" w:cstheme="minorHAnsi"/>
          <w:lang w:val="el-GR"/>
        </w:rPr>
      </w:pPr>
    </w:p>
    <w:p w14:paraId="524D7344" w14:textId="77777777" w:rsidR="00E0609E" w:rsidRPr="001E60A4" w:rsidRDefault="00E0609E" w:rsidP="001C2393">
      <w:pPr>
        <w:rPr>
          <w:rFonts w:asciiTheme="minorHAnsi" w:hAnsiTheme="minorHAnsi" w:cstheme="minorHAnsi"/>
          <w:lang w:val="el-GR"/>
        </w:rPr>
      </w:pPr>
    </w:p>
    <w:p w14:paraId="10BA468A" w14:textId="77777777" w:rsidR="00E0609E" w:rsidRPr="001E60A4" w:rsidRDefault="00E0609E" w:rsidP="001C2393">
      <w:pPr>
        <w:rPr>
          <w:rFonts w:asciiTheme="minorHAnsi" w:hAnsiTheme="minorHAnsi" w:cstheme="minorHAnsi"/>
          <w:lang w:val="el-GR"/>
        </w:rPr>
      </w:pPr>
    </w:p>
    <w:p w14:paraId="3D8B30D4" w14:textId="28E0A990" w:rsidR="00E0609E" w:rsidRPr="001E60A4" w:rsidRDefault="00E0609E" w:rsidP="001C2393">
      <w:pPr>
        <w:rPr>
          <w:rFonts w:asciiTheme="minorHAnsi" w:hAnsiTheme="minorHAnsi" w:cstheme="minorHAnsi"/>
          <w:lang w:val="el-GR"/>
        </w:rPr>
      </w:pPr>
    </w:p>
    <w:p w14:paraId="5841E8CF" w14:textId="6E80670D" w:rsidR="00E0609E" w:rsidRPr="001E60A4" w:rsidRDefault="00E0609E" w:rsidP="001C2393">
      <w:pPr>
        <w:rPr>
          <w:rFonts w:asciiTheme="minorHAnsi" w:hAnsiTheme="minorHAnsi" w:cstheme="minorHAnsi"/>
          <w:lang w:val="el-GR"/>
        </w:rPr>
      </w:pPr>
    </w:p>
    <w:p w14:paraId="2F30E28F" w14:textId="585C692C" w:rsidR="00E0609E" w:rsidRPr="001E60A4" w:rsidRDefault="00E0609E" w:rsidP="001C2393">
      <w:pPr>
        <w:rPr>
          <w:rFonts w:asciiTheme="minorHAnsi" w:hAnsiTheme="minorHAnsi" w:cstheme="minorHAnsi"/>
          <w:lang w:val="el-GR"/>
        </w:rPr>
      </w:pPr>
    </w:p>
    <w:p w14:paraId="65DA5E38" w14:textId="491CBAA4" w:rsidR="00E0609E" w:rsidRPr="001E60A4" w:rsidRDefault="00E0609E" w:rsidP="001C2393">
      <w:pPr>
        <w:rPr>
          <w:rFonts w:asciiTheme="minorHAnsi" w:hAnsiTheme="minorHAnsi" w:cstheme="minorHAnsi"/>
          <w:lang w:val="el-GR"/>
        </w:rPr>
      </w:pPr>
    </w:p>
    <w:p w14:paraId="6D555594" w14:textId="3B91A71E" w:rsidR="00E0609E" w:rsidRPr="004F55EB" w:rsidRDefault="00E0609E" w:rsidP="001C2393">
      <w:pPr>
        <w:rPr>
          <w:rFonts w:asciiTheme="minorHAnsi" w:hAnsiTheme="minorHAnsi" w:cstheme="minorHAnsi"/>
          <w:lang w:val="el-GR"/>
        </w:rPr>
      </w:pPr>
    </w:p>
    <w:p w14:paraId="6D622C04" w14:textId="77777777" w:rsidR="004F55EB" w:rsidRPr="004F55EB" w:rsidRDefault="004F55EB" w:rsidP="001C2393">
      <w:pPr>
        <w:rPr>
          <w:rFonts w:asciiTheme="minorHAnsi" w:hAnsiTheme="minorHAnsi" w:cstheme="minorHAnsi"/>
          <w:lang w:val="el-GR"/>
        </w:rPr>
      </w:pPr>
    </w:p>
    <w:p w14:paraId="2299E265" w14:textId="77777777" w:rsidR="004F55EB" w:rsidRPr="004F55EB" w:rsidRDefault="004F55EB" w:rsidP="001C2393">
      <w:pPr>
        <w:rPr>
          <w:rFonts w:asciiTheme="minorHAnsi" w:hAnsiTheme="minorHAnsi" w:cstheme="minorHAnsi"/>
          <w:lang w:val="el-GR"/>
        </w:rPr>
      </w:pPr>
    </w:p>
    <w:p w14:paraId="7ED0A30D" w14:textId="77777777" w:rsidR="004F55EB" w:rsidRPr="004F55EB" w:rsidRDefault="004F55EB" w:rsidP="001C2393">
      <w:pPr>
        <w:rPr>
          <w:rFonts w:asciiTheme="minorHAnsi" w:hAnsiTheme="minorHAnsi" w:cstheme="minorHAnsi"/>
          <w:lang w:val="el-GR"/>
        </w:rPr>
      </w:pPr>
    </w:p>
    <w:p w14:paraId="41D3B40A" w14:textId="622E1952" w:rsidR="00E0609E" w:rsidRPr="001E60A4" w:rsidRDefault="00E0609E" w:rsidP="001C2393">
      <w:pPr>
        <w:rPr>
          <w:rFonts w:asciiTheme="minorHAnsi" w:hAnsiTheme="minorHAnsi" w:cstheme="minorHAnsi"/>
          <w:lang w:val="el-GR"/>
        </w:rPr>
      </w:pPr>
    </w:p>
    <w:p w14:paraId="250CE652" w14:textId="5AF53CC6" w:rsidR="00E0609E" w:rsidRPr="001E60A4" w:rsidRDefault="00E0609E" w:rsidP="001C2393">
      <w:pPr>
        <w:rPr>
          <w:rFonts w:asciiTheme="minorHAnsi" w:hAnsiTheme="minorHAnsi" w:cstheme="minorHAnsi"/>
          <w:lang w:val="el-GR"/>
        </w:rPr>
      </w:pPr>
    </w:p>
    <w:p w14:paraId="1924EBFF" w14:textId="2AD67A01" w:rsidR="00E0609E"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2</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Κύρια ροή συστήματος</w:t>
      </w:r>
    </w:p>
    <w:p w14:paraId="4FC7A8FD" w14:textId="66CF0AB4" w:rsidR="004F55EB" w:rsidRPr="001E60A4" w:rsidRDefault="004F55EB" w:rsidP="004F55EB">
      <w:pPr>
        <w:rPr>
          <w:rFonts w:asciiTheme="minorHAnsi" w:hAnsiTheme="minorHAnsi" w:cstheme="minorHAnsi"/>
          <w:lang w:val="el-GR"/>
        </w:rPr>
      </w:pPr>
      <w:r>
        <w:rPr>
          <w:rFonts w:asciiTheme="minorHAnsi" w:hAnsiTheme="minorHAnsi" w:cstheme="minorHAnsi"/>
          <w:noProof/>
          <w:lang w:val="el-GR"/>
          <w14:ligatures w14:val="standardContextual"/>
        </w:rPr>
        <w:lastRenderedPageBreak/>
        <w:drawing>
          <wp:anchor distT="0" distB="0" distL="114300" distR="114300" simplePos="0" relativeHeight="251730944" behindDoc="0" locked="0" layoutInCell="1" allowOverlap="1" wp14:anchorId="760F0F9C" wp14:editId="46D62A80">
            <wp:simplePos x="0" y="0"/>
            <wp:positionH relativeFrom="column">
              <wp:posOffset>-637495</wp:posOffset>
            </wp:positionH>
            <wp:positionV relativeFrom="paragraph">
              <wp:posOffset>154305</wp:posOffset>
            </wp:positionV>
            <wp:extent cx="7085330" cy="3582035"/>
            <wp:effectExtent l="0" t="0" r="1270" b="0"/>
            <wp:wrapSquare wrapText="bothSides"/>
            <wp:docPr id="1595601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01608"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5330" cy="3582035"/>
                    </a:xfrm>
                    <a:prstGeom prst="rect">
                      <a:avLst/>
                    </a:prstGeom>
                  </pic:spPr>
                </pic:pic>
              </a:graphicData>
            </a:graphic>
            <wp14:sizeRelH relativeFrom="page">
              <wp14:pctWidth>0</wp14:pctWidth>
            </wp14:sizeRelH>
            <wp14:sizeRelV relativeFrom="page">
              <wp14:pctHeight>0</wp14:pctHeight>
            </wp14:sizeRelV>
          </wp:anchor>
        </w:drawing>
      </w:r>
    </w:p>
    <w:p w14:paraId="39AAD424" w14:textId="77777777" w:rsidR="004F55EB" w:rsidRPr="001E60A4" w:rsidRDefault="004F55EB" w:rsidP="004F55EB">
      <w:pPr>
        <w:rPr>
          <w:rFonts w:asciiTheme="minorHAnsi" w:hAnsiTheme="minorHAnsi" w:cstheme="minorHAnsi"/>
          <w:lang w:val="el-GR"/>
        </w:rPr>
      </w:pPr>
    </w:p>
    <w:p w14:paraId="699947EF" w14:textId="5D95E2F1"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3</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Ροή επιλογής πρακτόρων</w:t>
      </w:r>
    </w:p>
    <w:p w14:paraId="5BD770A2" w14:textId="77777777" w:rsidR="004F55EB" w:rsidRPr="004F55EB" w:rsidRDefault="004F55EB" w:rsidP="004F55EB">
      <w:pPr>
        <w:jc w:val="center"/>
        <w:rPr>
          <w:rFonts w:asciiTheme="majorHAnsi" w:hAnsiTheme="majorHAnsi" w:cstheme="majorHAnsi"/>
          <w:b/>
          <w:bCs/>
          <w:i/>
          <w:iCs/>
          <w:lang w:val="el-GR"/>
        </w:rPr>
      </w:pPr>
    </w:p>
    <w:p w14:paraId="35837CF4" w14:textId="0FE8A1B9" w:rsidR="004F55EB" w:rsidRPr="004F55EB" w:rsidRDefault="004F55EB" w:rsidP="004F55EB">
      <w:pPr>
        <w:rPr>
          <w:rFonts w:asciiTheme="majorHAnsi" w:hAnsiTheme="majorHAnsi" w:cstheme="majorHAnsi"/>
          <w:b/>
          <w:bCs/>
          <w:i/>
          <w:iCs/>
          <w:lang w:val="el-GR"/>
        </w:rPr>
      </w:pPr>
      <w:r>
        <w:rPr>
          <w:rFonts w:asciiTheme="minorHAnsi" w:hAnsiTheme="minorHAnsi" w:cstheme="minorHAnsi"/>
          <w:noProof/>
          <w:lang w:val="el-GR"/>
          <w14:ligatures w14:val="standardContextual"/>
        </w:rPr>
        <w:drawing>
          <wp:anchor distT="0" distB="0" distL="114300" distR="114300" simplePos="0" relativeHeight="251732992" behindDoc="0" locked="0" layoutInCell="1" allowOverlap="1" wp14:anchorId="510EB76B" wp14:editId="4856D92B">
            <wp:simplePos x="0" y="0"/>
            <wp:positionH relativeFrom="column">
              <wp:posOffset>-158278</wp:posOffset>
            </wp:positionH>
            <wp:positionV relativeFrom="paragraph">
              <wp:posOffset>271780</wp:posOffset>
            </wp:positionV>
            <wp:extent cx="6003925" cy="3987165"/>
            <wp:effectExtent l="0" t="0" r="3175" b="635"/>
            <wp:wrapSquare wrapText="bothSides"/>
            <wp:docPr id="80991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1799"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3925" cy="3987165"/>
                    </a:xfrm>
                    <a:prstGeom prst="rect">
                      <a:avLst/>
                    </a:prstGeom>
                  </pic:spPr>
                </pic:pic>
              </a:graphicData>
            </a:graphic>
            <wp14:sizeRelH relativeFrom="page">
              <wp14:pctWidth>0</wp14:pctWidth>
            </wp14:sizeRelH>
            <wp14:sizeRelV relativeFrom="page">
              <wp14:pctHeight>0</wp14:pctHeight>
            </wp14:sizeRelV>
          </wp:anchor>
        </w:drawing>
      </w:r>
    </w:p>
    <w:p w14:paraId="648DDCA2" w14:textId="77777777" w:rsidR="004F55EB" w:rsidRPr="004F55EB" w:rsidRDefault="004F55EB" w:rsidP="001C2393">
      <w:pPr>
        <w:rPr>
          <w:rFonts w:asciiTheme="minorHAnsi" w:hAnsiTheme="minorHAnsi" w:cstheme="minorHAnsi"/>
          <w:lang w:val="el-GR"/>
        </w:rPr>
      </w:pPr>
    </w:p>
    <w:p w14:paraId="75A29D35" w14:textId="42FCB1B2" w:rsidR="004F55EB" w:rsidRPr="004F55EB" w:rsidRDefault="004F55EB" w:rsidP="004F55EB">
      <w:pPr>
        <w:jc w:val="center"/>
        <w:rPr>
          <w:rFonts w:asciiTheme="majorHAnsi" w:hAnsiTheme="majorHAnsi" w:cstheme="majorHAnsi"/>
          <w:b/>
          <w:bCs/>
          <w:i/>
          <w:iCs/>
          <w:lang w:val="el-GR"/>
        </w:rPr>
      </w:pPr>
      <w:r w:rsidRPr="004F55EB">
        <w:rPr>
          <w:rFonts w:asciiTheme="majorHAnsi" w:hAnsiTheme="majorHAnsi" w:cstheme="majorHAnsi"/>
          <w:b/>
          <w:bCs/>
          <w:i/>
          <w:iCs/>
          <w:lang w:val="el-GR"/>
        </w:rPr>
        <w:t xml:space="preserve">Εικόνα </w:t>
      </w:r>
      <w:r>
        <w:rPr>
          <w:rFonts w:asciiTheme="majorHAnsi" w:hAnsiTheme="majorHAnsi" w:cstheme="majorHAnsi"/>
          <w:b/>
          <w:bCs/>
          <w:i/>
          <w:iCs/>
          <w:lang w:val="el-GR"/>
        </w:rPr>
        <w:t>4</w:t>
      </w:r>
      <w:r w:rsidRPr="004F55EB">
        <w:rPr>
          <w:rFonts w:asciiTheme="majorHAnsi" w:hAnsiTheme="majorHAnsi" w:cstheme="majorHAnsi"/>
          <w:b/>
          <w:bCs/>
          <w:i/>
          <w:iCs/>
          <w:lang w:val="el-GR"/>
        </w:rPr>
        <w:t xml:space="preserve">: </w:t>
      </w:r>
      <w:r>
        <w:rPr>
          <w:rFonts w:asciiTheme="majorHAnsi" w:hAnsiTheme="majorHAnsi" w:cstheme="majorHAnsi"/>
          <w:b/>
          <w:bCs/>
          <w:i/>
          <w:iCs/>
          <w:lang w:val="el-GR"/>
        </w:rPr>
        <w:t xml:space="preserve">Ροή </w:t>
      </w:r>
      <w:proofErr w:type="spellStart"/>
      <w:r>
        <w:rPr>
          <w:rFonts w:asciiTheme="majorHAnsi" w:hAnsiTheme="majorHAnsi" w:cstheme="majorHAnsi"/>
          <w:b/>
          <w:bCs/>
          <w:i/>
          <w:iCs/>
        </w:rPr>
        <w:t>GameState</w:t>
      </w:r>
      <w:proofErr w:type="spellEnd"/>
      <w:r>
        <w:rPr>
          <w:rFonts w:asciiTheme="majorHAnsi" w:hAnsiTheme="majorHAnsi" w:cstheme="majorHAnsi"/>
          <w:b/>
          <w:bCs/>
          <w:i/>
          <w:iCs/>
          <w:lang w:val="el-GR"/>
        </w:rPr>
        <w:t xml:space="preserve"> </w:t>
      </w:r>
      <w:r>
        <w:rPr>
          <w:rFonts w:asciiTheme="majorHAnsi" w:hAnsiTheme="majorHAnsi" w:cstheme="majorHAnsi"/>
          <w:b/>
          <w:bCs/>
          <w:i/>
          <w:iCs/>
        </w:rPr>
        <w:t>Management</w:t>
      </w:r>
    </w:p>
    <w:p w14:paraId="74FA9E71" w14:textId="50370CC7" w:rsidR="001E60A4" w:rsidRPr="00E61093" w:rsidRDefault="00E61093" w:rsidP="001E60A4">
      <w:pPr>
        <w:pStyle w:val="Heading2"/>
        <w:rPr>
          <w:b/>
          <w:bCs/>
          <w:sz w:val="40"/>
          <w:szCs w:val="40"/>
          <w:lang w:val="el-GR"/>
        </w:rPr>
      </w:pPr>
      <w:bookmarkStart w:id="8" w:name="_Toc200576260"/>
      <w:r>
        <w:rPr>
          <w:b/>
          <w:bCs/>
          <w:sz w:val="40"/>
          <w:szCs w:val="40"/>
          <w:lang w:val="el-GR"/>
        </w:rPr>
        <w:lastRenderedPageBreak/>
        <w:t>5</w:t>
      </w:r>
      <w:r w:rsidR="001E60A4" w:rsidRPr="00E61093">
        <w:rPr>
          <w:b/>
          <w:bCs/>
          <w:sz w:val="40"/>
          <w:szCs w:val="40"/>
          <w:lang w:val="el-GR"/>
        </w:rPr>
        <w:t>. ΠΡΟΒΛΗΜΑΤΑ</w:t>
      </w:r>
      <w:r w:rsidR="001E60A4" w:rsidRPr="00E61093">
        <w:rPr>
          <w:b/>
          <w:bCs/>
          <w:sz w:val="40"/>
          <w:szCs w:val="40"/>
          <w:lang w:val="el-GR"/>
        </w:rPr>
        <w:t xml:space="preserve"> που </w:t>
      </w:r>
      <w:r w:rsidR="001E60A4" w:rsidRPr="00E61093">
        <w:rPr>
          <w:b/>
          <w:bCs/>
          <w:sz w:val="40"/>
          <w:szCs w:val="40"/>
          <w:lang w:val="el-GR"/>
        </w:rPr>
        <w:t>ΑΝΤΙΜΕΤΩΠΙΣΤΗΚΑΝ</w:t>
      </w:r>
      <w:bookmarkEnd w:id="8"/>
    </w:p>
    <w:p w14:paraId="4D9D3EA0" w14:textId="4BB7AC70" w:rsidR="001E60A4" w:rsidRPr="001E60A4" w:rsidRDefault="001E60A4" w:rsidP="001E60A4">
      <w:pPr>
        <w:pStyle w:val="Heading3"/>
        <w:jc w:val="both"/>
        <w:rPr>
          <w:rFonts w:asciiTheme="minorHAnsi" w:hAnsiTheme="minorHAnsi" w:cstheme="minorHAnsi"/>
          <w:sz w:val="28"/>
          <w:szCs w:val="28"/>
        </w:rPr>
      </w:pPr>
      <w:bookmarkStart w:id="9" w:name="_Toc200576261"/>
      <w:r w:rsidRPr="001E60A4">
        <w:rPr>
          <w:rFonts w:asciiTheme="minorHAnsi" w:hAnsiTheme="minorHAnsi" w:cstheme="minorHAnsi"/>
          <w:sz w:val="28"/>
          <w:szCs w:val="28"/>
        </w:rPr>
        <w:t xml:space="preserve">1. </w:t>
      </w:r>
      <w:proofErr w:type="spellStart"/>
      <w:r w:rsidRPr="001E60A4">
        <w:rPr>
          <w:rStyle w:val="Strong"/>
          <w:rFonts w:asciiTheme="minorHAnsi" w:hAnsiTheme="minorHAnsi" w:cstheme="minorHAnsi"/>
          <w:b w:val="0"/>
          <w:bCs w:val="0"/>
          <w:sz w:val="28"/>
          <w:szCs w:val="28"/>
        </w:rPr>
        <w:t>Agent</w:t>
      </w:r>
      <w:proofErr w:type="spellEnd"/>
      <w:r w:rsidRPr="001E60A4">
        <w:rPr>
          <w:rStyle w:val="Strong"/>
          <w:rFonts w:asciiTheme="minorHAnsi" w:hAnsiTheme="minorHAnsi" w:cstheme="minorHAnsi"/>
          <w:b w:val="0"/>
          <w:bCs w:val="0"/>
          <w:sz w:val="28"/>
          <w:szCs w:val="28"/>
        </w:rPr>
        <w:t xml:space="preserve"> </w:t>
      </w:r>
      <w:r>
        <w:rPr>
          <w:rStyle w:val="Strong"/>
          <w:rFonts w:asciiTheme="minorHAnsi" w:hAnsiTheme="minorHAnsi" w:cstheme="minorHAnsi"/>
          <w:b w:val="0"/>
          <w:bCs w:val="0"/>
          <w:sz w:val="28"/>
          <w:szCs w:val="28"/>
          <w:lang w:val="en-US"/>
        </w:rPr>
        <w:t>Confusion</w:t>
      </w:r>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Problem</w:t>
      </w:r>
      <w:bookmarkEnd w:id="9"/>
      <w:proofErr w:type="spellEnd"/>
    </w:p>
    <w:p w14:paraId="2478576B" w14:textId="7DFFC74E"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xml:space="preserve">: Οι πράκτορες δημιουργούσαν περιγραφές που δεν αντιστοιχούσαν στο πραγματικό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w:t>
      </w:r>
    </w:p>
    <w:p w14:paraId="37BE6ECD" w14:textId="1211129B"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Υλοποίηση </w:t>
      </w:r>
      <w:r w:rsidRPr="001E60A4">
        <w:rPr>
          <w:rFonts w:asciiTheme="minorHAnsi" w:hAnsiTheme="minorHAnsi" w:cstheme="minorHAnsi"/>
        </w:rPr>
        <w:t>Single</w:t>
      </w:r>
      <w:r w:rsidRPr="001E60A4">
        <w:rPr>
          <w:rFonts w:asciiTheme="minorHAnsi" w:hAnsiTheme="minorHAnsi" w:cstheme="minorHAnsi"/>
          <w:lang w:val="el-GR"/>
        </w:rPr>
        <w:t xml:space="preserve"> </w:t>
      </w:r>
      <w:r w:rsidRPr="001E60A4">
        <w:rPr>
          <w:rFonts w:asciiTheme="minorHAnsi" w:hAnsiTheme="minorHAnsi" w:cstheme="minorHAnsi"/>
        </w:rPr>
        <w:t>Source</w:t>
      </w:r>
      <w:r w:rsidRPr="001E60A4">
        <w:rPr>
          <w:rFonts w:asciiTheme="minorHAnsi" w:hAnsiTheme="minorHAnsi" w:cstheme="minorHAnsi"/>
          <w:lang w:val="el-GR"/>
        </w:rPr>
        <w:t xml:space="preserve"> </w:t>
      </w:r>
      <w:r w:rsidRPr="001E60A4">
        <w:rPr>
          <w:rFonts w:asciiTheme="minorHAnsi" w:hAnsiTheme="minorHAnsi" w:cstheme="minorHAnsi"/>
        </w:rPr>
        <w:t>of</w:t>
      </w:r>
      <w:r w:rsidRPr="001E60A4">
        <w:rPr>
          <w:rFonts w:asciiTheme="minorHAnsi" w:hAnsiTheme="minorHAnsi" w:cstheme="minorHAnsi"/>
          <w:lang w:val="el-GR"/>
        </w:rPr>
        <w:t xml:space="preserve"> </w:t>
      </w:r>
      <w:r w:rsidRPr="001E60A4">
        <w:rPr>
          <w:rFonts w:asciiTheme="minorHAnsi" w:hAnsiTheme="minorHAnsi" w:cstheme="minorHAnsi"/>
        </w:rPr>
        <w:t>Truth</w:t>
      </w:r>
      <w:r w:rsidRPr="001E60A4">
        <w:rPr>
          <w:rFonts w:asciiTheme="minorHAnsi" w:hAnsiTheme="minorHAnsi" w:cstheme="minorHAnsi"/>
          <w:lang w:val="el-GR"/>
        </w:rPr>
        <w:t xml:space="preserve"> με εργαλεία που γράφουν απευθείας στο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xml:space="preserve">. Όλες οι περιγραφές διαβάζονται από το </w:t>
      </w:r>
      <w:proofErr w:type="spellStart"/>
      <w:r w:rsidRPr="001E60A4">
        <w:rPr>
          <w:rFonts w:asciiTheme="minorHAnsi" w:hAnsiTheme="minorHAnsi" w:cstheme="minorHAnsi"/>
        </w:rPr>
        <w:t>GameState</w:t>
      </w:r>
      <w:proofErr w:type="spellEnd"/>
      <w:r w:rsidRPr="001E60A4">
        <w:rPr>
          <w:rFonts w:asciiTheme="minorHAnsi" w:hAnsiTheme="minorHAnsi" w:cstheme="minorHAnsi"/>
          <w:lang w:val="el-GR"/>
        </w:rPr>
        <w:t>, όχι από τις απαντήσεις των πρακτόρων.</w:t>
      </w:r>
    </w:p>
    <w:p w14:paraId="1FAD7A87" w14:textId="77777777" w:rsidR="001E60A4" w:rsidRPr="001E60A4" w:rsidRDefault="001E60A4" w:rsidP="001E60A4">
      <w:pPr>
        <w:pStyle w:val="Heading3"/>
        <w:jc w:val="both"/>
        <w:rPr>
          <w:rFonts w:asciiTheme="minorHAnsi" w:hAnsiTheme="minorHAnsi" w:cstheme="minorHAnsi"/>
          <w:sz w:val="28"/>
          <w:szCs w:val="28"/>
        </w:rPr>
      </w:pPr>
      <w:bookmarkStart w:id="10" w:name="_Toc200576262"/>
      <w:r w:rsidRPr="001E60A4">
        <w:rPr>
          <w:rFonts w:asciiTheme="minorHAnsi" w:hAnsiTheme="minorHAnsi" w:cstheme="minorHAnsi"/>
          <w:sz w:val="28"/>
          <w:szCs w:val="28"/>
        </w:rPr>
        <w:t xml:space="preserve">2. </w:t>
      </w:r>
      <w:proofErr w:type="spellStart"/>
      <w:r w:rsidRPr="001E60A4">
        <w:rPr>
          <w:rStyle w:val="Strong"/>
          <w:rFonts w:asciiTheme="minorHAnsi" w:hAnsiTheme="minorHAnsi" w:cstheme="minorHAnsi"/>
          <w:b w:val="0"/>
          <w:bCs w:val="0"/>
          <w:sz w:val="28"/>
          <w:szCs w:val="28"/>
        </w:rPr>
        <w:t>Character</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Continuity</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Issues</w:t>
      </w:r>
      <w:bookmarkEnd w:id="10"/>
      <w:proofErr w:type="spellEnd"/>
    </w:p>
    <w:p w14:paraId="5D424E87"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Χαρακτήρες εξαφανίζονταν μεταξύ των γύρων χωρίς εξήγηση.</w:t>
      </w:r>
    </w:p>
    <w:p w14:paraId="53CB87CE"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Προσθήκη </w:t>
      </w:r>
      <w:r w:rsidRPr="001E60A4">
        <w:rPr>
          <w:rFonts w:asciiTheme="minorHAnsi" w:hAnsiTheme="minorHAnsi" w:cstheme="minorHAnsi"/>
        </w:rPr>
        <w:t>intelligent</w:t>
      </w:r>
      <w:r w:rsidRPr="001E60A4">
        <w:rPr>
          <w:rFonts w:asciiTheme="minorHAnsi" w:hAnsiTheme="minorHAnsi" w:cstheme="minorHAnsi"/>
          <w:lang w:val="el-GR"/>
        </w:rPr>
        <w:t xml:space="preserve"> </w:t>
      </w:r>
      <w:r w:rsidRPr="001E60A4">
        <w:rPr>
          <w:rFonts w:asciiTheme="minorHAnsi" w:hAnsiTheme="minorHAnsi" w:cstheme="minorHAnsi"/>
        </w:rPr>
        <w:t>agent</w:t>
      </w:r>
      <w:r w:rsidRPr="001E60A4">
        <w:rPr>
          <w:rFonts w:asciiTheme="minorHAnsi" w:hAnsiTheme="minorHAnsi" w:cstheme="minorHAnsi"/>
          <w:lang w:val="el-GR"/>
        </w:rPr>
        <w:t xml:space="preserve"> </w:t>
      </w:r>
      <w:r w:rsidRPr="001E60A4">
        <w:rPr>
          <w:rFonts w:asciiTheme="minorHAnsi" w:hAnsiTheme="minorHAnsi" w:cstheme="minorHAnsi"/>
        </w:rPr>
        <w:t>selection</w:t>
      </w:r>
      <w:r w:rsidRPr="001E60A4">
        <w:rPr>
          <w:rFonts w:asciiTheme="minorHAnsi" w:hAnsiTheme="minorHAnsi" w:cstheme="minorHAnsi"/>
          <w:lang w:val="el-GR"/>
        </w:rPr>
        <w:t xml:space="preserve"> που ενεργοποιεί αυτόματα τον </w:t>
      </w:r>
      <w:r w:rsidRPr="001E60A4">
        <w:rPr>
          <w:rFonts w:asciiTheme="minorHAnsi" w:hAnsiTheme="minorHAnsi" w:cstheme="minorHAnsi"/>
        </w:rPr>
        <w:t>Character</w:t>
      </w:r>
      <w:r w:rsidRPr="001E60A4">
        <w:rPr>
          <w:rFonts w:asciiTheme="minorHAnsi" w:hAnsiTheme="minorHAnsi" w:cstheme="minorHAnsi"/>
          <w:lang w:val="el-GR"/>
        </w:rPr>
        <w:t xml:space="preserve"> </w:t>
      </w:r>
      <w:r w:rsidRPr="001E60A4">
        <w:rPr>
          <w:rFonts w:asciiTheme="minorHAnsi" w:hAnsiTheme="minorHAnsi" w:cstheme="minorHAnsi"/>
        </w:rPr>
        <w:t>Agent</w:t>
      </w:r>
      <w:r w:rsidRPr="001E60A4">
        <w:rPr>
          <w:rFonts w:asciiTheme="minorHAnsi" w:hAnsiTheme="minorHAnsi" w:cstheme="minorHAnsi"/>
          <w:lang w:val="el-GR"/>
        </w:rPr>
        <w:t xml:space="preserve"> όταν υπάρχουν </w:t>
      </w:r>
      <w:r w:rsidRPr="001E60A4">
        <w:rPr>
          <w:rFonts w:asciiTheme="minorHAnsi" w:hAnsiTheme="minorHAnsi" w:cstheme="minorHAnsi"/>
        </w:rPr>
        <w:t>NPCs</w:t>
      </w:r>
      <w:r w:rsidRPr="001E60A4">
        <w:rPr>
          <w:rFonts w:asciiTheme="minorHAnsi" w:hAnsiTheme="minorHAnsi" w:cstheme="minorHAnsi"/>
          <w:lang w:val="el-GR"/>
        </w:rPr>
        <w:t xml:space="preserve"> στη σκηνή. Εργαλεία για </w:t>
      </w:r>
      <w:r w:rsidRPr="001E60A4">
        <w:rPr>
          <w:rFonts w:asciiTheme="minorHAnsi" w:hAnsiTheme="minorHAnsi" w:cstheme="minorHAnsi"/>
        </w:rPr>
        <w:t>tracking</w:t>
      </w:r>
      <w:r w:rsidRPr="001E60A4">
        <w:rPr>
          <w:rFonts w:asciiTheme="minorHAnsi" w:hAnsiTheme="minorHAnsi" w:cstheme="minorHAnsi"/>
          <w:lang w:val="el-GR"/>
        </w:rPr>
        <w:t xml:space="preserve"> χαρακτήρων ανά τοποθεσία.</w:t>
      </w:r>
    </w:p>
    <w:p w14:paraId="503E6C43" w14:textId="152C582A" w:rsidR="001E60A4" w:rsidRPr="001E60A4" w:rsidRDefault="001E60A4" w:rsidP="001E60A4">
      <w:pPr>
        <w:pStyle w:val="Heading3"/>
        <w:jc w:val="both"/>
        <w:rPr>
          <w:rFonts w:asciiTheme="minorHAnsi" w:hAnsiTheme="minorHAnsi" w:cstheme="minorHAnsi"/>
          <w:sz w:val="28"/>
          <w:szCs w:val="28"/>
        </w:rPr>
      </w:pPr>
      <w:bookmarkStart w:id="11" w:name="_Toc200576263"/>
      <w:r>
        <w:rPr>
          <w:rFonts w:asciiTheme="minorHAnsi" w:hAnsiTheme="minorHAnsi" w:cstheme="minorHAnsi"/>
          <w:sz w:val="28"/>
          <w:szCs w:val="28"/>
          <w:lang w:val="en-US"/>
        </w:rPr>
        <w:t>3</w:t>
      </w:r>
      <w:r w:rsidRPr="001E60A4">
        <w:rPr>
          <w:rFonts w:asciiTheme="minorHAnsi" w:hAnsiTheme="minorHAnsi" w:cstheme="minorHAnsi"/>
          <w:sz w:val="28"/>
          <w:szCs w:val="28"/>
        </w:rPr>
        <w:t xml:space="preserve">. </w:t>
      </w:r>
      <w:proofErr w:type="spellStart"/>
      <w:r w:rsidRPr="001E60A4">
        <w:rPr>
          <w:rStyle w:val="Strong"/>
          <w:rFonts w:asciiTheme="minorHAnsi" w:hAnsiTheme="minorHAnsi" w:cstheme="minorHAnsi"/>
          <w:b w:val="0"/>
          <w:bCs w:val="0"/>
          <w:sz w:val="28"/>
          <w:szCs w:val="28"/>
        </w:rPr>
        <w:t>Agent</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Coordination</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Complexity</w:t>
      </w:r>
      <w:bookmarkEnd w:id="11"/>
      <w:proofErr w:type="spellEnd"/>
    </w:p>
    <w:p w14:paraId="05CC2A86"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Δυσκολία στην επιλογή των σωστών πρακτόρων για κάθε αίτημα.</w:t>
      </w:r>
    </w:p>
    <w:p w14:paraId="0488048A"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Υλοποίηση </w:t>
      </w:r>
      <w:r w:rsidRPr="001E60A4">
        <w:rPr>
          <w:rFonts w:asciiTheme="minorHAnsi" w:hAnsiTheme="minorHAnsi" w:cstheme="minorHAnsi"/>
        </w:rPr>
        <w:t>intent</w:t>
      </w:r>
      <w:r w:rsidRPr="001E60A4">
        <w:rPr>
          <w:rFonts w:asciiTheme="minorHAnsi" w:hAnsiTheme="minorHAnsi" w:cstheme="minorHAnsi"/>
          <w:lang w:val="el-GR"/>
        </w:rPr>
        <w:t xml:space="preserve"> </w:t>
      </w:r>
      <w:r w:rsidRPr="001E60A4">
        <w:rPr>
          <w:rFonts w:asciiTheme="minorHAnsi" w:hAnsiTheme="minorHAnsi" w:cstheme="minorHAnsi"/>
        </w:rPr>
        <w:t>analysis</w:t>
      </w:r>
      <w:r w:rsidRPr="001E60A4">
        <w:rPr>
          <w:rFonts w:asciiTheme="minorHAnsi" w:hAnsiTheme="minorHAnsi" w:cstheme="minorHAnsi"/>
          <w:lang w:val="el-GR"/>
        </w:rPr>
        <w:t xml:space="preserve"> </w:t>
      </w:r>
      <w:r w:rsidRPr="001E60A4">
        <w:rPr>
          <w:rFonts w:asciiTheme="minorHAnsi" w:hAnsiTheme="minorHAnsi" w:cstheme="minorHAnsi"/>
        </w:rPr>
        <w:t>algorithm</w:t>
      </w:r>
      <w:r w:rsidRPr="001E60A4">
        <w:rPr>
          <w:rFonts w:asciiTheme="minorHAnsi" w:hAnsiTheme="minorHAnsi" w:cstheme="minorHAnsi"/>
          <w:lang w:val="el-GR"/>
        </w:rPr>
        <w:t xml:space="preserve"> που αναλύει </w:t>
      </w:r>
      <w:r w:rsidRPr="001E60A4">
        <w:rPr>
          <w:rFonts w:asciiTheme="minorHAnsi" w:hAnsiTheme="minorHAnsi" w:cstheme="minorHAnsi"/>
        </w:rPr>
        <w:t>keywords</w:t>
      </w:r>
      <w:r w:rsidRPr="001E60A4">
        <w:rPr>
          <w:rFonts w:asciiTheme="minorHAnsi" w:hAnsiTheme="minorHAnsi" w:cstheme="minorHAnsi"/>
          <w:lang w:val="el-GR"/>
        </w:rPr>
        <w:t xml:space="preserve"> και </w:t>
      </w:r>
      <w:r w:rsidRPr="001E60A4">
        <w:rPr>
          <w:rFonts w:asciiTheme="minorHAnsi" w:hAnsiTheme="minorHAnsi" w:cstheme="minorHAnsi"/>
        </w:rPr>
        <w:t>context</w:t>
      </w:r>
      <w:r w:rsidRPr="001E60A4">
        <w:rPr>
          <w:rFonts w:asciiTheme="minorHAnsi" w:hAnsiTheme="minorHAnsi" w:cstheme="minorHAnsi"/>
          <w:lang w:val="el-GR"/>
        </w:rPr>
        <w:t xml:space="preserve"> για έξυπνη ανάθεση εργασιών. Δημιουργία </w:t>
      </w:r>
      <w:r w:rsidRPr="001E60A4">
        <w:rPr>
          <w:rFonts w:asciiTheme="minorHAnsi" w:hAnsiTheme="minorHAnsi" w:cstheme="minorHAnsi"/>
        </w:rPr>
        <w:t>priority</w:t>
      </w:r>
      <w:r w:rsidRPr="001E60A4">
        <w:rPr>
          <w:rFonts w:asciiTheme="minorHAnsi" w:hAnsiTheme="minorHAnsi" w:cstheme="minorHAnsi"/>
          <w:lang w:val="el-GR"/>
        </w:rPr>
        <w:t xml:space="preserve"> </w:t>
      </w:r>
      <w:r w:rsidRPr="001E60A4">
        <w:rPr>
          <w:rFonts w:asciiTheme="minorHAnsi" w:hAnsiTheme="minorHAnsi" w:cstheme="minorHAnsi"/>
        </w:rPr>
        <w:t>system</w:t>
      </w:r>
      <w:r w:rsidRPr="001E60A4">
        <w:rPr>
          <w:rFonts w:asciiTheme="minorHAnsi" w:hAnsiTheme="minorHAnsi" w:cstheme="minorHAnsi"/>
          <w:lang w:val="el-GR"/>
        </w:rPr>
        <w:t xml:space="preserve"> για </w:t>
      </w:r>
      <w:r w:rsidRPr="001E60A4">
        <w:rPr>
          <w:rFonts w:asciiTheme="minorHAnsi" w:hAnsiTheme="minorHAnsi" w:cstheme="minorHAnsi"/>
        </w:rPr>
        <w:t>character</w:t>
      </w:r>
      <w:r w:rsidRPr="001E60A4">
        <w:rPr>
          <w:rFonts w:asciiTheme="minorHAnsi" w:hAnsiTheme="minorHAnsi" w:cstheme="minorHAnsi"/>
          <w:lang w:val="el-GR"/>
        </w:rPr>
        <w:t xml:space="preserve"> </w:t>
      </w:r>
      <w:r w:rsidRPr="001E60A4">
        <w:rPr>
          <w:rFonts w:asciiTheme="minorHAnsi" w:hAnsiTheme="minorHAnsi" w:cstheme="minorHAnsi"/>
        </w:rPr>
        <w:t>interactions</w:t>
      </w:r>
      <w:r w:rsidRPr="001E60A4">
        <w:rPr>
          <w:rFonts w:asciiTheme="minorHAnsi" w:hAnsiTheme="minorHAnsi" w:cstheme="minorHAnsi"/>
          <w:lang w:val="el-GR"/>
        </w:rPr>
        <w:t>.</w:t>
      </w:r>
    </w:p>
    <w:p w14:paraId="7122DBE6" w14:textId="48F0CBEF" w:rsidR="001E60A4" w:rsidRPr="001E60A4" w:rsidRDefault="001E60A4" w:rsidP="001E60A4">
      <w:pPr>
        <w:pStyle w:val="Heading3"/>
        <w:jc w:val="both"/>
        <w:rPr>
          <w:rFonts w:asciiTheme="minorHAnsi" w:hAnsiTheme="minorHAnsi" w:cstheme="minorHAnsi"/>
          <w:sz w:val="28"/>
          <w:szCs w:val="28"/>
        </w:rPr>
      </w:pPr>
      <w:bookmarkStart w:id="12" w:name="_Toc200576264"/>
      <w:r>
        <w:rPr>
          <w:rFonts w:asciiTheme="minorHAnsi" w:hAnsiTheme="minorHAnsi" w:cstheme="minorHAnsi"/>
          <w:sz w:val="28"/>
          <w:szCs w:val="28"/>
          <w:lang w:val="en-US"/>
        </w:rPr>
        <w:t>4</w:t>
      </w:r>
      <w:r w:rsidRPr="001E60A4">
        <w:rPr>
          <w:rFonts w:asciiTheme="minorHAnsi" w:hAnsiTheme="minorHAnsi" w:cstheme="minorHAnsi"/>
          <w:sz w:val="28"/>
          <w:szCs w:val="28"/>
        </w:rPr>
        <w:t xml:space="preserve">. </w:t>
      </w:r>
      <w:proofErr w:type="spellStart"/>
      <w:r w:rsidRPr="001E60A4">
        <w:rPr>
          <w:rStyle w:val="Strong"/>
          <w:rFonts w:asciiTheme="minorHAnsi" w:hAnsiTheme="minorHAnsi" w:cstheme="minorHAnsi"/>
          <w:b w:val="0"/>
          <w:bCs w:val="0"/>
          <w:sz w:val="28"/>
          <w:szCs w:val="28"/>
        </w:rPr>
        <w:t>State</w:t>
      </w:r>
      <w:proofErr w:type="spellEnd"/>
      <w:r w:rsidRPr="001E60A4">
        <w:rPr>
          <w:rStyle w:val="Strong"/>
          <w:rFonts w:asciiTheme="minorHAnsi" w:hAnsiTheme="minorHAnsi" w:cstheme="minorHAnsi"/>
          <w:b w:val="0"/>
          <w:bCs w:val="0"/>
          <w:sz w:val="28"/>
          <w:szCs w:val="28"/>
        </w:rPr>
        <w:t xml:space="preserve"> </w:t>
      </w:r>
      <w:proofErr w:type="spellStart"/>
      <w:r w:rsidRPr="001E60A4">
        <w:rPr>
          <w:rStyle w:val="Strong"/>
          <w:rFonts w:asciiTheme="minorHAnsi" w:hAnsiTheme="minorHAnsi" w:cstheme="minorHAnsi"/>
          <w:b w:val="0"/>
          <w:bCs w:val="0"/>
          <w:sz w:val="28"/>
          <w:szCs w:val="28"/>
        </w:rPr>
        <w:t>Consistency</w:t>
      </w:r>
      <w:bookmarkEnd w:id="12"/>
      <w:proofErr w:type="spellEnd"/>
    </w:p>
    <w:p w14:paraId="615B087B" w14:textId="77777777" w:rsidR="001E60A4" w:rsidRPr="001E60A4" w:rsidRDefault="001E60A4" w:rsidP="001E60A4">
      <w:pPr>
        <w:pStyle w:val="whitespace-normal"/>
        <w:jc w:val="both"/>
        <w:rPr>
          <w:rFonts w:asciiTheme="minorHAnsi" w:hAnsiTheme="minorHAnsi" w:cstheme="minorHAnsi"/>
          <w:lang w:val="el-GR"/>
        </w:rPr>
      </w:pPr>
      <w:r w:rsidRPr="001E60A4">
        <w:rPr>
          <w:rStyle w:val="Strong"/>
          <w:rFonts w:asciiTheme="minorHAnsi" w:hAnsiTheme="minorHAnsi" w:cstheme="minorHAnsi"/>
          <w:lang w:val="el-GR"/>
        </w:rPr>
        <w:t>Πρόβλημα</w:t>
      </w:r>
      <w:r w:rsidRPr="001E60A4">
        <w:rPr>
          <w:rFonts w:asciiTheme="minorHAnsi" w:hAnsiTheme="minorHAnsi" w:cstheme="minorHAnsi"/>
          <w:lang w:val="el-GR"/>
        </w:rPr>
        <w:t xml:space="preserve">: Ασυνέπειες μεταξύ των πρακτόρων στην κατανόηση του </w:t>
      </w:r>
      <w:r w:rsidRPr="001E60A4">
        <w:rPr>
          <w:rFonts w:asciiTheme="minorHAnsi" w:hAnsiTheme="minorHAnsi" w:cstheme="minorHAnsi"/>
        </w:rPr>
        <w:t>game</w:t>
      </w:r>
      <w:r w:rsidRPr="001E60A4">
        <w:rPr>
          <w:rFonts w:asciiTheme="minorHAnsi" w:hAnsiTheme="minorHAnsi" w:cstheme="minorHAnsi"/>
          <w:lang w:val="el-GR"/>
        </w:rPr>
        <w:t xml:space="preserve"> </w:t>
      </w:r>
      <w:r w:rsidRPr="001E60A4">
        <w:rPr>
          <w:rFonts w:asciiTheme="minorHAnsi" w:hAnsiTheme="minorHAnsi" w:cstheme="minorHAnsi"/>
        </w:rPr>
        <w:t>world</w:t>
      </w:r>
      <w:r w:rsidRPr="001E60A4">
        <w:rPr>
          <w:rFonts w:asciiTheme="minorHAnsi" w:hAnsiTheme="minorHAnsi" w:cstheme="minorHAnsi"/>
          <w:lang w:val="el-GR"/>
        </w:rPr>
        <w:t>.</w:t>
      </w:r>
    </w:p>
    <w:p w14:paraId="7C612F2C" w14:textId="77777777" w:rsidR="001E60A4" w:rsidRPr="001E60A4" w:rsidRDefault="001E60A4" w:rsidP="001E60A4">
      <w:pPr>
        <w:pStyle w:val="whitespace-normal"/>
        <w:jc w:val="both"/>
        <w:rPr>
          <w:rFonts w:asciiTheme="minorHAnsi" w:hAnsiTheme="minorHAnsi" w:cstheme="minorHAnsi"/>
        </w:rPr>
      </w:pPr>
      <w:r w:rsidRPr="001E60A4">
        <w:rPr>
          <w:rStyle w:val="Strong"/>
          <w:rFonts w:asciiTheme="minorHAnsi" w:hAnsiTheme="minorHAnsi" w:cstheme="minorHAnsi"/>
          <w:lang w:val="el-GR"/>
        </w:rPr>
        <w:t>Λύση</w:t>
      </w:r>
      <w:r w:rsidRPr="001E60A4">
        <w:rPr>
          <w:rFonts w:asciiTheme="minorHAnsi" w:hAnsiTheme="minorHAnsi" w:cstheme="minorHAnsi"/>
          <w:lang w:val="el-GR"/>
        </w:rPr>
        <w:t xml:space="preserve">: Όλοι οι πράκτορες χρησιμοποιούν τα ίδια εργαλεία για ανάγνωση/γραφή. </w:t>
      </w:r>
      <w:r w:rsidRPr="001E60A4">
        <w:rPr>
          <w:rFonts w:asciiTheme="minorHAnsi" w:hAnsiTheme="minorHAnsi" w:cstheme="minorHAnsi"/>
        </w:rPr>
        <w:t xml:space="preserve">Comprehensive logging </w:t>
      </w:r>
      <w:proofErr w:type="spellStart"/>
      <w:r w:rsidRPr="001E60A4">
        <w:rPr>
          <w:rFonts w:asciiTheme="minorHAnsi" w:hAnsiTheme="minorHAnsi" w:cstheme="minorHAnsi"/>
        </w:rPr>
        <w:t>γι</w:t>
      </w:r>
      <w:proofErr w:type="spellEnd"/>
      <w:r w:rsidRPr="001E60A4">
        <w:rPr>
          <w:rFonts w:asciiTheme="minorHAnsi" w:hAnsiTheme="minorHAnsi" w:cstheme="minorHAnsi"/>
        </w:rPr>
        <w:t xml:space="preserve">α debugging. Validation </w:t>
      </w:r>
      <w:proofErr w:type="spellStart"/>
      <w:r w:rsidRPr="001E60A4">
        <w:rPr>
          <w:rFonts w:asciiTheme="minorHAnsi" w:hAnsiTheme="minorHAnsi" w:cstheme="minorHAnsi"/>
        </w:rPr>
        <w:t>στ</w:t>
      </w:r>
      <w:proofErr w:type="spellEnd"/>
      <w:r w:rsidRPr="001E60A4">
        <w:rPr>
          <w:rFonts w:asciiTheme="minorHAnsi" w:hAnsiTheme="minorHAnsi" w:cstheme="minorHAnsi"/>
        </w:rPr>
        <w:t xml:space="preserve">α tools </w:t>
      </w:r>
      <w:proofErr w:type="spellStart"/>
      <w:r w:rsidRPr="001E60A4">
        <w:rPr>
          <w:rFonts w:asciiTheme="minorHAnsi" w:hAnsiTheme="minorHAnsi" w:cstheme="minorHAnsi"/>
        </w:rPr>
        <w:t>γι</w:t>
      </w:r>
      <w:proofErr w:type="spellEnd"/>
      <w:r w:rsidRPr="001E60A4">
        <w:rPr>
          <w:rFonts w:asciiTheme="minorHAnsi" w:hAnsiTheme="minorHAnsi" w:cstheme="minorHAnsi"/>
        </w:rPr>
        <w:t>α data integrity.</w:t>
      </w:r>
    </w:p>
    <w:p w14:paraId="3043D173" w14:textId="081F42EC" w:rsidR="00E0609E" w:rsidRDefault="00E0609E" w:rsidP="001C2393">
      <w:pPr>
        <w:rPr>
          <w:rFonts w:asciiTheme="minorHAnsi" w:hAnsiTheme="minorHAnsi" w:cstheme="minorHAnsi"/>
        </w:rPr>
      </w:pPr>
    </w:p>
    <w:p w14:paraId="508C85D5" w14:textId="2BF69D45" w:rsidR="001E60A4" w:rsidRDefault="001E60A4" w:rsidP="001C2393">
      <w:pPr>
        <w:rPr>
          <w:rFonts w:asciiTheme="minorHAnsi" w:hAnsiTheme="minorHAnsi" w:cstheme="minorHAnsi"/>
          <w:b/>
          <w:bCs/>
          <w:color w:val="FF0000"/>
          <w:sz w:val="40"/>
          <w:szCs w:val="40"/>
          <w:lang w:val="el-GR"/>
        </w:rPr>
      </w:pPr>
      <w:r>
        <w:rPr>
          <w:rFonts w:asciiTheme="minorHAnsi" w:hAnsiTheme="minorHAnsi" w:cstheme="minorHAnsi"/>
          <w:b/>
          <w:bCs/>
          <w:color w:val="FF0000"/>
          <w:sz w:val="40"/>
          <w:szCs w:val="40"/>
          <w:lang w:val="el-GR"/>
        </w:rPr>
        <w:t>ΣΗΜΑΝΤΙΚΗ ΣΗΜΕΙΩΣΗ</w:t>
      </w:r>
    </w:p>
    <w:p w14:paraId="1D99A734" w14:textId="08AD5CAE" w:rsidR="001E60A4" w:rsidRPr="003F102C" w:rsidRDefault="001E60A4" w:rsidP="001E60A4">
      <w:pPr>
        <w:jc w:val="both"/>
        <w:rPr>
          <w:rFonts w:asciiTheme="minorHAnsi" w:hAnsiTheme="minorHAnsi" w:cstheme="minorHAnsi"/>
          <w:lang w:val="el-GR"/>
        </w:rPr>
      </w:pPr>
      <w:r w:rsidRPr="003F102C">
        <w:rPr>
          <w:rFonts w:asciiTheme="minorHAnsi" w:hAnsiTheme="minorHAnsi" w:cstheme="minorHAnsi"/>
          <w:lang w:val="el-GR"/>
        </w:rPr>
        <w:t xml:space="preserve">Τόσο για τα </w:t>
      </w:r>
      <w:r w:rsidRPr="003F102C">
        <w:rPr>
          <w:rFonts w:asciiTheme="minorHAnsi" w:hAnsiTheme="minorHAnsi" w:cstheme="minorHAnsi"/>
        </w:rPr>
        <w:t>prompts</w:t>
      </w:r>
      <w:r w:rsidRPr="003F102C">
        <w:rPr>
          <w:rFonts w:asciiTheme="minorHAnsi" w:hAnsiTheme="minorHAnsi" w:cstheme="minorHAnsi"/>
          <w:lang w:val="el-GR"/>
        </w:rPr>
        <w:t xml:space="preserve">  των </w:t>
      </w:r>
      <w:r w:rsidRPr="003F102C">
        <w:rPr>
          <w:rFonts w:asciiTheme="minorHAnsi" w:hAnsiTheme="minorHAnsi" w:cstheme="minorHAnsi"/>
        </w:rPr>
        <w:t>agents</w:t>
      </w:r>
      <w:r w:rsidRPr="003F102C">
        <w:rPr>
          <w:rFonts w:asciiTheme="minorHAnsi" w:hAnsiTheme="minorHAnsi" w:cstheme="minorHAnsi"/>
          <w:lang w:val="el-GR"/>
        </w:rPr>
        <w:t xml:space="preserve"> όσο και το </w:t>
      </w:r>
      <w:r w:rsidRPr="003F102C">
        <w:rPr>
          <w:rFonts w:asciiTheme="minorHAnsi" w:hAnsiTheme="minorHAnsi" w:cstheme="minorHAnsi"/>
        </w:rPr>
        <w:t>printing</w:t>
      </w:r>
      <w:r w:rsidRPr="003F102C">
        <w:rPr>
          <w:rFonts w:asciiTheme="minorHAnsi" w:hAnsiTheme="minorHAnsi" w:cstheme="minorHAnsi"/>
          <w:lang w:val="el-GR"/>
        </w:rPr>
        <w:t xml:space="preserve"> και το </w:t>
      </w:r>
      <w:r w:rsidRPr="003F102C">
        <w:rPr>
          <w:rFonts w:asciiTheme="minorHAnsi" w:hAnsiTheme="minorHAnsi" w:cstheme="minorHAnsi"/>
        </w:rPr>
        <w:t>debugging</w:t>
      </w:r>
      <w:r w:rsidRPr="003F102C">
        <w:rPr>
          <w:rFonts w:asciiTheme="minorHAnsi" w:hAnsiTheme="minorHAnsi" w:cstheme="minorHAnsi"/>
          <w:lang w:val="el-GR"/>
        </w:rPr>
        <w:t xml:space="preserve">, έχουν </w:t>
      </w:r>
      <w:r w:rsidR="003F102C" w:rsidRPr="003F102C">
        <w:rPr>
          <w:rFonts w:asciiTheme="minorHAnsi" w:hAnsiTheme="minorHAnsi" w:cstheme="minorHAnsi"/>
          <w:lang w:val="el-GR"/>
        </w:rPr>
        <w:t>χρησιμοποιηθεί</w:t>
      </w:r>
      <w:r w:rsidRPr="003F102C">
        <w:rPr>
          <w:rFonts w:asciiTheme="minorHAnsi" w:hAnsiTheme="minorHAnsi" w:cstheme="minorHAnsi"/>
          <w:lang w:val="el-GR"/>
        </w:rPr>
        <w:t xml:space="preserve">  </w:t>
      </w:r>
      <w:r w:rsidR="003F102C">
        <w:rPr>
          <w:rFonts w:asciiTheme="minorHAnsi" w:hAnsiTheme="minorHAnsi" w:cstheme="minorHAnsi"/>
        </w:rPr>
        <w:t>LLM</w:t>
      </w:r>
      <w:r w:rsidRPr="003F102C">
        <w:rPr>
          <w:rFonts w:asciiTheme="minorHAnsi" w:hAnsiTheme="minorHAnsi" w:cstheme="minorHAnsi"/>
          <w:lang w:val="el-GR"/>
        </w:rPr>
        <w:t xml:space="preserve"> (</w:t>
      </w:r>
      <w:r w:rsidR="003F102C" w:rsidRPr="003F102C">
        <w:rPr>
          <w:rFonts w:asciiTheme="minorHAnsi" w:hAnsiTheme="minorHAnsi" w:cstheme="minorHAnsi"/>
        </w:rPr>
        <w:t>ChatGPT</w:t>
      </w:r>
      <w:r w:rsidR="003F102C" w:rsidRPr="003F102C">
        <w:rPr>
          <w:rFonts w:asciiTheme="minorHAnsi" w:hAnsiTheme="minorHAnsi" w:cstheme="minorHAnsi"/>
          <w:lang w:val="el-GR"/>
        </w:rPr>
        <w:t xml:space="preserve"> </w:t>
      </w:r>
      <w:r w:rsidR="003F102C">
        <w:rPr>
          <w:rFonts w:asciiTheme="minorHAnsi" w:hAnsiTheme="minorHAnsi" w:cstheme="minorHAnsi"/>
          <w:lang w:val="el-GR"/>
        </w:rPr>
        <w:t xml:space="preserve">και </w:t>
      </w:r>
      <w:r w:rsidR="003F102C">
        <w:rPr>
          <w:rFonts w:asciiTheme="minorHAnsi" w:hAnsiTheme="minorHAnsi" w:cstheme="minorHAnsi"/>
        </w:rPr>
        <w:t>Claude</w:t>
      </w:r>
      <w:r w:rsidRPr="003F102C">
        <w:rPr>
          <w:rFonts w:asciiTheme="minorHAnsi" w:hAnsiTheme="minorHAnsi" w:cstheme="minorHAnsi"/>
          <w:lang w:val="el-GR"/>
        </w:rPr>
        <w:t xml:space="preserve">) ώστε να γίνουν </w:t>
      </w:r>
      <w:r w:rsidRPr="003F102C">
        <w:rPr>
          <w:rFonts w:asciiTheme="minorHAnsi" w:hAnsiTheme="minorHAnsi" w:cstheme="minorHAnsi"/>
        </w:rPr>
        <w:t>optimize</w:t>
      </w:r>
      <w:r w:rsidRPr="003F102C">
        <w:rPr>
          <w:rFonts w:asciiTheme="minorHAnsi" w:hAnsiTheme="minorHAnsi" w:cstheme="minorHAnsi"/>
          <w:lang w:val="el-GR"/>
        </w:rPr>
        <w:t xml:space="preserve">, αφού τους δώσαμε αναλυτικές οδηγίες για το πως θέλουμε </w:t>
      </w:r>
      <w:r w:rsidR="003F102C">
        <w:rPr>
          <w:rFonts w:asciiTheme="minorHAnsi" w:hAnsiTheme="minorHAnsi" w:cstheme="minorHAnsi"/>
          <w:lang w:val="el-GR"/>
        </w:rPr>
        <w:t xml:space="preserve">να είναι τα </w:t>
      </w:r>
      <w:r w:rsidR="003F102C">
        <w:rPr>
          <w:rFonts w:asciiTheme="minorHAnsi" w:hAnsiTheme="minorHAnsi" w:cstheme="minorHAnsi"/>
        </w:rPr>
        <w:t>prompts</w:t>
      </w:r>
      <w:r w:rsidR="003F102C" w:rsidRPr="003F102C">
        <w:rPr>
          <w:rFonts w:asciiTheme="minorHAnsi" w:hAnsiTheme="minorHAnsi" w:cstheme="minorHAnsi"/>
          <w:lang w:val="el-GR"/>
        </w:rPr>
        <w:t xml:space="preserve"> </w:t>
      </w:r>
      <w:r w:rsidR="003F102C">
        <w:rPr>
          <w:rFonts w:asciiTheme="minorHAnsi" w:hAnsiTheme="minorHAnsi" w:cstheme="minorHAnsi"/>
          <w:lang w:val="el-GR"/>
        </w:rPr>
        <w:t xml:space="preserve">και έρευνα για τα </w:t>
      </w:r>
      <w:r w:rsidR="003F102C">
        <w:rPr>
          <w:rFonts w:asciiTheme="minorHAnsi" w:hAnsiTheme="minorHAnsi" w:cstheme="minorHAnsi"/>
        </w:rPr>
        <w:t>best</w:t>
      </w:r>
      <w:r w:rsidR="003F102C" w:rsidRPr="003F102C">
        <w:rPr>
          <w:rFonts w:asciiTheme="minorHAnsi" w:hAnsiTheme="minorHAnsi" w:cstheme="minorHAnsi"/>
          <w:lang w:val="el-GR"/>
        </w:rPr>
        <w:t xml:space="preserve"> </w:t>
      </w:r>
      <w:r w:rsidR="003F102C">
        <w:rPr>
          <w:rFonts w:asciiTheme="minorHAnsi" w:hAnsiTheme="minorHAnsi" w:cstheme="minorHAnsi"/>
        </w:rPr>
        <w:t>practices</w:t>
      </w:r>
      <w:r w:rsidR="003F102C" w:rsidRPr="003F102C">
        <w:rPr>
          <w:rFonts w:asciiTheme="minorHAnsi" w:hAnsiTheme="minorHAnsi" w:cstheme="minorHAnsi"/>
          <w:lang w:val="el-GR"/>
        </w:rPr>
        <w:t>.</w:t>
      </w:r>
    </w:p>
    <w:p w14:paraId="56CE9782" w14:textId="77777777" w:rsidR="001E60A4" w:rsidRPr="001E60A4" w:rsidRDefault="001E60A4" w:rsidP="001C2393">
      <w:pPr>
        <w:rPr>
          <w:rFonts w:asciiTheme="minorHAnsi" w:hAnsiTheme="minorHAnsi" w:cstheme="minorHAnsi"/>
          <w:lang w:val="el-GR"/>
        </w:rPr>
      </w:pPr>
    </w:p>
    <w:p w14:paraId="6A4DBDA7" w14:textId="77777777" w:rsidR="00E0609E" w:rsidRPr="001E60A4" w:rsidRDefault="00E0609E" w:rsidP="001C2393">
      <w:pPr>
        <w:rPr>
          <w:rFonts w:asciiTheme="minorHAnsi" w:hAnsiTheme="minorHAnsi" w:cstheme="minorHAnsi"/>
          <w:lang w:val="el-GR"/>
        </w:rPr>
      </w:pPr>
    </w:p>
    <w:p w14:paraId="30A387D3" w14:textId="77777777" w:rsidR="00E0609E" w:rsidRPr="001E60A4" w:rsidRDefault="00E0609E" w:rsidP="001C2393">
      <w:pPr>
        <w:rPr>
          <w:rFonts w:asciiTheme="minorHAnsi" w:hAnsiTheme="minorHAnsi" w:cstheme="minorHAnsi"/>
          <w:lang w:val="el-GR"/>
        </w:rPr>
      </w:pPr>
    </w:p>
    <w:p w14:paraId="3C1635EC" w14:textId="77777777" w:rsidR="00E0609E" w:rsidRPr="001E60A4" w:rsidRDefault="00E0609E" w:rsidP="001C2393">
      <w:pPr>
        <w:rPr>
          <w:rFonts w:asciiTheme="minorHAnsi" w:hAnsiTheme="minorHAnsi" w:cstheme="minorHAnsi"/>
          <w:lang w:val="el-GR"/>
        </w:rPr>
      </w:pPr>
    </w:p>
    <w:p w14:paraId="49ADD003" w14:textId="77777777" w:rsidR="00E0609E" w:rsidRPr="001E60A4" w:rsidRDefault="00E0609E" w:rsidP="001C2393">
      <w:pPr>
        <w:rPr>
          <w:rFonts w:asciiTheme="minorHAnsi" w:hAnsiTheme="minorHAnsi" w:cstheme="minorHAnsi"/>
          <w:lang w:val="el-GR"/>
        </w:rPr>
      </w:pPr>
    </w:p>
    <w:p w14:paraId="354CAF92" w14:textId="77777777" w:rsidR="00E0609E" w:rsidRPr="001E60A4" w:rsidRDefault="00E0609E" w:rsidP="001C2393">
      <w:pPr>
        <w:rPr>
          <w:rFonts w:asciiTheme="minorHAnsi" w:hAnsiTheme="minorHAnsi" w:cstheme="minorHAnsi"/>
          <w:lang w:val="el-GR"/>
        </w:rPr>
      </w:pPr>
    </w:p>
    <w:p w14:paraId="6101AA36" w14:textId="77777777" w:rsidR="00E0609E" w:rsidRPr="001E60A4" w:rsidRDefault="00E0609E" w:rsidP="001C2393">
      <w:pPr>
        <w:rPr>
          <w:rFonts w:asciiTheme="minorHAnsi" w:hAnsiTheme="minorHAnsi" w:cstheme="minorHAnsi"/>
          <w:lang w:val="el-GR"/>
        </w:rPr>
      </w:pPr>
    </w:p>
    <w:p w14:paraId="253424D6" w14:textId="77777777" w:rsidR="00F35046" w:rsidRPr="006C0FE2" w:rsidRDefault="00F35046" w:rsidP="00DE1E4A">
      <w:pPr>
        <w:rPr>
          <w:lang w:val="el-GR"/>
        </w:rPr>
      </w:pPr>
    </w:p>
    <w:p w14:paraId="48844024" w14:textId="77777777" w:rsidR="002E18FA" w:rsidRDefault="002E18FA" w:rsidP="00DE1E4A">
      <w:pPr>
        <w:rPr>
          <w:lang w:val="el-GR"/>
        </w:rPr>
      </w:pPr>
    </w:p>
    <w:p w14:paraId="3EE0923C" w14:textId="77777777" w:rsidR="004F55EB" w:rsidRPr="006C0FE2" w:rsidRDefault="004F55EB" w:rsidP="00DE1E4A">
      <w:pPr>
        <w:rPr>
          <w:lang w:val="el-GR"/>
        </w:rPr>
      </w:pPr>
    </w:p>
    <w:p w14:paraId="0590738A" w14:textId="77777777" w:rsidR="00E71CE4" w:rsidRPr="006C0FE2" w:rsidRDefault="00E71CE4" w:rsidP="00DE1E4A">
      <w:pPr>
        <w:rPr>
          <w:del w:id="13" w:author="Microsoft Word" w:date="2024-04-26T11:53:00Z"/>
          <w:lang w:val="el-GR"/>
        </w:rPr>
      </w:pPr>
    </w:p>
    <w:p w14:paraId="23878C90" w14:textId="77777777" w:rsidR="004B197D" w:rsidRPr="006C0FE2" w:rsidRDefault="004B197D" w:rsidP="00DE1E4A">
      <w:pPr>
        <w:rPr>
          <w:lang w:val="el-GR"/>
        </w:rPr>
      </w:pPr>
    </w:p>
    <w:p w14:paraId="534F8BC0" w14:textId="6370C389" w:rsidR="00551707" w:rsidRPr="00E61093" w:rsidRDefault="00E61093" w:rsidP="00E61093">
      <w:pPr>
        <w:rPr>
          <w:rStyle w:val="Heading1Char"/>
          <w:sz w:val="40"/>
          <w:szCs w:val="40"/>
        </w:rPr>
      </w:pPr>
      <w:bookmarkStart w:id="14" w:name="_Toc200576265"/>
      <w:r w:rsidRPr="00E61093">
        <w:rPr>
          <w:rStyle w:val="Heading1Char"/>
          <w:sz w:val="40"/>
          <w:szCs w:val="40"/>
        </w:rPr>
        <w:lastRenderedPageBreak/>
        <w:t xml:space="preserve">6. </w:t>
      </w:r>
      <w:r w:rsidR="00E94EFB" w:rsidRPr="00E61093">
        <w:rPr>
          <w:rStyle w:val="Heading1Char"/>
          <w:sz w:val="40"/>
          <w:szCs w:val="40"/>
        </w:rPr>
        <w:t>ΕΠΙΔΕΙΞΗ ΤΗΣ ΛΥΣΗΣ</w:t>
      </w:r>
      <w:bookmarkEnd w:id="14"/>
    </w:p>
    <w:p w14:paraId="61B28D5D" w14:textId="062444EC" w:rsidR="00551707" w:rsidRPr="00E61093" w:rsidRDefault="00551707" w:rsidP="00551707">
      <w:pPr>
        <w:rPr>
          <w:rFonts w:asciiTheme="majorHAnsi" w:eastAsia="Arial" w:hAnsiTheme="majorHAnsi" w:cstheme="majorHAnsi"/>
          <w:color w:val="000000" w:themeColor="text1"/>
          <w:lang w:val="el-GR"/>
        </w:rPr>
      </w:pPr>
    </w:p>
    <w:p w14:paraId="2198D380" w14:textId="198CDF30" w:rsidR="00155AB3" w:rsidRPr="002E18FA" w:rsidRDefault="00551707" w:rsidP="00955E7B">
      <w:pPr>
        <w:jc w:val="both"/>
        <w:rPr>
          <w:rFonts w:asciiTheme="minorHAnsi" w:hAnsiTheme="minorHAnsi" w:cstheme="minorHAnsi"/>
          <w:lang w:val="el-GR"/>
        </w:rPr>
      </w:pPr>
      <w:r w:rsidRPr="00DD0965">
        <w:rPr>
          <w:rFonts w:asciiTheme="minorHAnsi" w:eastAsia="Arial" w:hAnsiTheme="minorHAnsi" w:cstheme="minorHAnsi"/>
          <w:color w:val="000000" w:themeColor="text1"/>
          <w:lang w:val="el-GR"/>
        </w:rPr>
        <w:t xml:space="preserve">Για να αναδείξουμε την λειτουργία </w:t>
      </w:r>
      <w:r w:rsidR="00E61093">
        <w:rPr>
          <w:rFonts w:asciiTheme="minorHAnsi" w:eastAsia="Arial" w:hAnsiTheme="minorHAnsi" w:cstheme="minorHAnsi"/>
          <w:color w:val="000000" w:themeColor="text1"/>
          <w:lang w:val="el-GR"/>
        </w:rPr>
        <w:t>του</w:t>
      </w:r>
      <w:r w:rsidR="00DD0965" w:rsidRPr="00DD0965">
        <w:rPr>
          <w:rFonts w:asciiTheme="minorHAnsi" w:eastAsia="Arial" w:hAnsiTheme="minorHAnsi" w:cstheme="minorHAnsi"/>
          <w:color w:val="000000" w:themeColor="text1"/>
          <w:lang w:val="el-GR"/>
        </w:rPr>
        <w:t xml:space="preserve"> </w:t>
      </w:r>
      <w:r w:rsidR="00E61093">
        <w:rPr>
          <w:rFonts w:asciiTheme="minorHAnsi" w:eastAsia="Arial" w:hAnsiTheme="minorHAnsi" w:cstheme="minorHAnsi"/>
          <w:color w:val="000000" w:themeColor="text1"/>
          <w:lang w:val="el-GR"/>
        </w:rPr>
        <w:t>προγράμματος</w:t>
      </w:r>
      <w:r w:rsidRPr="00DD0965">
        <w:rPr>
          <w:rFonts w:asciiTheme="minorHAnsi" w:eastAsia="Arial" w:hAnsiTheme="minorHAnsi" w:cstheme="minorHAnsi"/>
          <w:color w:val="000000" w:themeColor="text1"/>
          <w:lang w:val="el-GR"/>
        </w:rPr>
        <w:t xml:space="preserve"> </w:t>
      </w:r>
      <w:r w:rsidR="00DD0965">
        <w:rPr>
          <w:rFonts w:asciiTheme="minorHAnsi" w:eastAsia="Arial" w:hAnsiTheme="minorHAnsi" w:cstheme="minorHAnsi"/>
          <w:color w:val="000000" w:themeColor="text1"/>
          <w:lang w:val="el-GR"/>
        </w:rPr>
        <w:t>θα τρέξ</w:t>
      </w:r>
      <w:r w:rsidR="002E18FA">
        <w:rPr>
          <w:rFonts w:asciiTheme="minorHAnsi" w:eastAsia="Arial" w:hAnsiTheme="minorHAnsi" w:cstheme="minorHAnsi"/>
          <w:color w:val="000000" w:themeColor="text1"/>
          <w:lang w:val="el-GR"/>
        </w:rPr>
        <w:t>ει</w:t>
      </w:r>
      <w:r w:rsidR="00DD0965">
        <w:rPr>
          <w:rFonts w:asciiTheme="minorHAnsi" w:eastAsia="Arial" w:hAnsiTheme="minorHAnsi" w:cstheme="minorHAnsi"/>
          <w:color w:val="000000" w:themeColor="text1"/>
          <w:lang w:val="el-GR"/>
        </w:rPr>
        <w:t xml:space="preserve"> </w:t>
      </w:r>
      <w:r w:rsidR="00AA2DE3">
        <w:rPr>
          <w:rFonts w:asciiTheme="minorHAnsi" w:eastAsia="Arial" w:hAnsiTheme="minorHAnsi" w:cstheme="minorHAnsi"/>
          <w:color w:val="000000" w:themeColor="text1"/>
          <w:lang w:val="el-GR"/>
        </w:rPr>
        <w:t>τ</w:t>
      </w:r>
      <w:r w:rsidR="002E18FA">
        <w:rPr>
          <w:rFonts w:asciiTheme="minorHAnsi" w:eastAsia="Arial" w:hAnsiTheme="minorHAnsi" w:cstheme="minorHAnsi"/>
          <w:color w:val="000000" w:themeColor="text1"/>
          <w:lang w:val="el-GR"/>
        </w:rPr>
        <w:t>ο</w:t>
      </w:r>
      <w:r w:rsidR="00AA2DE3">
        <w:rPr>
          <w:rFonts w:asciiTheme="minorHAnsi" w:eastAsia="Arial" w:hAnsiTheme="minorHAnsi" w:cstheme="minorHAnsi"/>
          <w:color w:val="000000" w:themeColor="text1"/>
          <w:lang w:val="el-GR"/>
        </w:rPr>
        <w:t xml:space="preserve"> προγράμματα </w:t>
      </w:r>
      <w:proofErr w:type="spellStart"/>
      <w:r w:rsidR="00E61093">
        <w:rPr>
          <w:rFonts w:asciiTheme="minorHAnsi" w:eastAsia="Arial" w:hAnsiTheme="minorHAnsi" w:cstheme="minorHAnsi"/>
          <w:i/>
          <w:iCs/>
          <w:color w:val="000000" w:themeColor="text1"/>
        </w:rPr>
        <w:t>ui</w:t>
      </w:r>
      <w:proofErr w:type="spellEnd"/>
      <w:r w:rsidR="00AA2DE3" w:rsidRPr="00AA2DE3">
        <w:rPr>
          <w:rFonts w:asciiTheme="minorHAnsi" w:eastAsia="Arial" w:hAnsiTheme="minorHAnsi" w:cstheme="minorHAnsi"/>
          <w:i/>
          <w:iCs/>
          <w:color w:val="000000" w:themeColor="text1"/>
          <w:lang w:val="el-GR"/>
        </w:rPr>
        <w:t>.</w:t>
      </w:r>
      <w:proofErr w:type="spellStart"/>
      <w:r w:rsidR="00AA2DE3" w:rsidRPr="00AA2DE3">
        <w:rPr>
          <w:rFonts w:asciiTheme="minorHAnsi" w:eastAsia="Arial" w:hAnsiTheme="minorHAnsi" w:cstheme="minorHAnsi"/>
          <w:i/>
          <w:iCs/>
          <w:color w:val="000000" w:themeColor="text1"/>
        </w:rPr>
        <w:t>py</w:t>
      </w:r>
      <w:proofErr w:type="spellEnd"/>
      <w:r w:rsidR="002E18FA" w:rsidRPr="002E18FA">
        <w:rPr>
          <w:rFonts w:asciiTheme="minorHAnsi" w:eastAsia="Arial" w:hAnsiTheme="minorHAnsi" w:cstheme="minorHAnsi"/>
          <w:i/>
          <w:iCs/>
          <w:color w:val="000000" w:themeColor="text1"/>
          <w:lang w:val="el-GR"/>
        </w:rPr>
        <w:t>.</w:t>
      </w:r>
    </w:p>
    <w:p w14:paraId="0E45BD9A" w14:textId="4DD3034D" w:rsidR="002E18FA" w:rsidRDefault="002E18FA" w:rsidP="002E18FA">
      <w:pPr>
        <w:jc w:val="center"/>
        <w:rPr>
          <w:b/>
          <w:bCs/>
          <w:i/>
          <w:iCs/>
          <w:lang w:val="el-GR"/>
        </w:rPr>
      </w:pPr>
    </w:p>
    <w:p w14:paraId="6D50A354" w14:textId="46CC92F5" w:rsidR="002E18FA" w:rsidRPr="002E18FA" w:rsidRDefault="002E18FA" w:rsidP="002E18FA">
      <w:pPr>
        <w:jc w:val="center"/>
        <w:rPr>
          <w:b/>
          <w:bCs/>
          <w:i/>
          <w:iCs/>
          <w:lang w:val="el-GR"/>
        </w:rPr>
      </w:pPr>
    </w:p>
    <w:p w14:paraId="336808CD" w14:textId="61705F3D" w:rsidR="00E61093" w:rsidRPr="00E61093" w:rsidRDefault="00E61093" w:rsidP="00E61093">
      <w:pPr>
        <w:rPr>
          <w:rFonts w:asciiTheme="majorHAnsi" w:hAnsiTheme="majorHAnsi" w:cstheme="majorHAnsi"/>
          <w:b/>
          <w:bCs/>
          <w:i/>
          <w:iCs/>
        </w:rPr>
      </w:pPr>
      <w:r>
        <w:rPr>
          <w:noProof/>
          <w:lang w:val="el-GR"/>
        </w:rPr>
        <w:drawing>
          <wp:anchor distT="0" distB="0" distL="114300" distR="114300" simplePos="0" relativeHeight="251721728" behindDoc="0" locked="0" layoutInCell="1" allowOverlap="1" wp14:anchorId="644F1571" wp14:editId="45D408EC">
            <wp:simplePos x="0" y="0"/>
            <wp:positionH relativeFrom="column">
              <wp:posOffset>-132329</wp:posOffset>
            </wp:positionH>
            <wp:positionV relativeFrom="paragraph">
              <wp:posOffset>237785</wp:posOffset>
            </wp:positionV>
            <wp:extent cx="6409690" cy="4969510"/>
            <wp:effectExtent l="0" t="0" r="3810" b="0"/>
            <wp:wrapSquare wrapText="bothSides"/>
            <wp:docPr id="1461510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0274"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9690" cy="4969510"/>
                    </a:xfrm>
                    <a:prstGeom prst="rect">
                      <a:avLst/>
                    </a:prstGeom>
                  </pic:spPr>
                </pic:pic>
              </a:graphicData>
            </a:graphic>
            <wp14:sizeRelH relativeFrom="page">
              <wp14:pctWidth>0</wp14:pctWidth>
            </wp14:sizeRelH>
            <wp14:sizeRelV relativeFrom="page">
              <wp14:pctHeight>0</wp14:pctHeight>
            </wp14:sizeRelV>
          </wp:anchor>
        </w:drawing>
      </w:r>
    </w:p>
    <w:p w14:paraId="143AA038" w14:textId="77777777" w:rsidR="00E61093" w:rsidRPr="00E61093" w:rsidRDefault="00E61093" w:rsidP="002E18FA">
      <w:pPr>
        <w:jc w:val="center"/>
        <w:rPr>
          <w:rFonts w:asciiTheme="majorHAnsi" w:hAnsiTheme="majorHAnsi" w:cstheme="majorHAnsi"/>
          <w:b/>
          <w:bCs/>
          <w:i/>
          <w:iCs/>
        </w:rPr>
      </w:pPr>
    </w:p>
    <w:p w14:paraId="3734167A" w14:textId="0F048433" w:rsidR="002E18FA" w:rsidRDefault="002E18FA" w:rsidP="002E18FA">
      <w:pPr>
        <w:jc w:val="center"/>
        <w:rPr>
          <w:rFonts w:asciiTheme="majorHAnsi" w:hAnsiTheme="majorHAnsi" w:cstheme="majorHAnsi"/>
          <w:b/>
          <w:bCs/>
          <w:i/>
          <w:iCs/>
        </w:rPr>
      </w:pPr>
      <w:r w:rsidRPr="008A2E23">
        <w:rPr>
          <w:rFonts w:asciiTheme="majorHAnsi" w:hAnsiTheme="majorHAnsi" w:cstheme="majorHAnsi"/>
          <w:b/>
          <w:bCs/>
          <w:i/>
          <w:iCs/>
          <w:lang w:val="el-GR"/>
        </w:rPr>
        <w:t xml:space="preserve">Εικόνα </w:t>
      </w:r>
      <w:r w:rsidR="00E61093">
        <w:rPr>
          <w:rFonts w:asciiTheme="majorHAnsi" w:hAnsiTheme="majorHAnsi" w:cstheme="majorHAnsi"/>
          <w:b/>
          <w:bCs/>
          <w:i/>
          <w:iCs/>
        </w:rPr>
        <w:t>5</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Έναρξη διαδικασίας</w:t>
      </w:r>
    </w:p>
    <w:p w14:paraId="209D5FFA" w14:textId="77777777" w:rsidR="00E61093" w:rsidRDefault="00E61093" w:rsidP="002E18FA">
      <w:pPr>
        <w:jc w:val="center"/>
        <w:rPr>
          <w:rFonts w:asciiTheme="majorHAnsi" w:hAnsiTheme="majorHAnsi" w:cstheme="majorHAnsi"/>
          <w:b/>
          <w:bCs/>
          <w:i/>
          <w:iCs/>
        </w:rPr>
      </w:pPr>
    </w:p>
    <w:p w14:paraId="3FD2C9AD" w14:textId="77777777" w:rsidR="00E61093" w:rsidRPr="00E61093" w:rsidRDefault="00E61093" w:rsidP="002E18FA">
      <w:pPr>
        <w:jc w:val="center"/>
        <w:rPr>
          <w:rFonts w:asciiTheme="majorHAnsi" w:hAnsiTheme="majorHAnsi" w:cstheme="majorHAnsi"/>
          <w:b/>
          <w:bCs/>
          <w:i/>
          <w:iCs/>
        </w:rPr>
      </w:pPr>
    </w:p>
    <w:p w14:paraId="73248AFE" w14:textId="73749A1B" w:rsidR="00155AB3" w:rsidRPr="00E61093" w:rsidRDefault="00E61093" w:rsidP="00E61093">
      <w:pPr>
        <w:jc w:val="both"/>
        <w:rPr>
          <w:rFonts w:asciiTheme="minorHAnsi" w:hAnsiTheme="minorHAnsi" w:cstheme="minorHAnsi"/>
          <w:b/>
          <w:bCs/>
          <w:i/>
          <w:iCs/>
          <w:lang w:val="el-GR"/>
        </w:rPr>
      </w:pPr>
      <w:r w:rsidRPr="00E61093">
        <w:rPr>
          <w:rFonts w:asciiTheme="minorHAnsi" w:hAnsiTheme="minorHAnsi" w:cstheme="minorHAnsi"/>
          <w:lang w:val="el-GR"/>
        </w:rPr>
        <w:t xml:space="preserve">Το σύστημα ξεκινά επιτυχώς και </w:t>
      </w:r>
      <w:proofErr w:type="spellStart"/>
      <w:r w:rsidRPr="00E61093">
        <w:rPr>
          <w:rFonts w:asciiTheme="minorHAnsi" w:hAnsiTheme="minorHAnsi" w:cstheme="minorHAnsi"/>
          <w:lang w:val="el-GR"/>
        </w:rPr>
        <w:t>αρχικοποιεί</w:t>
      </w:r>
      <w:proofErr w:type="spellEnd"/>
      <w:r w:rsidRPr="00E61093">
        <w:rPr>
          <w:rFonts w:asciiTheme="minorHAnsi" w:hAnsiTheme="minorHAnsi" w:cstheme="minorHAnsi"/>
          <w:lang w:val="el-GR"/>
        </w:rPr>
        <w:t xml:space="preserve"> τους τέσσερις πράκτορες (</w:t>
      </w:r>
      <w:r w:rsidRPr="00E61093">
        <w:rPr>
          <w:rFonts w:asciiTheme="minorHAnsi" w:hAnsiTheme="minorHAnsi" w:cstheme="minorHAnsi"/>
        </w:rPr>
        <w:t>Game</w:t>
      </w:r>
      <w:r w:rsidRPr="00E61093">
        <w:rPr>
          <w:rFonts w:asciiTheme="minorHAnsi" w:hAnsiTheme="minorHAnsi" w:cstheme="minorHAnsi"/>
          <w:lang w:val="el-GR"/>
        </w:rPr>
        <w:t xml:space="preserve"> </w:t>
      </w:r>
      <w:r w:rsidRPr="00E61093">
        <w:rPr>
          <w:rFonts w:asciiTheme="minorHAnsi" w:hAnsiTheme="minorHAnsi" w:cstheme="minorHAnsi"/>
        </w:rPr>
        <w:t>Coordinator</w:t>
      </w:r>
      <w:r w:rsidRPr="00E61093">
        <w:rPr>
          <w:rFonts w:asciiTheme="minorHAnsi" w:hAnsiTheme="minorHAnsi" w:cstheme="minorHAnsi"/>
          <w:lang w:val="el-GR"/>
        </w:rPr>
        <w:t xml:space="preserve">, </w:t>
      </w:r>
      <w:r w:rsidRPr="00E61093">
        <w:rPr>
          <w:rFonts w:asciiTheme="minorHAnsi" w:hAnsiTheme="minorHAnsi" w:cstheme="minorHAnsi"/>
        </w:rPr>
        <w:t>World</w:t>
      </w:r>
      <w:r w:rsidRPr="00E61093">
        <w:rPr>
          <w:rFonts w:asciiTheme="minorHAnsi" w:hAnsiTheme="minorHAnsi" w:cstheme="minorHAnsi"/>
          <w:lang w:val="el-GR"/>
        </w:rPr>
        <w:t xml:space="preserve"> </w:t>
      </w:r>
      <w:r w:rsidRPr="00E61093">
        <w:rPr>
          <w:rFonts w:asciiTheme="minorHAnsi" w:hAnsiTheme="minorHAnsi" w:cstheme="minorHAnsi"/>
        </w:rPr>
        <w:t>Builder</w:t>
      </w:r>
      <w:r w:rsidRPr="00E61093">
        <w:rPr>
          <w:rFonts w:asciiTheme="minorHAnsi" w:hAnsiTheme="minorHAnsi" w:cstheme="minorHAnsi"/>
          <w:lang w:val="el-GR"/>
        </w:rPr>
        <w:t xml:space="preserve">, </w:t>
      </w:r>
      <w:r w:rsidRPr="00E61093">
        <w:rPr>
          <w:rFonts w:asciiTheme="minorHAnsi" w:hAnsiTheme="minorHAnsi" w:cstheme="minorHAnsi"/>
        </w:rPr>
        <w:t>Character</w:t>
      </w:r>
      <w:r w:rsidRPr="00E61093">
        <w:rPr>
          <w:rFonts w:asciiTheme="minorHAnsi" w:hAnsiTheme="minorHAnsi" w:cstheme="minorHAnsi"/>
          <w:lang w:val="el-GR"/>
        </w:rPr>
        <w:t xml:space="preserve"> </w:t>
      </w:r>
      <w:r w:rsidRPr="00E61093">
        <w:rPr>
          <w:rFonts w:asciiTheme="minorHAnsi" w:hAnsiTheme="minorHAnsi" w:cstheme="minorHAnsi"/>
        </w:rPr>
        <w:t>Manager</w:t>
      </w:r>
      <w:r w:rsidRPr="00E61093">
        <w:rPr>
          <w:rFonts w:asciiTheme="minorHAnsi" w:hAnsiTheme="minorHAnsi" w:cstheme="minorHAnsi"/>
          <w:lang w:val="el-GR"/>
        </w:rPr>
        <w:t xml:space="preserve">, </w:t>
      </w:r>
      <w:r w:rsidRPr="00E61093">
        <w:rPr>
          <w:rFonts w:asciiTheme="minorHAnsi" w:hAnsiTheme="minorHAnsi" w:cstheme="minorHAnsi"/>
        </w:rPr>
        <w:t>Story</w:t>
      </w:r>
      <w:r w:rsidRPr="00E61093">
        <w:rPr>
          <w:rFonts w:asciiTheme="minorHAnsi" w:hAnsiTheme="minorHAnsi" w:cstheme="minorHAnsi"/>
          <w:lang w:val="el-GR"/>
        </w:rPr>
        <w:t xml:space="preserve"> </w:t>
      </w:r>
      <w:r w:rsidRPr="00E61093">
        <w:rPr>
          <w:rFonts w:asciiTheme="minorHAnsi" w:hAnsiTheme="minorHAnsi" w:cstheme="minorHAnsi"/>
        </w:rPr>
        <w:t>Director</w:t>
      </w:r>
      <w:r w:rsidRPr="00E61093">
        <w:rPr>
          <w:rFonts w:asciiTheme="minorHAnsi" w:hAnsiTheme="minorHAnsi" w:cstheme="minorHAnsi"/>
          <w:lang w:val="el-GR"/>
        </w:rPr>
        <w:t xml:space="preserve">). Στη συνέχεια, ο </w:t>
      </w:r>
      <w:r w:rsidRPr="00E61093">
        <w:rPr>
          <w:rFonts w:asciiTheme="minorHAnsi" w:hAnsiTheme="minorHAnsi" w:cstheme="minorHAnsi"/>
        </w:rPr>
        <w:t>World</w:t>
      </w:r>
      <w:r w:rsidRPr="00E61093">
        <w:rPr>
          <w:rFonts w:asciiTheme="minorHAnsi" w:hAnsiTheme="minorHAnsi" w:cstheme="minorHAnsi"/>
          <w:lang w:val="el-GR"/>
        </w:rPr>
        <w:t xml:space="preserve"> </w:t>
      </w:r>
      <w:r w:rsidRPr="00E61093">
        <w:rPr>
          <w:rFonts w:asciiTheme="minorHAnsi" w:hAnsiTheme="minorHAnsi" w:cstheme="minorHAnsi"/>
        </w:rPr>
        <w:t>Builder</w:t>
      </w:r>
      <w:r w:rsidRPr="00E61093">
        <w:rPr>
          <w:rFonts w:asciiTheme="minorHAnsi" w:hAnsiTheme="minorHAnsi" w:cstheme="minorHAnsi"/>
          <w:lang w:val="el-GR"/>
        </w:rPr>
        <w:t xml:space="preserve"> </w:t>
      </w:r>
      <w:r w:rsidRPr="00E61093">
        <w:rPr>
          <w:rFonts w:asciiTheme="minorHAnsi" w:hAnsiTheme="minorHAnsi" w:cstheme="minorHAnsi"/>
        </w:rPr>
        <w:t>Agent</w:t>
      </w:r>
      <w:r w:rsidRPr="00E61093">
        <w:rPr>
          <w:rFonts w:asciiTheme="minorHAnsi" w:hAnsiTheme="minorHAnsi" w:cstheme="minorHAnsi"/>
          <w:lang w:val="el-GR"/>
        </w:rPr>
        <w:t xml:space="preserve"> ενεργοποιείται για να δημιουργήσει το αρχικό περιβάλλον του παιχνιδιού χρησιμοποιώντας το εργαλείο </w:t>
      </w:r>
      <w:r w:rsidRPr="00E61093">
        <w:rPr>
          <w:rStyle w:val="HTMLCode"/>
          <w:rFonts w:asciiTheme="minorHAnsi" w:hAnsiTheme="minorHAnsi" w:cstheme="minorHAnsi"/>
          <w:sz w:val="24"/>
          <w:szCs w:val="24"/>
        </w:rPr>
        <w:t>create</w:t>
      </w:r>
      <w:r w:rsidRPr="00E61093">
        <w:rPr>
          <w:rStyle w:val="HTMLCode"/>
          <w:rFonts w:asciiTheme="minorHAnsi" w:hAnsiTheme="minorHAnsi" w:cstheme="minorHAnsi"/>
          <w:sz w:val="24"/>
          <w:szCs w:val="24"/>
          <w:lang w:val="el-GR"/>
        </w:rPr>
        <w:t>_</w:t>
      </w:r>
      <w:r w:rsidRPr="00E61093">
        <w:rPr>
          <w:rStyle w:val="HTMLCode"/>
          <w:rFonts w:asciiTheme="minorHAnsi" w:hAnsiTheme="minorHAnsi" w:cstheme="minorHAnsi"/>
          <w:sz w:val="24"/>
          <w:szCs w:val="24"/>
        </w:rPr>
        <w:t>starting</w:t>
      </w:r>
      <w:r w:rsidRPr="00E61093">
        <w:rPr>
          <w:rStyle w:val="HTMLCode"/>
          <w:rFonts w:asciiTheme="minorHAnsi" w:hAnsiTheme="minorHAnsi" w:cstheme="minorHAnsi"/>
          <w:sz w:val="24"/>
          <w:szCs w:val="24"/>
          <w:lang w:val="el-GR"/>
        </w:rPr>
        <w:t>_</w:t>
      </w:r>
      <w:r w:rsidRPr="00E61093">
        <w:rPr>
          <w:rStyle w:val="HTMLCode"/>
          <w:rFonts w:asciiTheme="minorHAnsi" w:hAnsiTheme="minorHAnsi" w:cstheme="minorHAnsi"/>
          <w:sz w:val="24"/>
          <w:szCs w:val="24"/>
        </w:rPr>
        <w:t>world</w:t>
      </w:r>
      <w:r w:rsidRPr="00E61093">
        <w:rPr>
          <w:rFonts w:asciiTheme="minorHAnsi" w:hAnsiTheme="minorHAnsi" w:cstheme="minorHAnsi"/>
          <w:lang w:val="el-GR"/>
        </w:rPr>
        <w:t xml:space="preserve"> για τη </w:t>
      </w:r>
      <w:r>
        <w:rPr>
          <w:rFonts w:asciiTheme="minorHAnsi" w:hAnsiTheme="minorHAnsi" w:cstheme="minorHAnsi"/>
          <w:lang w:val="el-GR"/>
        </w:rPr>
        <w:t>δημιουργία</w:t>
      </w:r>
      <w:r w:rsidRPr="00E61093">
        <w:rPr>
          <w:rFonts w:asciiTheme="minorHAnsi" w:hAnsiTheme="minorHAnsi" w:cstheme="minorHAnsi"/>
          <w:lang w:val="el-GR"/>
        </w:rPr>
        <w:t xml:space="preserve"> μιας μοναδικής αφετηρίας της περιπέτειας.</w:t>
      </w:r>
    </w:p>
    <w:p w14:paraId="4F9A475B" w14:textId="77777777" w:rsidR="002E18FA" w:rsidRDefault="002E18FA" w:rsidP="002E18FA">
      <w:pPr>
        <w:rPr>
          <w:b/>
          <w:bCs/>
          <w:i/>
          <w:iCs/>
          <w:lang w:val="el-GR"/>
        </w:rPr>
      </w:pPr>
    </w:p>
    <w:p w14:paraId="631A8D32" w14:textId="77777777" w:rsidR="002E18FA" w:rsidRDefault="002E18FA" w:rsidP="002E18FA">
      <w:pPr>
        <w:rPr>
          <w:b/>
          <w:bCs/>
          <w:i/>
          <w:iCs/>
          <w:lang w:val="el-GR"/>
        </w:rPr>
      </w:pPr>
    </w:p>
    <w:p w14:paraId="173B5975" w14:textId="77777777" w:rsidR="002E18FA" w:rsidRDefault="002E18FA" w:rsidP="002E18FA">
      <w:pPr>
        <w:rPr>
          <w:b/>
          <w:bCs/>
          <w:i/>
          <w:iCs/>
          <w:lang w:val="el-GR"/>
        </w:rPr>
      </w:pPr>
    </w:p>
    <w:p w14:paraId="1B95935F" w14:textId="575578B2" w:rsidR="00B17021" w:rsidRDefault="00B17021" w:rsidP="004F0635">
      <w:pPr>
        <w:jc w:val="center"/>
        <w:rPr>
          <w:b/>
          <w:bCs/>
          <w:i/>
          <w:iCs/>
        </w:rPr>
      </w:pPr>
    </w:p>
    <w:p w14:paraId="16D9E7BF" w14:textId="77777777" w:rsidR="003D3BEF" w:rsidRDefault="003D3BEF" w:rsidP="004F0635">
      <w:pPr>
        <w:jc w:val="center"/>
        <w:rPr>
          <w:b/>
          <w:bCs/>
          <w:i/>
          <w:iCs/>
        </w:rPr>
      </w:pPr>
    </w:p>
    <w:p w14:paraId="44E9F9DD" w14:textId="77777777" w:rsidR="003D3BEF" w:rsidRDefault="003D3BEF" w:rsidP="004F0635">
      <w:pPr>
        <w:jc w:val="center"/>
        <w:rPr>
          <w:b/>
          <w:bCs/>
          <w:i/>
          <w:iCs/>
        </w:rPr>
      </w:pPr>
    </w:p>
    <w:p w14:paraId="6B9FE77F" w14:textId="77777777" w:rsidR="003D3BEF" w:rsidRDefault="003D3BEF" w:rsidP="004F0635">
      <w:pPr>
        <w:jc w:val="center"/>
        <w:rPr>
          <w:b/>
          <w:bCs/>
          <w:i/>
          <w:iCs/>
        </w:rPr>
      </w:pPr>
    </w:p>
    <w:p w14:paraId="19D9B243" w14:textId="7618C0E7" w:rsidR="003D3BEF" w:rsidRDefault="003D3BEF" w:rsidP="004F0635">
      <w:pPr>
        <w:jc w:val="center"/>
        <w:rPr>
          <w:b/>
          <w:bCs/>
          <w:i/>
          <w:iCs/>
        </w:rPr>
      </w:pPr>
    </w:p>
    <w:p w14:paraId="23ED98F2" w14:textId="1BECE990" w:rsidR="003D3BEF" w:rsidRDefault="003D3BEF" w:rsidP="004F0635">
      <w:pPr>
        <w:jc w:val="center"/>
        <w:rPr>
          <w:b/>
          <w:bCs/>
          <w:i/>
          <w:iCs/>
        </w:rPr>
      </w:pPr>
    </w:p>
    <w:p w14:paraId="4AAC7A76" w14:textId="78EB8FA2" w:rsidR="003D3BEF" w:rsidRDefault="003D3BEF" w:rsidP="004F0635">
      <w:pPr>
        <w:jc w:val="center"/>
        <w:rPr>
          <w:b/>
          <w:bCs/>
          <w:i/>
          <w:iCs/>
        </w:rPr>
      </w:pPr>
    </w:p>
    <w:p w14:paraId="7ACAA4F9" w14:textId="7FF24597" w:rsidR="003D3BEF" w:rsidRDefault="003D3BEF" w:rsidP="004F0635">
      <w:pPr>
        <w:jc w:val="center"/>
        <w:rPr>
          <w:b/>
          <w:bCs/>
          <w:i/>
          <w:iCs/>
        </w:rPr>
      </w:pPr>
      <w:r>
        <w:rPr>
          <w:noProof/>
          <w:lang w:val="el-GR"/>
        </w:rPr>
        <w:drawing>
          <wp:anchor distT="0" distB="0" distL="114300" distR="114300" simplePos="0" relativeHeight="251737088" behindDoc="0" locked="0" layoutInCell="1" allowOverlap="1" wp14:anchorId="0D2E4378" wp14:editId="12FA1F14">
            <wp:simplePos x="0" y="0"/>
            <wp:positionH relativeFrom="column">
              <wp:posOffset>-404751</wp:posOffset>
            </wp:positionH>
            <wp:positionV relativeFrom="paragraph">
              <wp:posOffset>240809</wp:posOffset>
            </wp:positionV>
            <wp:extent cx="6564308" cy="3450210"/>
            <wp:effectExtent l="0" t="0" r="1905" b="4445"/>
            <wp:wrapSquare wrapText="bothSides"/>
            <wp:docPr id="230198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89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4308" cy="3450210"/>
                    </a:xfrm>
                    <a:prstGeom prst="rect">
                      <a:avLst/>
                    </a:prstGeom>
                  </pic:spPr>
                </pic:pic>
              </a:graphicData>
            </a:graphic>
            <wp14:sizeRelH relativeFrom="page">
              <wp14:pctWidth>0</wp14:pctWidth>
            </wp14:sizeRelH>
            <wp14:sizeRelV relativeFrom="page">
              <wp14:pctHeight>0</wp14:pctHeight>
            </wp14:sizeRelV>
          </wp:anchor>
        </w:drawing>
      </w:r>
    </w:p>
    <w:p w14:paraId="561426C7" w14:textId="3AA74189" w:rsidR="003D3BEF" w:rsidRDefault="003D3BEF" w:rsidP="004F0635">
      <w:pPr>
        <w:jc w:val="center"/>
        <w:rPr>
          <w:b/>
          <w:bCs/>
          <w:i/>
          <w:iCs/>
        </w:rPr>
      </w:pPr>
    </w:p>
    <w:p w14:paraId="4DE1ED3F" w14:textId="37BAFB7D" w:rsidR="003D3BEF" w:rsidRDefault="003D3BEF" w:rsidP="003D3BEF">
      <w:pPr>
        <w:rPr>
          <w:b/>
          <w:bCs/>
          <w:i/>
          <w:iCs/>
        </w:rPr>
      </w:pPr>
    </w:p>
    <w:p w14:paraId="67650534" w14:textId="4E8C2A4D" w:rsidR="003D3BEF" w:rsidRDefault="003D3BEF" w:rsidP="003D3BEF">
      <w:pPr>
        <w:rPr>
          <w:b/>
          <w:bCs/>
          <w:i/>
          <w:iCs/>
        </w:rPr>
      </w:pPr>
    </w:p>
    <w:p w14:paraId="495C3CE8" w14:textId="77777777" w:rsidR="003D3BEF" w:rsidRDefault="003D3BEF" w:rsidP="003D3BEF">
      <w:pPr>
        <w:rPr>
          <w:b/>
          <w:bCs/>
          <w:i/>
          <w:iCs/>
        </w:rPr>
      </w:pPr>
    </w:p>
    <w:p w14:paraId="4414BBD8" w14:textId="60CA13B5" w:rsidR="002E18FA" w:rsidRPr="00E61093" w:rsidRDefault="002E18FA" w:rsidP="003D3BEF">
      <w:pPr>
        <w:rPr>
          <w:rFonts w:asciiTheme="majorHAnsi" w:hAnsiTheme="majorHAnsi" w:cstheme="majorHAnsi"/>
          <w:b/>
          <w:bCs/>
          <w:i/>
          <w:iCs/>
        </w:rPr>
      </w:pPr>
    </w:p>
    <w:p w14:paraId="391D7613" w14:textId="22F86E99" w:rsidR="00DD0965" w:rsidRPr="003D3BEF" w:rsidRDefault="00DD0965" w:rsidP="003221CE">
      <w:pPr>
        <w:jc w:val="center"/>
        <w:rPr>
          <w:rFonts w:asciiTheme="majorHAnsi" w:hAnsiTheme="majorHAnsi" w:cstheme="majorHAnsi"/>
          <w:b/>
          <w:bCs/>
          <w:i/>
          <w:iCs/>
          <w:lang w:val="el-GR"/>
        </w:rPr>
      </w:pPr>
      <w:r w:rsidRPr="003D3BEF">
        <w:rPr>
          <w:rFonts w:asciiTheme="majorHAnsi" w:hAnsiTheme="majorHAnsi" w:cstheme="majorHAnsi"/>
          <w:b/>
          <w:bCs/>
          <w:i/>
          <w:iCs/>
          <w:lang w:val="el-GR"/>
        </w:rPr>
        <w:t xml:space="preserve">Εικόνα </w:t>
      </w:r>
      <w:r w:rsidR="00E61093" w:rsidRPr="003D3BEF">
        <w:rPr>
          <w:rFonts w:asciiTheme="majorHAnsi" w:hAnsiTheme="majorHAnsi" w:cstheme="majorHAnsi"/>
          <w:b/>
          <w:bCs/>
          <w:i/>
          <w:iCs/>
          <w:lang w:val="el-GR"/>
        </w:rPr>
        <w:t>6</w:t>
      </w:r>
      <w:r w:rsidRPr="003D3BEF">
        <w:rPr>
          <w:rFonts w:asciiTheme="majorHAnsi" w:hAnsiTheme="majorHAnsi" w:cstheme="majorHAnsi"/>
          <w:b/>
          <w:bCs/>
          <w:i/>
          <w:iCs/>
          <w:lang w:val="el-GR"/>
        </w:rPr>
        <w:t xml:space="preserve">. </w:t>
      </w:r>
      <w:r w:rsidR="003D3BEF" w:rsidRPr="003D3BEF">
        <w:rPr>
          <w:rFonts w:asciiTheme="majorHAnsi" w:hAnsiTheme="majorHAnsi" w:cstheme="majorHAnsi"/>
          <w:b/>
          <w:bCs/>
          <w:i/>
          <w:iCs/>
          <w:lang w:val="el-GR"/>
        </w:rPr>
        <w:t>Αρχική οθόνη</w:t>
      </w:r>
    </w:p>
    <w:p w14:paraId="44B7BD28" w14:textId="3032B8D3" w:rsidR="004F0635" w:rsidRPr="003D3BEF" w:rsidRDefault="004F0635" w:rsidP="004F0635">
      <w:pPr>
        <w:jc w:val="center"/>
        <w:rPr>
          <w:b/>
          <w:bCs/>
          <w:i/>
          <w:iCs/>
          <w:lang w:val="el-GR"/>
        </w:rPr>
      </w:pPr>
    </w:p>
    <w:p w14:paraId="73DC8558" w14:textId="77777777" w:rsidR="003D3BEF" w:rsidRPr="003D3BEF" w:rsidRDefault="003D3BEF" w:rsidP="004F0635">
      <w:pPr>
        <w:jc w:val="center"/>
        <w:rPr>
          <w:b/>
          <w:bCs/>
          <w:i/>
          <w:iCs/>
          <w:lang w:val="el-GR"/>
        </w:rPr>
      </w:pPr>
    </w:p>
    <w:p w14:paraId="554366CE" w14:textId="77777777" w:rsidR="003D3BEF" w:rsidRPr="003D3BEF" w:rsidRDefault="003D3BEF" w:rsidP="004F0635">
      <w:pPr>
        <w:jc w:val="center"/>
        <w:rPr>
          <w:b/>
          <w:bCs/>
          <w:i/>
          <w:iCs/>
          <w:lang w:val="el-GR"/>
        </w:rPr>
      </w:pPr>
    </w:p>
    <w:p w14:paraId="700F2DB8" w14:textId="134F3C05" w:rsidR="003D3BEF" w:rsidRPr="003D3BEF" w:rsidRDefault="003D3BEF" w:rsidP="003D3BEF">
      <w:pPr>
        <w:jc w:val="both"/>
        <w:rPr>
          <w:rFonts w:asciiTheme="minorHAnsi" w:hAnsiTheme="minorHAnsi" w:cstheme="minorHAnsi"/>
          <w:lang w:val="el-GR"/>
        </w:rPr>
      </w:pPr>
      <w:r w:rsidRPr="003D3BEF">
        <w:rPr>
          <w:rFonts w:asciiTheme="minorHAnsi" w:hAnsiTheme="minorHAnsi" w:cstheme="minorHAnsi"/>
          <w:lang w:val="el-GR"/>
        </w:rPr>
        <w:t xml:space="preserve">Η αρχική οθόνη εισόδου του </w:t>
      </w:r>
      <w:r w:rsidRPr="003D3BEF">
        <w:rPr>
          <w:rFonts w:asciiTheme="minorHAnsi" w:hAnsiTheme="minorHAnsi" w:cstheme="minorHAnsi"/>
        </w:rPr>
        <w:t>Interactive</w:t>
      </w:r>
      <w:r w:rsidRPr="003D3BEF">
        <w:rPr>
          <w:rFonts w:asciiTheme="minorHAnsi" w:hAnsiTheme="minorHAnsi" w:cstheme="minorHAnsi"/>
          <w:lang w:val="el-GR"/>
        </w:rPr>
        <w:t xml:space="preserve"> </w:t>
      </w:r>
      <w:r w:rsidRPr="003D3BEF">
        <w:rPr>
          <w:rFonts w:asciiTheme="minorHAnsi" w:hAnsiTheme="minorHAnsi" w:cstheme="minorHAnsi"/>
        </w:rPr>
        <w:t>Fiction</w:t>
      </w:r>
      <w:r w:rsidRPr="003D3BEF">
        <w:rPr>
          <w:rFonts w:asciiTheme="minorHAnsi" w:hAnsiTheme="minorHAnsi" w:cstheme="minorHAnsi"/>
          <w:lang w:val="el-GR"/>
        </w:rPr>
        <w:t xml:space="preserve"> </w:t>
      </w:r>
      <w:r w:rsidRPr="003D3BEF">
        <w:rPr>
          <w:rFonts w:asciiTheme="minorHAnsi" w:hAnsiTheme="minorHAnsi" w:cstheme="minorHAnsi"/>
        </w:rPr>
        <w:t>Engine</w:t>
      </w:r>
      <w:r w:rsidRPr="003D3BEF">
        <w:rPr>
          <w:rFonts w:asciiTheme="minorHAnsi" w:hAnsiTheme="minorHAnsi" w:cstheme="minorHAnsi"/>
          <w:lang w:val="el-GR"/>
        </w:rPr>
        <w:t xml:space="preserve"> όπου ο χρήστης εισάγει το όνομά του ("</w:t>
      </w:r>
      <w:proofErr w:type="spellStart"/>
      <w:r w:rsidRPr="003D3BEF">
        <w:rPr>
          <w:rFonts w:asciiTheme="minorHAnsi" w:hAnsiTheme="minorHAnsi" w:cstheme="minorHAnsi"/>
        </w:rPr>
        <w:t>ioannis</w:t>
      </w:r>
      <w:proofErr w:type="spellEnd"/>
      <w:r w:rsidRPr="003D3BEF">
        <w:rPr>
          <w:rFonts w:asciiTheme="minorHAnsi" w:hAnsiTheme="minorHAnsi" w:cstheme="minorHAnsi"/>
          <w:lang w:val="el-GR"/>
        </w:rPr>
        <w:t>") για να ξεκινήσει το παιχνίδι.</w:t>
      </w:r>
    </w:p>
    <w:p w14:paraId="4DEF7365" w14:textId="61900BC6" w:rsidR="00A55D90" w:rsidRDefault="003D3BEF" w:rsidP="004F0635">
      <w:pPr>
        <w:jc w:val="center"/>
        <w:rPr>
          <w:b/>
          <w:bCs/>
          <w:i/>
          <w:iCs/>
          <w:lang w:val="el-GR"/>
        </w:rPr>
      </w:pPr>
      <w:r>
        <w:rPr>
          <w:noProof/>
          <w:lang w:val="el-GR"/>
        </w:rPr>
        <w:lastRenderedPageBreak/>
        <w:drawing>
          <wp:anchor distT="0" distB="0" distL="114300" distR="114300" simplePos="0" relativeHeight="251717632" behindDoc="0" locked="0" layoutInCell="1" allowOverlap="1" wp14:anchorId="1CBFFA50" wp14:editId="2BA5CEC5">
            <wp:simplePos x="0" y="0"/>
            <wp:positionH relativeFrom="column">
              <wp:posOffset>-292100</wp:posOffset>
            </wp:positionH>
            <wp:positionV relativeFrom="paragraph">
              <wp:posOffset>323850</wp:posOffset>
            </wp:positionV>
            <wp:extent cx="6372225" cy="5584825"/>
            <wp:effectExtent l="0" t="0" r="3175" b="3175"/>
            <wp:wrapSquare wrapText="bothSides"/>
            <wp:docPr id="2038696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6248"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2225" cy="5584825"/>
                    </a:xfrm>
                    <a:prstGeom prst="rect">
                      <a:avLst/>
                    </a:prstGeom>
                  </pic:spPr>
                </pic:pic>
              </a:graphicData>
            </a:graphic>
            <wp14:sizeRelH relativeFrom="page">
              <wp14:pctWidth>0</wp14:pctWidth>
            </wp14:sizeRelH>
            <wp14:sizeRelV relativeFrom="page">
              <wp14:pctHeight>0</wp14:pctHeight>
            </wp14:sizeRelV>
          </wp:anchor>
        </w:drawing>
      </w:r>
    </w:p>
    <w:p w14:paraId="7D61E88E" w14:textId="77777777" w:rsidR="003D3BEF" w:rsidRPr="003D3BEF" w:rsidRDefault="003D3BEF" w:rsidP="003D3BEF">
      <w:pPr>
        <w:jc w:val="center"/>
        <w:rPr>
          <w:rFonts w:asciiTheme="majorHAnsi" w:hAnsiTheme="majorHAnsi" w:cstheme="majorHAnsi"/>
          <w:b/>
          <w:bCs/>
          <w:i/>
          <w:iCs/>
          <w:lang w:val="el-GR"/>
        </w:rPr>
      </w:pPr>
    </w:p>
    <w:p w14:paraId="53B8976E" w14:textId="5AC8AE08" w:rsidR="003D3BEF" w:rsidRPr="003D3BEF" w:rsidRDefault="003D3BEF" w:rsidP="003D3BEF">
      <w:pPr>
        <w:jc w:val="center"/>
        <w:rPr>
          <w:rFonts w:asciiTheme="majorHAnsi" w:hAnsiTheme="majorHAnsi" w:cstheme="majorHAnsi"/>
          <w:b/>
          <w:bCs/>
          <w:i/>
          <w:iCs/>
          <w:lang w:val="el-GR"/>
        </w:rPr>
      </w:pPr>
      <w:r w:rsidRPr="003D3BEF">
        <w:rPr>
          <w:rFonts w:asciiTheme="majorHAnsi" w:hAnsiTheme="majorHAnsi" w:cstheme="majorHAnsi"/>
          <w:b/>
          <w:bCs/>
          <w:i/>
          <w:iCs/>
          <w:lang w:val="el-GR"/>
        </w:rPr>
        <w:t xml:space="preserve">Εικόνα </w:t>
      </w:r>
      <w:r w:rsidRPr="003D3BEF">
        <w:rPr>
          <w:rFonts w:asciiTheme="majorHAnsi" w:hAnsiTheme="majorHAnsi" w:cstheme="majorHAnsi"/>
          <w:b/>
          <w:bCs/>
          <w:i/>
          <w:iCs/>
          <w:lang w:val="el-GR"/>
        </w:rPr>
        <w:t>7</w:t>
      </w:r>
      <w:r w:rsidRPr="003D3BEF">
        <w:rPr>
          <w:rFonts w:asciiTheme="majorHAnsi" w:hAnsiTheme="majorHAnsi" w:cstheme="majorHAnsi"/>
          <w:b/>
          <w:bCs/>
          <w:i/>
          <w:iCs/>
          <w:lang w:val="el-GR"/>
        </w:rPr>
        <w:t xml:space="preserve">. Κύρια </w:t>
      </w:r>
      <w:proofErr w:type="spellStart"/>
      <w:r w:rsidRPr="003D3BEF">
        <w:rPr>
          <w:rFonts w:asciiTheme="majorHAnsi" w:hAnsiTheme="majorHAnsi" w:cstheme="majorHAnsi"/>
          <w:b/>
          <w:bCs/>
          <w:i/>
          <w:iCs/>
          <w:lang w:val="el-GR"/>
        </w:rPr>
        <w:t>Διεπαφή</w:t>
      </w:r>
      <w:proofErr w:type="spellEnd"/>
    </w:p>
    <w:p w14:paraId="34E54130" w14:textId="77777777" w:rsidR="003D3BEF" w:rsidRDefault="003D3BEF" w:rsidP="003D3BEF">
      <w:pPr>
        <w:jc w:val="both"/>
        <w:rPr>
          <w:rFonts w:asciiTheme="minorHAnsi" w:hAnsiTheme="minorHAnsi" w:cstheme="minorHAnsi"/>
          <w:lang w:val="el-GR"/>
        </w:rPr>
      </w:pPr>
    </w:p>
    <w:p w14:paraId="3271751C" w14:textId="77777777" w:rsidR="003D3BEF" w:rsidRDefault="003D3BEF" w:rsidP="003D3BEF">
      <w:pPr>
        <w:jc w:val="both"/>
        <w:rPr>
          <w:rFonts w:asciiTheme="minorHAnsi" w:hAnsiTheme="minorHAnsi" w:cstheme="minorHAnsi"/>
          <w:lang w:val="el-GR"/>
        </w:rPr>
      </w:pPr>
    </w:p>
    <w:p w14:paraId="1D662CD7" w14:textId="77777777" w:rsidR="003D3BEF" w:rsidRDefault="003D3BEF" w:rsidP="003D3BEF">
      <w:pPr>
        <w:jc w:val="both"/>
        <w:rPr>
          <w:rFonts w:asciiTheme="minorHAnsi" w:hAnsiTheme="minorHAnsi" w:cstheme="minorHAnsi"/>
          <w:lang w:val="el-GR"/>
        </w:rPr>
      </w:pPr>
    </w:p>
    <w:p w14:paraId="7D8F4AD9" w14:textId="77777777" w:rsidR="003D3BEF" w:rsidRDefault="003D3BEF" w:rsidP="003D3BEF">
      <w:pPr>
        <w:jc w:val="both"/>
        <w:rPr>
          <w:rFonts w:asciiTheme="minorHAnsi" w:hAnsiTheme="minorHAnsi" w:cstheme="minorHAnsi"/>
          <w:lang w:val="el-GR"/>
        </w:rPr>
      </w:pPr>
    </w:p>
    <w:p w14:paraId="02439372" w14:textId="73D2EB06" w:rsidR="00627AEF" w:rsidRPr="003D3BEF" w:rsidRDefault="003D3BEF" w:rsidP="003D3BEF">
      <w:pPr>
        <w:jc w:val="both"/>
        <w:rPr>
          <w:rFonts w:asciiTheme="minorHAnsi" w:hAnsiTheme="minorHAnsi" w:cstheme="minorHAnsi"/>
        </w:rPr>
      </w:pPr>
      <w:r w:rsidRPr="003D3BEF">
        <w:rPr>
          <w:rFonts w:asciiTheme="minorHAnsi" w:hAnsiTheme="minorHAnsi" w:cstheme="minorHAnsi"/>
          <w:lang w:val="el-GR"/>
        </w:rPr>
        <w:t xml:space="preserve">Η κύρια </w:t>
      </w:r>
      <w:proofErr w:type="spellStart"/>
      <w:r w:rsidRPr="003D3BEF">
        <w:rPr>
          <w:rFonts w:asciiTheme="minorHAnsi" w:hAnsiTheme="minorHAnsi" w:cstheme="minorHAnsi"/>
          <w:lang w:val="el-GR"/>
        </w:rPr>
        <w:t>διεπαφή</w:t>
      </w:r>
      <w:proofErr w:type="spellEnd"/>
      <w:r w:rsidRPr="003D3BEF">
        <w:rPr>
          <w:rFonts w:asciiTheme="minorHAnsi" w:hAnsiTheme="minorHAnsi" w:cstheme="minorHAnsi"/>
          <w:lang w:val="el-GR"/>
        </w:rPr>
        <w:t xml:space="preserve"> του παιχνιδιού με </w:t>
      </w:r>
      <w:proofErr w:type="spellStart"/>
      <w:r w:rsidRPr="003D3BEF">
        <w:rPr>
          <w:rFonts w:asciiTheme="minorHAnsi" w:hAnsiTheme="minorHAnsi" w:cstheme="minorHAnsi"/>
          <w:lang w:val="el-GR"/>
        </w:rPr>
        <w:t>terminal-style</w:t>
      </w:r>
      <w:proofErr w:type="spellEnd"/>
      <w:r w:rsidRPr="003D3BEF">
        <w:rPr>
          <w:rFonts w:asciiTheme="minorHAnsi" w:hAnsiTheme="minorHAnsi" w:cstheme="minorHAnsi"/>
          <w:lang w:val="el-GR"/>
        </w:rPr>
        <w:t xml:space="preserve"> εμφάνιση. Εμφανίζει τον παίκτη "</w:t>
      </w:r>
      <w:proofErr w:type="spellStart"/>
      <w:r w:rsidRPr="003D3BEF">
        <w:rPr>
          <w:rFonts w:asciiTheme="minorHAnsi" w:hAnsiTheme="minorHAnsi" w:cstheme="minorHAnsi"/>
          <w:lang w:val="el-GR"/>
        </w:rPr>
        <w:t>ioannis</w:t>
      </w:r>
      <w:proofErr w:type="spellEnd"/>
      <w:r w:rsidRPr="003D3BEF">
        <w:rPr>
          <w:rFonts w:asciiTheme="minorHAnsi" w:hAnsiTheme="minorHAnsi" w:cstheme="minorHAnsi"/>
          <w:lang w:val="el-GR"/>
        </w:rPr>
        <w:t>" στον γύρο 0/5 στην τοποθεσία "</w:t>
      </w:r>
      <w:proofErr w:type="spellStart"/>
      <w:r w:rsidRPr="003D3BEF">
        <w:rPr>
          <w:rFonts w:asciiTheme="minorHAnsi" w:hAnsiTheme="minorHAnsi" w:cstheme="minorHAnsi"/>
          <w:lang w:val="el-GR"/>
        </w:rPr>
        <w:t>mysterious_starting_place</w:t>
      </w:r>
      <w:proofErr w:type="spellEnd"/>
      <w:r w:rsidRPr="003D3BEF">
        <w:rPr>
          <w:rFonts w:asciiTheme="minorHAnsi" w:hAnsiTheme="minorHAnsi" w:cstheme="minorHAnsi"/>
          <w:lang w:val="el-GR"/>
        </w:rPr>
        <w:t>". Το σύστημα περιγράφει ένα μυστηριώδες φεγγαρόφωτο ξέφωτο με μυστηριώδη αντικείμενα και εξόδους προς βορρά, ανατολή και δύση.</w:t>
      </w:r>
    </w:p>
    <w:p w14:paraId="1AF98017" w14:textId="77777777" w:rsidR="002E18FA" w:rsidRDefault="002E18FA" w:rsidP="00627AEF">
      <w:pPr>
        <w:rPr>
          <w:lang w:val="el-GR"/>
        </w:rPr>
      </w:pPr>
    </w:p>
    <w:p w14:paraId="3B827949" w14:textId="77777777" w:rsidR="002E18FA" w:rsidRDefault="002E18FA" w:rsidP="00627AEF">
      <w:pPr>
        <w:rPr>
          <w:lang w:val="el-GR"/>
        </w:rPr>
      </w:pPr>
    </w:p>
    <w:p w14:paraId="4F6CB37D" w14:textId="77777777" w:rsidR="002E18FA" w:rsidRDefault="002E18FA" w:rsidP="00627AEF">
      <w:pPr>
        <w:rPr>
          <w:lang w:val="el-GR"/>
        </w:rPr>
      </w:pPr>
    </w:p>
    <w:p w14:paraId="5AE388D0" w14:textId="77777777" w:rsidR="002E18FA" w:rsidRDefault="002E18FA" w:rsidP="002E18FA">
      <w:pPr>
        <w:jc w:val="center"/>
        <w:rPr>
          <w:b/>
          <w:bCs/>
          <w:i/>
          <w:iCs/>
          <w:lang w:val="el-GR"/>
        </w:rPr>
      </w:pPr>
    </w:p>
    <w:p w14:paraId="66046CF3" w14:textId="56BA002F" w:rsidR="002E18FA" w:rsidRDefault="002E18FA" w:rsidP="002E18FA">
      <w:pPr>
        <w:jc w:val="center"/>
        <w:rPr>
          <w:b/>
          <w:bCs/>
          <w:i/>
          <w:iCs/>
          <w:lang w:val="el-GR"/>
        </w:rPr>
      </w:pPr>
    </w:p>
    <w:p w14:paraId="52D49ADD" w14:textId="77777777" w:rsidR="002E18FA" w:rsidRPr="00E0609E" w:rsidRDefault="002E18FA" w:rsidP="002E18FA">
      <w:pPr>
        <w:jc w:val="center"/>
        <w:rPr>
          <w:rFonts w:asciiTheme="majorHAnsi" w:hAnsiTheme="majorHAnsi" w:cstheme="majorHAnsi"/>
          <w:b/>
          <w:bCs/>
          <w:i/>
          <w:iCs/>
          <w:lang w:val="el-GR"/>
        </w:rPr>
      </w:pPr>
    </w:p>
    <w:p w14:paraId="41460267" w14:textId="77777777" w:rsidR="002E18FA" w:rsidRDefault="002E18FA" w:rsidP="002E18FA">
      <w:pPr>
        <w:jc w:val="center"/>
        <w:rPr>
          <w:rFonts w:asciiTheme="majorHAnsi" w:hAnsiTheme="majorHAnsi" w:cstheme="majorHAnsi"/>
          <w:b/>
          <w:bCs/>
          <w:i/>
          <w:iCs/>
        </w:rPr>
      </w:pPr>
    </w:p>
    <w:p w14:paraId="0CFFE8A5" w14:textId="77777777" w:rsidR="003D3BEF" w:rsidRDefault="003D3BEF" w:rsidP="002E18FA">
      <w:pPr>
        <w:jc w:val="center"/>
        <w:rPr>
          <w:rFonts w:asciiTheme="majorHAnsi" w:hAnsiTheme="majorHAnsi" w:cstheme="majorHAnsi"/>
          <w:b/>
          <w:bCs/>
          <w:i/>
          <w:iCs/>
        </w:rPr>
      </w:pPr>
    </w:p>
    <w:p w14:paraId="437A0020" w14:textId="775CA709" w:rsidR="003D3BEF" w:rsidRPr="003D3BEF" w:rsidRDefault="00C80963" w:rsidP="002E18FA">
      <w:pPr>
        <w:jc w:val="center"/>
        <w:rPr>
          <w:rFonts w:asciiTheme="majorHAnsi" w:hAnsiTheme="majorHAnsi" w:cstheme="majorHAnsi"/>
          <w:b/>
          <w:bCs/>
          <w:i/>
          <w:iCs/>
        </w:rPr>
      </w:pPr>
      <w:r>
        <w:rPr>
          <w:noProof/>
          <w:lang w:val="el-GR"/>
        </w:rPr>
        <w:lastRenderedPageBreak/>
        <w:drawing>
          <wp:anchor distT="0" distB="0" distL="114300" distR="114300" simplePos="0" relativeHeight="251723776" behindDoc="0" locked="0" layoutInCell="1" allowOverlap="1" wp14:anchorId="4B0D7061" wp14:editId="47F5A4D8">
            <wp:simplePos x="0" y="0"/>
            <wp:positionH relativeFrom="column">
              <wp:posOffset>-375954</wp:posOffset>
            </wp:positionH>
            <wp:positionV relativeFrom="paragraph">
              <wp:posOffset>317633</wp:posOffset>
            </wp:positionV>
            <wp:extent cx="6631305" cy="5380990"/>
            <wp:effectExtent l="0" t="0" r="0" b="3810"/>
            <wp:wrapSquare wrapText="bothSides"/>
            <wp:docPr id="11794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0909"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1305" cy="5380990"/>
                    </a:xfrm>
                    <a:prstGeom prst="rect">
                      <a:avLst/>
                    </a:prstGeom>
                  </pic:spPr>
                </pic:pic>
              </a:graphicData>
            </a:graphic>
            <wp14:sizeRelH relativeFrom="page">
              <wp14:pctWidth>0</wp14:pctWidth>
            </wp14:sizeRelH>
            <wp14:sizeRelV relativeFrom="page">
              <wp14:pctHeight>0</wp14:pctHeight>
            </wp14:sizeRelV>
          </wp:anchor>
        </w:drawing>
      </w:r>
    </w:p>
    <w:p w14:paraId="66B64F7F" w14:textId="40FDEB29" w:rsidR="00C80963" w:rsidRDefault="00C80963" w:rsidP="002E18FA">
      <w:pPr>
        <w:rPr>
          <w:rFonts w:asciiTheme="majorHAnsi" w:hAnsiTheme="majorHAnsi" w:cstheme="majorHAnsi"/>
          <w:b/>
          <w:bCs/>
          <w:i/>
          <w:iCs/>
        </w:rPr>
      </w:pPr>
    </w:p>
    <w:p w14:paraId="62F9C615" w14:textId="77777777" w:rsidR="00C80963" w:rsidRPr="00C80963" w:rsidRDefault="00C80963" w:rsidP="002E18FA">
      <w:pPr>
        <w:rPr>
          <w:rFonts w:asciiTheme="majorHAnsi" w:hAnsiTheme="majorHAnsi" w:cstheme="majorHAnsi"/>
          <w:b/>
          <w:bCs/>
          <w:i/>
          <w:iCs/>
        </w:rPr>
      </w:pPr>
    </w:p>
    <w:p w14:paraId="75DD6F8D" w14:textId="261F82B6" w:rsidR="002E18FA" w:rsidRPr="00C80963" w:rsidRDefault="002E18FA" w:rsidP="002E18FA">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C80963" w:rsidRPr="00C80963">
        <w:rPr>
          <w:rFonts w:asciiTheme="majorHAnsi" w:hAnsiTheme="majorHAnsi" w:cstheme="majorHAnsi"/>
          <w:b/>
          <w:bCs/>
          <w:i/>
          <w:iCs/>
          <w:lang w:val="el-GR"/>
        </w:rPr>
        <w:t>8</w:t>
      </w:r>
      <w:r w:rsidRPr="008A2E23">
        <w:rPr>
          <w:rFonts w:asciiTheme="majorHAnsi" w:hAnsiTheme="majorHAnsi" w:cstheme="majorHAnsi"/>
          <w:b/>
          <w:bCs/>
          <w:i/>
          <w:iCs/>
          <w:lang w:val="el-GR"/>
        </w:rPr>
        <w:t xml:space="preserve">. </w:t>
      </w:r>
      <w:r w:rsidR="00C80963">
        <w:rPr>
          <w:rFonts w:asciiTheme="majorHAnsi" w:hAnsiTheme="majorHAnsi" w:cstheme="majorHAnsi"/>
          <w:b/>
          <w:bCs/>
          <w:i/>
          <w:iCs/>
          <w:lang w:val="el-GR"/>
        </w:rPr>
        <w:t>Πρώτη κίνηση</w:t>
      </w:r>
    </w:p>
    <w:p w14:paraId="50358906" w14:textId="77777777" w:rsidR="002E18FA" w:rsidRDefault="002E18FA" w:rsidP="00627AEF">
      <w:pPr>
        <w:rPr>
          <w:lang w:val="el-GR"/>
        </w:rPr>
      </w:pPr>
    </w:p>
    <w:p w14:paraId="21AA858E" w14:textId="77777777" w:rsidR="002E18FA" w:rsidRDefault="002E18FA" w:rsidP="00627AEF">
      <w:pPr>
        <w:rPr>
          <w:lang w:val="el-GR"/>
        </w:rPr>
      </w:pPr>
    </w:p>
    <w:p w14:paraId="07C4509D" w14:textId="77777777" w:rsidR="003D3BEF" w:rsidRDefault="003D3BEF" w:rsidP="003D3BEF">
      <w:pPr>
        <w:jc w:val="both"/>
        <w:rPr>
          <w:rFonts w:asciiTheme="minorHAnsi" w:hAnsiTheme="minorHAnsi" w:cstheme="minorHAnsi"/>
          <w:lang w:val="el-GR"/>
        </w:rPr>
      </w:pPr>
    </w:p>
    <w:p w14:paraId="5E4ED7B2" w14:textId="0F0BD08E" w:rsidR="002E18FA" w:rsidRPr="00C80963" w:rsidRDefault="00C80963" w:rsidP="00C80963">
      <w:pPr>
        <w:jc w:val="both"/>
        <w:rPr>
          <w:lang w:val="el-GR"/>
        </w:rPr>
      </w:pPr>
      <w:r w:rsidRPr="00C80963">
        <w:rPr>
          <w:rFonts w:asciiTheme="minorHAnsi" w:hAnsiTheme="minorHAnsi" w:cstheme="minorHAnsi"/>
          <w:lang w:val="el-GR"/>
        </w:rPr>
        <w:t>Δείχνει την αλληλεπίδραση του παίκτη με το σύστημα. Ο χρήστης εισάγει την εντολή "</w:t>
      </w:r>
      <w:proofErr w:type="spellStart"/>
      <w:r w:rsidRPr="00C80963">
        <w:rPr>
          <w:rFonts w:asciiTheme="minorHAnsi" w:hAnsiTheme="minorHAnsi" w:cstheme="minorHAnsi"/>
          <w:lang w:val="el-GR"/>
        </w:rPr>
        <w:t>go</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north</w:t>
      </w:r>
      <w:proofErr w:type="spellEnd"/>
      <w:r w:rsidRPr="00C80963">
        <w:rPr>
          <w:rFonts w:asciiTheme="minorHAnsi" w:hAnsiTheme="minorHAnsi" w:cstheme="minorHAnsi"/>
          <w:lang w:val="el-GR"/>
        </w:rPr>
        <w:t>" και το σύστημα ανταποκρίνεται μετακινώντας τον παίκτη στο "</w:t>
      </w:r>
      <w:proofErr w:type="spellStart"/>
      <w:r w:rsidRPr="00C80963">
        <w:rPr>
          <w:rFonts w:asciiTheme="minorHAnsi" w:hAnsiTheme="minorHAnsi" w:cstheme="minorHAnsi"/>
          <w:lang w:val="el-GR"/>
        </w:rPr>
        <w:t>Enchanted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Forest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Ο World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δημιουργεί μια νέα τοποθεσία με πλούσια περιγραφή </w:t>
      </w:r>
      <w:proofErr w:type="spellStart"/>
      <w:r w:rsidRPr="00C80963">
        <w:rPr>
          <w:rFonts w:asciiTheme="minorHAnsi" w:hAnsiTheme="minorHAnsi" w:cstheme="minorHAnsi"/>
          <w:lang w:val="el-GR"/>
        </w:rPr>
        <w:t>βιοφωταυγούς</w:t>
      </w:r>
      <w:proofErr w:type="spellEnd"/>
      <w:r w:rsidRPr="00C80963">
        <w:rPr>
          <w:rFonts w:asciiTheme="minorHAnsi" w:hAnsiTheme="minorHAnsi" w:cstheme="minorHAnsi"/>
          <w:lang w:val="el-GR"/>
        </w:rPr>
        <w:t xml:space="preserve"> χλωρίδας. Η τοποθεσία ενημερώνεται σε "North Of </w:t>
      </w:r>
      <w:proofErr w:type="spellStart"/>
      <w:r w:rsidRPr="00C80963">
        <w:rPr>
          <w:rFonts w:asciiTheme="minorHAnsi" w:hAnsiTheme="minorHAnsi" w:cstheme="minorHAnsi"/>
          <w:lang w:val="el-GR"/>
        </w:rPr>
        <w:t>Mysterious</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Starting</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Place</w:t>
      </w:r>
      <w:proofErr w:type="spellEnd"/>
      <w:r w:rsidRPr="00C80963">
        <w:rPr>
          <w:rFonts w:asciiTheme="minorHAnsi" w:hAnsiTheme="minorHAnsi" w:cstheme="minorHAnsi"/>
          <w:lang w:val="el-GR"/>
        </w:rPr>
        <w:t xml:space="preserve">" δείχνοντας επιτυχή </w:t>
      </w:r>
      <w:proofErr w:type="spellStart"/>
      <w:r w:rsidRPr="00C80963">
        <w:rPr>
          <w:rFonts w:asciiTheme="minorHAnsi" w:hAnsiTheme="minorHAnsi" w:cstheme="minorHAnsi"/>
          <w:lang w:val="el-GR"/>
        </w:rPr>
        <w:t>navigation</w:t>
      </w:r>
      <w:proofErr w:type="spellEnd"/>
      <w:r w:rsidRPr="00C80963">
        <w:rPr>
          <w:rFonts w:asciiTheme="minorHAnsi" w:hAnsiTheme="minorHAnsi" w:cstheme="minorHAnsi"/>
          <w:lang w:val="el-GR"/>
        </w:rPr>
        <w:t>.</w:t>
      </w:r>
    </w:p>
    <w:p w14:paraId="1D0BC9AE" w14:textId="77777777" w:rsidR="003D3BEF" w:rsidRPr="00C80963" w:rsidRDefault="003D3BEF" w:rsidP="00627AEF">
      <w:pPr>
        <w:rPr>
          <w:lang w:val="el-GR"/>
        </w:rPr>
      </w:pPr>
    </w:p>
    <w:p w14:paraId="3343E53B" w14:textId="77777777" w:rsidR="003D3BEF" w:rsidRPr="00C80963" w:rsidRDefault="003D3BEF" w:rsidP="00627AEF">
      <w:pPr>
        <w:rPr>
          <w:lang w:val="el-GR"/>
        </w:rPr>
      </w:pPr>
    </w:p>
    <w:p w14:paraId="670AFD57" w14:textId="77777777" w:rsidR="003D3BEF" w:rsidRPr="00C80963" w:rsidRDefault="003D3BEF" w:rsidP="00627AEF">
      <w:pPr>
        <w:rPr>
          <w:lang w:val="el-GR"/>
        </w:rPr>
      </w:pPr>
    </w:p>
    <w:p w14:paraId="00801DD9" w14:textId="77777777" w:rsidR="002E18FA" w:rsidRDefault="002E18FA" w:rsidP="00627AEF">
      <w:pPr>
        <w:rPr>
          <w:lang w:val="el-GR"/>
        </w:rPr>
      </w:pPr>
    </w:p>
    <w:p w14:paraId="21D4233D" w14:textId="320F3B1A" w:rsidR="0055770E" w:rsidRPr="00E0609E" w:rsidRDefault="0055770E" w:rsidP="0055770E">
      <w:pPr>
        <w:jc w:val="center"/>
        <w:rPr>
          <w:rFonts w:asciiTheme="majorHAnsi" w:hAnsiTheme="majorHAnsi" w:cstheme="majorHAnsi"/>
          <w:b/>
          <w:bCs/>
          <w:i/>
          <w:iCs/>
          <w:lang w:val="el-GR"/>
        </w:rPr>
      </w:pPr>
    </w:p>
    <w:p w14:paraId="6258B1B3" w14:textId="5DA39800" w:rsidR="0055770E" w:rsidRPr="00E0609E" w:rsidRDefault="0055770E" w:rsidP="0055770E">
      <w:pPr>
        <w:jc w:val="center"/>
        <w:rPr>
          <w:rFonts w:asciiTheme="majorHAnsi" w:hAnsiTheme="majorHAnsi" w:cstheme="majorHAnsi"/>
          <w:b/>
          <w:bCs/>
          <w:i/>
          <w:iCs/>
          <w:lang w:val="el-GR"/>
        </w:rPr>
      </w:pPr>
    </w:p>
    <w:p w14:paraId="6775D369" w14:textId="77777777" w:rsidR="00C80963" w:rsidRPr="00C80963" w:rsidRDefault="00C80963" w:rsidP="00C80963">
      <w:pPr>
        <w:jc w:val="both"/>
        <w:rPr>
          <w:rFonts w:asciiTheme="minorHAnsi" w:hAnsiTheme="minorHAnsi" w:cstheme="minorHAnsi"/>
        </w:rPr>
      </w:pPr>
    </w:p>
    <w:p w14:paraId="3EA46533" w14:textId="77777777" w:rsidR="00C80963" w:rsidRPr="00C80963" w:rsidRDefault="00C80963" w:rsidP="00C80963">
      <w:pPr>
        <w:jc w:val="both"/>
        <w:rPr>
          <w:rFonts w:asciiTheme="majorHAnsi" w:hAnsiTheme="majorHAnsi" w:cstheme="majorHAnsi"/>
          <w:b/>
          <w:bCs/>
          <w:i/>
          <w:iCs/>
          <w:lang w:val="el-GR"/>
        </w:rPr>
      </w:pPr>
    </w:p>
    <w:p w14:paraId="17F0EF56" w14:textId="5F52CCC8" w:rsidR="0055770E" w:rsidRPr="00E0609E" w:rsidRDefault="0055770E" w:rsidP="0055770E">
      <w:pPr>
        <w:jc w:val="center"/>
        <w:rPr>
          <w:rFonts w:asciiTheme="majorHAnsi" w:hAnsiTheme="majorHAnsi" w:cstheme="majorHAnsi"/>
          <w:b/>
          <w:bCs/>
          <w:i/>
          <w:iCs/>
          <w:lang w:val="el-GR"/>
        </w:rPr>
      </w:pPr>
    </w:p>
    <w:p w14:paraId="4053AB3F" w14:textId="77777777" w:rsidR="00C80963" w:rsidRPr="00E0609E" w:rsidRDefault="00C80963" w:rsidP="00C80963">
      <w:pPr>
        <w:jc w:val="center"/>
        <w:rPr>
          <w:rFonts w:asciiTheme="majorHAnsi" w:hAnsiTheme="majorHAnsi" w:cstheme="majorHAnsi"/>
          <w:b/>
          <w:bCs/>
          <w:i/>
          <w:iCs/>
          <w:lang w:val="el-GR"/>
        </w:rPr>
      </w:pPr>
    </w:p>
    <w:p w14:paraId="64DD7929" w14:textId="77777777" w:rsidR="00C80963" w:rsidRPr="00C80963" w:rsidRDefault="00C80963" w:rsidP="00C80963">
      <w:pPr>
        <w:jc w:val="center"/>
        <w:rPr>
          <w:rFonts w:asciiTheme="majorHAnsi" w:hAnsiTheme="majorHAnsi" w:cstheme="majorHAnsi"/>
          <w:b/>
          <w:bCs/>
          <w:i/>
          <w:iCs/>
          <w:lang w:val="el-GR"/>
        </w:rPr>
      </w:pPr>
      <w:r>
        <w:rPr>
          <w:noProof/>
          <w:lang w:val="el-GR"/>
        </w:rPr>
        <w:drawing>
          <wp:anchor distT="0" distB="0" distL="114300" distR="114300" simplePos="0" relativeHeight="251741184" behindDoc="0" locked="0" layoutInCell="1" allowOverlap="1" wp14:anchorId="1BAE1B3B" wp14:editId="066E13AE">
            <wp:simplePos x="0" y="0"/>
            <wp:positionH relativeFrom="column">
              <wp:posOffset>-375920</wp:posOffset>
            </wp:positionH>
            <wp:positionV relativeFrom="paragraph">
              <wp:posOffset>127268</wp:posOffset>
            </wp:positionV>
            <wp:extent cx="6631305" cy="3122295"/>
            <wp:effectExtent l="0" t="0" r="0" b="1905"/>
            <wp:wrapSquare wrapText="bothSides"/>
            <wp:docPr id="69921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439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1305" cy="3122295"/>
                    </a:xfrm>
                    <a:prstGeom prst="rect">
                      <a:avLst/>
                    </a:prstGeom>
                  </pic:spPr>
                </pic:pic>
              </a:graphicData>
            </a:graphic>
            <wp14:sizeRelH relativeFrom="page">
              <wp14:pctWidth>0</wp14:pctWidth>
            </wp14:sizeRelH>
            <wp14:sizeRelV relativeFrom="page">
              <wp14:pctHeight>0</wp14:pctHeight>
            </wp14:sizeRelV>
          </wp:anchor>
        </w:drawing>
      </w:r>
    </w:p>
    <w:p w14:paraId="1F7DFB9A" w14:textId="77777777" w:rsidR="00C80963" w:rsidRPr="00C80963" w:rsidRDefault="00C80963" w:rsidP="00C80963">
      <w:pPr>
        <w:rPr>
          <w:rFonts w:asciiTheme="majorHAnsi" w:hAnsiTheme="majorHAnsi" w:cstheme="majorHAnsi"/>
          <w:b/>
          <w:bCs/>
          <w:i/>
          <w:iCs/>
          <w:lang w:val="el-GR"/>
        </w:rPr>
      </w:pPr>
    </w:p>
    <w:p w14:paraId="3F2A1764" w14:textId="1A3C3081"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rPr>
        <w:t>10</w:t>
      </w:r>
      <w:r w:rsidRPr="008A2E23">
        <w:rPr>
          <w:rFonts w:asciiTheme="majorHAnsi" w:hAnsiTheme="majorHAnsi" w:cstheme="majorHAnsi"/>
          <w:b/>
          <w:bCs/>
          <w:i/>
          <w:iCs/>
          <w:lang w:val="el-GR"/>
        </w:rPr>
        <w:t xml:space="preserve">. </w:t>
      </w:r>
      <w:r>
        <w:rPr>
          <w:rFonts w:asciiTheme="majorHAnsi" w:hAnsiTheme="majorHAnsi" w:cstheme="majorHAnsi"/>
          <w:b/>
          <w:bCs/>
          <w:i/>
          <w:iCs/>
        </w:rPr>
        <w:t>Logs</w:t>
      </w:r>
    </w:p>
    <w:p w14:paraId="4CD02601" w14:textId="77777777" w:rsidR="00C80963" w:rsidRPr="00C80963" w:rsidRDefault="00C80963" w:rsidP="00C80963">
      <w:pPr>
        <w:rPr>
          <w:lang w:val="el-GR"/>
        </w:rPr>
      </w:pPr>
    </w:p>
    <w:p w14:paraId="684EC38F" w14:textId="77777777" w:rsidR="00C80963" w:rsidRDefault="00C80963" w:rsidP="00C80963">
      <w:pPr>
        <w:jc w:val="both"/>
        <w:rPr>
          <w:rFonts w:asciiTheme="minorHAnsi" w:hAnsiTheme="minorHAnsi" w:cstheme="minorHAnsi"/>
          <w:lang w:val="el-GR"/>
        </w:rPr>
      </w:pPr>
    </w:p>
    <w:p w14:paraId="30B144EE" w14:textId="77777777" w:rsidR="00C80963" w:rsidRPr="00E0609E" w:rsidRDefault="00C80963" w:rsidP="00C80963">
      <w:pPr>
        <w:jc w:val="both"/>
        <w:rPr>
          <w:rFonts w:asciiTheme="majorHAnsi" w:hAnsiTheme="majorHAnsi" w:cstheme="majorHAnsi"/>
          <w:b/>
          <w:bCs/>
          <w:i/>
          <w:iCs/>
          <w:lang w:val="el-GR"/>
        </w:rPr>
      </w:pPr>
      <w:r w:rsidRPr="00C80963">
        <w:rPr>
          <w:rFonts w:asciiTheme="minorHAnsi" w:hAnsiTheme="minorHAnsi" w:cstheme="minorHAnsi"/>
          <w:lang w:val="el-GR"/>
        </w:rPr>
        <w:t xml:space="preserve">Εμφανίζει τα </w:t>
      </w:r>
      <w:proofErr w:type="spellStart"/>
      <w:r w:rsidRPr="00C80963">
        <w:rPr>
          <w:rFonts w:asciiTheme="minorHAnsi" w:hAnsiTheme="minorHAnsi" w:cstheme="minorHAnsi"/>
          <w:lang w:val="el-GR"/>
        </w:rPr>
        <w:t>backend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logs</w:t>
      </w:r>
      <w:proofErr w:type="spellEnd"/>
      <w:r w:rsidRPr="00C80963">
        <w:rPr>
          <w:rFonts w:asciiTheme="minorHAnsi" w:hAnsiTheme="minorHAnsi" w:cstheme="minorHAnsi"/>
          <w:lang w:val="el-GR"/>
        </w:rPr>
        <w:t xml:space="preserve"> του συστήματος κατά την εκτέλεση της εντολής "</w:t>
      </w:r>
      <w:proofErr w:type="spellStart"/>
      <w:r w:rsidRPr="00C80963">
        <w:rPr>
          <w:rFonts w:asciiTheme="minorHAnsi" w:hAnsiTheme="minorHAnsi" w:cstheme="minorHAnsi"/>
          <w:lang w:val="el-GR"/>
        </w:rPr>
        <w:t>go</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north</w:t>
      </w:r>
      <w:proofErr w:type="spellEnd"/>
      <w:r w:rsidRPr="00C80963">
        <w:rPr>
          <w:rFonts w:asciiTheme="minorHAnsi" w:hAnsiTheme="minorHAnsi" w:cstheme="minorHAnsi"/>
          <w:lang w:val="el-GR"/>
        </w:rPr>
        <w:t xml:space="preserve">". Δείχνει την επιτυχή δημιουργία τοποθεσίας στο </w:t>
      </w:r>
      <w:proofErr w:type="spellStart"/>
      <w:r w:rsidRPr="00C80963">
        <w:rPr>
          <w:rFonts w:asciiTheme="minorHAnsi" w:hAnsiTheme="minorHAnsi" w:cstheme="minorHAnsi"/>
          <w:lang w:val="el-GR"/>
        </w:rPr>
        <w:t>game_state</w:t>
      </w:r>
      <w:proofErr w:type="spellEnd"/>
      <w:r w:rsidRPr="00C80963">
        <w:rPr>
          <w:rFonts w:asciiTheme="minorHAnsi" w:hAnsiTheme="minorHAnsi" w:cstheme="minorHAnsi"/>
          <w:lang w:val="el-GR"/>
        </w:rPr>
        <w:t xml:space="preserve">, τις κλήσεις API στο </w:t>
      </w:r>
      <w:proofErr w:type="spellStart"/>
      <w:r w:rsidRPr="00C80963">
        <w:rPr>
          <w:rFonts w:asciiTheme="minorHAnsi" w:hAnsiTheme="minorHAnsi" w:cstheme="minorHAnsi"/>
          <w:lang w:val="el-GR"/>
        </w:rPr>
        <w:t>OpenAI</w:t>
      </w:r>
      <w:proofErr w:type="spellEnd"/>
      <w:r w:rsidRPr="00C80963">
        <w:rPr>
          <w:rFonts w:asciiTheme="minorHAnsi" w:hAnsiTheme="minorHAnsi" w:cstheme="minorHAnsi"/>
          <w:lang w:val="el-GR"/>
        </w:rPr>
        <w:t xml:space="preserve"> GPT-4o μοντέλο, και την εργασία του World </w:t>
      </w:r>
      <w:proofErr w:type="spellStart"/>
      <w:r w:rsidRPr="00C80963">
        <w:rPr>
          <w:rFonts w:asciiTheme="minorHAnsi" w:hAnsiTheme="minorHAnsi" w:cstheme="minorHAnsi"/>
          <w:lang w:val="el-GR"/>
        </w:rPr>
        <w:t>Builder</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που δημιουργεί το "</w:t>
      </w:r>
      <w:proofErr w:type="spellStart"/>
      <w:r w:rsidRPr="00C80963">
        <w:rPr>
          <w:rFonts w:asciiTheme="minorHAnsi" w:hAnsiTheme="minorHAnsi" w:cstheme="minorHAnsi"/>
          <w:lang w:val="el-GR"/>
        </w:rPr>
        <w:t>Enchanted</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Forest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Περιλαμβάνει επίσης HTTP </w:t>
      </w:r>
      <w:proofErr w:type="spellStart"/>
      <w:r w:rsidRPr="00C80963">
        <w:rPr>
          <w:rFonts w:asciiTheme="minorHAnsi" w:hAnsiTheme="minorHAnsi" w:cstheme="minorHAnsi"/>
          <w:lang w:val="el-GR"/>
        </w:rPr>
        <w:t>requests</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cost</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calculation</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logs</w:t>
      </w:r>
      <w:proofErr w:type="spellEnd"/>
      <w:r w:rsidRPr="00C80963">
        <w:rPr>
          <w:rFonts w:asciiTheme="minorHAnsi" w:hAnsiTheme="minorHAnsi" w:cstheme="minorHAnsi"/>
          <w:lang w:val="el-GR"/>
        </w:rPr>
        <w:t xml:space="preserve">, και το τελικό αποτέλεσμα του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για τη μετακίνηση του παίκτη.</w:t>
      </w:r>
    </w:p>
    <w:p w14:paraId="111A7004" w14:textId="7AE694D9" w:rsidR="0055770E" w:rsidRPr="00E0609E" w:rsidRDefault="0055770E" w:rsidP="0055770E">
      <w:pPr>
        <w:jc w:val="center"/>
        <w:rPr>
          <w:rFonts w:asciiTheme="majorHAnsi" w:hAnsiTheme="majorHAnsi" w:cstheme="majorHAnsi"/>
          <w:b/>
          <w:bCs/>
          <w:i/>
          <w:iCs/>
          <w:lang w:val="el-GR"/>
        </w:rPr>
      </w:pPr>
    </w:p>
    <w:p w14:paraId="5F4AAAED" w14:textId="47893756" w:rsidR="0055770E" w:rsidRPr="00E0609E" w:rsidRDefault="0055770E" w:rsidP="0055770E">
      <w:pPr>
        <w:jc w:val="center"/>
        <w:rPr>
          <w:rFonts w:asciiTheme="majorHAnsi" w:hAnsiTheme="majorHAnsi" w:cstheme="majorHAnsi"/>
          <w:b/>
          <w:bCs/>
          <w:i/>
          <w:iCs/>
          <w:lang w:val="el-GR"/>
        </w:rPr>
      </w:pPr>
    </w:p>
    <w:p w14:paraId="4E8C3B5C" w14:textId="77777777" w:rsidR="0055770E" w:rsidRPr="002E18FA" w:rsidRDefault="0055770E" w:rsidP="0055770E">
      <w:pPr>
        <w:rPr>
          <w:rFonts w:asciiTheme="majorHAnsi" w:hAnsiTheme="majorHAnsi" w:cstheme="majorHAnsi"/>
          <w:b/>
          <w:bCs/>
          <w:i/>
          <w:iCs/>
          <w:lang w:val="el-GR"/>
        </w:rPr>
      </w:pPr>
    </w:p>
    <w:p w14:paraId="74CE1C86" w14:textId="77777777" w:rsidR="0055770E" w:rsidRPr="002E18FA" w:rsidRDefault="0055770E" w:rsidP="0055770E">
      <w:pPr>
        <w:rPr>
          <w:rFonts w:asciiTheme="majorHAnsi" w:hAnsiTheme="majorHAnsi" w:cstheme="majorHAnsi"/>
          <w:b/>
          <w:bCs/>
          <w:i/>
          <w:iCs/>
          <w:lang w:val="el-GR"/>
        </w:rPr>
      </w:pPr>
    </w:p>
    <w:p w14:paraId="4F56F40B" w14:textId="77777777" w:rsidR="002E18FA" w:rsidRDefault="002E18FA" w:rsidP="00627AEF">
      <w:pPr>
        <w:rPr>
          <w:lang w:val="el-GR"/>
        </w:rPr>
      </w:pPr>
    </w:p>
    <w:p w14:paraId="1F168187" w14:textId="77777777" w:rsidR="002E18FA" w:rsidRDefault="002E18FA" w:rsidP="00627AEF">
      <w:pPr>
        <w:rPr>
          <w:lang w:val="el-GR"/>
        </w:rPr>
      </w:pPr>
    </w:p>
    <w:p w14:paraId="237AE3A1" w14:textId="77777777" w:rsidR="002E18FA" w:rsidRDefault="002E18FA" w:rsidP="00627AEF">
      <w:pPr>
        <w:rPr>
          <w:lang w:val="el-GR"/>
        </w:rPr>
      </w:pPr>
    </w:p>
    <w:p w14:paraId="64E2EA44" w14:textId="77777777" w:rsidR="002E18FA" w:rsidRDefault="002E18FA" w:rsidP="00627AEF">
      <w:pPr>
        <w:rPr>
          <w:lang w:val="el-GR"/>
        </w:rPr>
      </w:pPr>
    </w:p>
    <w:p w14:paraId="7B41E1E6" w14:textId="735DF8D1" w:rsidR="0055770E" w:rsidRPr="00E0609E" w:rsidRDefault="0055770E" w:rsidP="0055770E">
      <w:pPr>
        <w:jc w:val="center"/>
        <w:rPr>
          <w:rFonts w:asciiTheme="majorHAnsi" w:hAnsiTheme="majorHAnsi" w:cstheme="majorHAnsi"/>
          <w:b/>
          <w:bCs/>
          <w:i/>
          <w:iCs/>
          <w:lang w:val="el-GR"/>
        </w:rPr>
      </w:pPr>
    </w:p>
    <w:p w14:paraId="36D3885C" w14:textId="27870194" w:rsidR="0055770E" w:rsidRPr="00E0609E" w:rsidRDefault="0055770E" w:rsidP="0055770E">
      <w:pPr>
        <w:jc w:val="center"/>
        <w:rPr>
          <w:rFonts w:asciiTheme="majorHAnsi" w:hAnsiTheme="majorHAnsi" w:cstheme="majorHAnsi"/>
          <w:b/>
          <w:bCs/>
          <w:i/>
          <w:iCs/>
          <w:lang w:val="el-GR"/>
        </w:rPr>
      </w:pPr>
    </w:p>
    <w:p w14:paraId="1845B193" w14:textId="11A771F4" w:rsidR="0055770E" w:rsidRPr="00E0609E" w:rsidRDefault="0055770E" w:rsidP="0055770E">
      <w:pPr>
        <w:jc w:val="center"/>
        <w:rPr>
          <w:rFonts w:asciiTheme="majorHAnsi" w:hAnsiTheme="majorHAnsi" w:cstheme="majorHAnsi"/>
          <w:b/>
          <w:bCs/>
          <w:i/>
          <w:iCs/>
          <w:lang w:val="el-GR"/>
        </w:rPr>
      </w:pPr>
    </w:p>
    <w:p w14:paraId="30A78A95" w14:textId="7B9ACEF5" w:rsidR="0055770E" w:rsidRPr="00E0609E" w:rsidRDefault="0055770E" w:rsidP="0055770E">
      <w:pPr>
        <w:jc w:val="center"/>
        <w:rPr>
          <w:rFonts w:asciiTheme="majorHAnsi" w:hAnsiTheme="majorHAnsi" w:cstheme="majorHAnsi"/>
          <w:b/>
          <w:bCs/>
          <w:i/>
          <w:iCs/>
          <w:lang w:val="el-GR"/>
        </w:rPr>
      </w:pPr>
    </w:p>
    <w:p w14:paraId="0911FA69" w14:textId="26D71283" w:rsidR="0055770E" w:rsidRPr="00E0609E" w:rsidRDefault="0055770E" w:rsidP="0055770E">
      <w:pPr>
        <w:jc w:val="center"/>
        <w:rPr>
          <w:rFonts w:asciiTheme="majorHAnsi" w:hAnsiTheme="majorHAnsi" w:cstheme="majorHAnsi"/>
          <w:b/>
          <w:bCs/>
          <w:i/>
          <w:iCs/>
          <w:lang w:val="el-GR"/>
        </w:rPr>
      </w:pPr>
    </w:p>
    <w:p w14:paraId="15A85933" w14:textId="57261CC9" w:rsidR="0055770E" w:rsidRPr="00E0609E" w:rsidRDefault="0055770E" w:rsidP="0055770E">
      <w:pPr>
        <w:jc w:val="center"/>
        <w:rPr>
          <w:rFonts w:asciiTheme="majorHAnsi" w:hAnsiTheme="majorHAnsi" w:cstheme="majorHAnsi"/>
          <w:b/>
          <w:bCs/>
          <w:i/>
          <w:iCs/>
          <w:lang w:val="el-GR"/>
        </w:rPr>
      </w:pPr>
    </w:p>
    <w:p w14:paraId="27C89805" w14:textId="429F3A9B" w:rsidR="0055770E" w:rsidRPr="00E0609E" w:rsidRDefault="0055770E" w:rsidP="0055770E">
      <w:pPr>
        <w:jc w:val="center"/>
        <w:rPr>
          <w:rFonts w:asciiTheme="majorHAnsi" w:hAnsiTheme="majorHAnsi" w:cstheme="majorHAnsi"/>
          <w:b/>
          <w:bCs/>
          <w:i/>
          <w:iCs/>
          <w:lang w:val="el-GR"/>
        </w:rPr>
      </w:pPr>
    </w:p>
    <w:p w14:paraId="298432F6" w14:textId="77777777" w:rsidR="0055770E" w:rsidRPr="002E18FA" w:rsidRDefault="0055770E" w:rsidP="0055770E">
      <w:pPr>
        <w:rPr>
          <w:rFonts w:asciiTheme="majorHAnsi" w:hAnsiTheme="majorHAnsi" w:cstheme="majorHAnsi"/>
          <w:b/>
          <w:bCs/>
          <w:i/>
          <w:iCs/>
          <w:lang w:val="el-GR"/>
        </w:rPr>
      </w:pPr>
    </w:p>
    <w:p w14:paraId="4FA3CB54" w14:textId="77777777" w:rsidR="0055770E" w:rsidRPr="002E18FA" w:rsidRDefault="0055770E" w:rsidP="0055770E">
      <w:pPr>
        <w:rPr>
          <w:rFonts w:asciiTheme="majorHAnsi" w:hAnsiTheme="majorHAnsi" w:cstheme="majorHAnsi"/>
          <w:b/>
          <w:bCs/>
          <w:i/>
          <w:iCs/>
          <w:lang w:val="el-GR"/>
        </w:rPr>
      </w:pPr>
    </w:p>
    <w:p w14:paraId="1EDFF4C9" w14:textId="77777777" w:rsidR="00E740B4" w:rsidRDefault="00E740B4" w:rsidP="004D0C52">
      <w:pPr>
        <w:rPr>
          <w:rFonts w:asciiTheme="majorHAnsi" w:hAnsiTheme="majorHAnsi" w:cstheme="majorHAnsi"/>
          <w:b/>
          <w:bCs/>
          <w:i/>
          <w:iCs/>
        </w:rPr>
      </w:pPr>
    </w:p>
    <w:p w14:paraId="0D03CADB" w14:textId="77777777" w:rsidR="00C80963" w:rsidRDefault="00C80963" w:rsidP="004D0C52">
      <w:pPr>
        <w:rPr>
          <w:rFonts w:asciiTheme="majorHAnsi" w:hAnsiTheme="majorHAnsi" w:cstheme="majorHAnsi"/>
          <w:b/>
          <w:bCs/>
          <w:i/>
          <w:iCs/>
        </w:rPr>
      </w:pPr>
    </w:p>
    <w:p w14:paraId="780383D5" w14:textId="77777777" w:rsidR="00C80963" w:rsidRDefault="00C80963" w:rsidP="004D0C52">
      <w:pPr>
        <w:rPr>
          <w:rFonts w:asciiTheme="majorHAnsi" w:hAnsiTheme="majorHAnsi" w:cstheme="majorHAnsi"/>
          <w:b/>
          <w:bCs/>
          <w:i/>
          <w:iCs/>
        </w:rPr>
      </w:pPr>
    </w:p>
    <w:p w14:paraId="3484A33D" w14:textId="77777777" w:rsidR="00C80963" w:rsidRDefault="00C80963" w:rsidP="004D0C52">
      <w:pPr>
        <w:rPr>
          <w:rFonts w:asciiTheme="majorHAnsi" w:hAnsiTheme="majorHAnsi" w:cstheme="majorHAnsi"/>
          <w:b/>
          <w:bCs/>
          <w:i/>
          <w:iCs/>
        </w:rPr>
      </w:pPr>
    </w:p>
    <w:p w14:paraId="28544DF4" w14:textId="77777777" w:rsidR="00C80963" w:rsidRPr="00E0609E" w:rsidRDefault="00C80963" w:rsidP="00C80963">
      <w:pPr>
        <w:jc w:val="center"/>
        <w:rPr>
          <w:rFonts w:asciiTheme="majorHAnsi" w:hAnsiTheme="majorHAnsi" w:cstheme="majorHAnsi"/>
          <w:b/>
          <w:bCs/>
          <w:i/>
          <w:iCs/>
          <w:lang w:val="el-GR"/>
        </w:rPr>
      </w:pPr>
    </w:p>
    <w:p w14:paraId="453F50BF" w14:textId="77777777" w:rsidR="00C80963" w:rsidRPr="00E0609E" w:rsidRDefault="00C80963" w:rsidP="00C80963">
      <w:pPr>
        <w:jc w:val="center"/>
        <w:rPr>
          <w:rFonts w:asciiTheme="majorHAnsi" w:hAnsiTheme="majorHAnsi" w:cstheme="majorHAnsi"/>
          <w:b/>
          <w:bCs/>
          <w:i/>
          <w:iCs/>
          <w:lang w:val="el-GR"/>
        </w:rPr>
      </w:pPr>
      <w:r>
        <w:rPr>
          <w:noProof/>
          <w:lang w:val="el-GR"/>
        </w:rPr>
        <w:drawing>
          <wp:anchor distT="0" distB="0" distL="114300" distR="114300" simplePos="0" relativeHeight="251743232" behindDoc="0" locked="0" layoutInCell="1" allowOverlap="1" wp14:anchorId="707B08A4" wp14:editId="2D969F68">
            <wp:simplePos x="0" y="0"/>
            <wp:positionH relativeFrom="column">
              <wp:posOffset>-332807</wp:posOffset>
            </wp:positionH>
            <wp:positionV relativeFrom="paragraph">
              <wp:posOffset>134754</wp:posOffset>
            </wp:positionV>
            <wp:extent cx="6522085" cy="5380990"/>
            <wp:effectExtent l="0" t="0" r="5715" b="3810"/>
            <wp:wrapSquare wrapText="bothSides"/>
            <wp:docPr id="13628643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4390" name="Picture 2"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22085" cy="5380990"/>
                    </a:xfrm>
                    <a:prstGeom prst="rect">
                      <a:avLst/>
                    </a:prstGeom>
                  </pic:spPr>
                </pic:pic>
              </a:graphicData>
            </a:graphic>
            <wp14:sizeRelH relativeFrom="page">
              <wp14:pctWidth>0</wp14:pctWidth>
            </wp14:sizeRelH>
            <wp14:sizeRelV relativeFrom="page">
              <wp14:pctHeight>0</wp14:pctHeight>
            </wp14:sizeRelV>
          </wp:anchor>
        </w:drawing>
      </w:r>
    </w:p>
    <w:p w14:paraId="290997B0" w14:textId="77777777" w:rsidR="00C80963" w:rsidRPr="00C80963" w:rsidRDefault="00C80963" w:rsidP="00C80963">
      <w:pPr>
        <w:rPr>
          <w:rFonts w:asciiTheme="majorHAnsi" w:hAnsiTheme="majorHAnsi" w:cstheme="majorHAnsi"/>
          <w:b/>
          <w:bCs/>
          <w:i/>
          <w:iCs/>
        </w:rPr>
      </w:pPr>
    </w:p>
    <w:p w14:paraId="700D0EC8" w14:textId="2A718A42"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Pr="00C80963">
        <w:rPr>
          <w:rFonts w:asciiTheme="majorHAnsi" w:hAnsiTheme="majorHAnsi" w:cstheme="majorHAnsi"/>
          <w:b/>
          <w:bCs/>
          <w:i/>
          <w:iCs/>
          <w:lang w:val="el-GR"/>
        </w:rPr>
        <w:t>1</w:t>
      </w:r>
      <w:r>
        <w:rPr>
          <w:rFonts w:asciiTheme="majorHAnsi" w:hAnsiTheme="majorHAnsi" w:cstheme="majorHAnsi"/>
          <w:b/>
          <w:bCs/>
          <w:i/>
          <w:iCs/>
        </w:rPr>
        <w:t>1</w:t>
      </w:r>
      <w:r w:rsidRPr="008A2E23">
        <w:rPr>
          <w:rFonts w:asciiTheme="majorHAnsi" w:hAnsiTheme="majorHAnsi" w:cstheme="majorHAnsi"/>
          <w:b/>
          <w:bCs/>
          <w:i/>
          <w:iCs/>
          <w:lang w:val="el-GR"/>
        </w:rPr>
        <w:t xml:space="preserve">. </w:t>
      </w:r>
      <w:r>
        <w:rPr>
          <w:rFonts w:asciiTheme="majorHAnsi" w:hAnsiTheme="majorHAnsi" w:cstheme="majorHAnsi"/>
          <w:b/>
          <w:bCs/>
          <w:i/>
          <w:iCs/>
        </w:rPr>
        <w:t>Turn 2</w:t>
      </w:r>
    </w:p>
    <w:p w14:paraId="3FFCF250" w14:textId="77777777" w:rsidR="00C80963" w:rsidRPr="00C80963" w:rsidRDefault="00C80963" w:rsidP="00C80963">
      <w:pPr>
        <w:rPr>
          <w:lang w:val="el-GR"/>
        </w:rPr>
      </w:pPr>
    </w:p>
    <w:p w14:paraId="65E8B0DD" w14:textId="77777777" w:rsidR="00C80963" w:rsidRDefault="00C80963" w:rsidP="00C80963">
      <w:pPr>
        <w:jc w:val="both"/>
        <w:rPr>
          <w:rFonts w:asciiTheme="minorHAnsi" w:hAnsiTheme="minorHAnsi" w:cstheme="minorHAnsi"/>
          <w:lang w:val="el-GR"/>
        </w:rPr>
      </w:pPr>
    </w:p>
    <w:p w14:paraId="2AD60B44" w14:textId="77777777" w:rsidR="00C80963" w:rsidRPr="00C80963" w:rsidRDefault="00C80963" w:rsidP="00C80963">
      <w:pPr>
        <w:jc w:val="both"/>
        <w:rPr>
          <w:rFonts w:asciiTheme="minorHAnsi" w:hAnsiTheme="minorHAnsi" w:cstheme="minorHAnsi"/>
          <w:lang w:val="el-GR"/>
        </w:rPr>
      </w:pPr>
      <w:r w:rsidRPr="00C80963">
        <w:rPr>
          <w:rFonts w:asciiTheme="minorHAnsi" w:hAnsiTheme="minorHAnsi" w:cstheme="minorHAnsi"/>
          <w:lang w:val="el-GR"/>
        </w:rPr>
        <w:t>Δείχνει την εντολή "</w:t>
      </w:r>
      <w:proofErr w:type="spellStart"/>
      <w:r w:rsidRPr="00C80963">
        <w:rPr>
          <w:rFonts w:asciiTheme="minorHAnsi" w:hAnsiTheme="minorHAnsi" w:cstheme="minorHAnsi"/>
          <w:lang w:val="el-GR"/>
        </w:rPr>
        <w:t>look</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around</w:t>
      </w:r>
      <w:proofErr w:type="spellEnd"/>
      <w:r w:rsidRPr="00C80963">
        <w:rPr>
          <w:rFonts w:asciiTheme="minorHAnsi" w:hAnsiTheme="minorHAnsi" w:cstheme="minorHAnsi"/>
          <w:lang w:val="el-GR"/>
        </w:rPr>
        <w:t xml:space="preserve">" και την εκτεταμένη περιγραφή που παράγει το σύστημα. Ο World </w:t>
      </w:r>
      <w:proofErr w:type="spellStart"/>
      <w:r w:rsidRPr="00C80963">
        <w:rPr>
          <w:rFonts w:asciiTheme="minorHAnsi" w:hAnsiTheme="minorHAnsi" w:cstheme="minorHAnsi"/>
          <w:lang w:val="el-GR"/>
        </w:rPr>
        <w:t>Builder</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Agent</w:t>
      </w:r>
      <w:proofErr w:type="spellEnd"/>
      <w:r w:rsidRPr="00C80963">
        <w:rPr>
          <w:rFonts w:asciiTheme="minorHAnsi" w:hAnsiTheme="minorHAnsi" w:cstheme="minorHAnsi"/>
          <w:lang w:val="el-GR"/>
        </w:rPr>
        <w:t xml:space="preserve"> και </w:t>
      </w:r>
      <w:proofErr w:type="spellStart"/>
      <w:r w:rsidRPr="00C80963">
        <w:rPr>
          <w:rFonts w:asciiTheme="minorHAnsi" w:hAnsiTheme="minorHAnsi" w:cstheme="minorHAnsi"/>
          <w:lang w:val="el-GR"/>
        </w:rPr>
        <w:t>Story</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Director</w:t>
      </w:r>
      <w:proofErr w:type="spellEnd"/>
      <w:r w:rsidRPr="00C80963">
        <w:rPr>
          <w:rFonts w:asciiTheme="minorHAnsi" w:hAnsiTheme="minorHAnsi" w:cstheme="minorHAnsi"/>
          <w:lang w:val="el-GR"/>
        </w:rPr>
        <w:t xml:space="preserve"> συνεργάζονται για να δημιουργήσουν μια πλούσια, ατμοσφαιρική περιγραφή του </w:t>
      </w:r>
      <w:proofErr w:type="spellStart"/>
      <w:r w:rsidRPr="00C80963">
        <w:rPr>
          <w:rFonts w:asciiTheme="minorHAnsi" w:hAnsiTheme="minorHAnsi" w:cstheme="minorHAnsi"/>
          <w:lang w:val="el-GR"/>
        </w:rPr>
        <w:t>northern</w:t>
      </w:r>
      <w:proofErr w:type="spellEnd"/>
      <w:r w:rsidRPr="00C80963">
        <w:rPr>
          <w:rFonts w:asciiTheme="minorHAnsi" w:hAnsiTheme="minorHAnsi" w:cstheme="minorHAnsi"/>
          <w:lang w:val="el-GR"/>
        </w:rPr>
        <w:t xml:space="preserve"> </w:t>
      </w:r>
      <w:proofErr w:type="spellStart"/>
      <w:r w:rsidRPr="00C80963">
        <w:rPr>
          <w:rFonts w:asciiTheme="minorHAnsi" w:hAnsiTheme="minorHAnsi" w:cstheme="minorHAnsi"/>
          <w:lang w:val="el-GR"/>
        </w:rPr>
        <w:t>path</w:t>
      </w:r>
      <w:proofErr w:type="spellEnd"/>
      <w:r w:rsidRPr="00C80963">
        <w:rPr>
          <w:rFonts w:asciiTheme="minorHAnsi" w:hAnsiTheme="minorHAnsi" w:cstheme="minorHAnsi"/>
          <w:lang w:val="el-GR"/>
        </w:rPr>
        <w:t xml:space="preserve"> με μανιτάρια, αρχαία δέντρα, και μυστηριώδη στοιχεία. Φαίνεται η βελτιωμένη αναγνωσιμότητα με σωστό </w:t>
      </w:r>
      <w:proofErr w:type="spellStart"/>
      <w:r w:rsidRPr="00C80963">
        <w:rPr>
          <w:rFonts w:asciiTheme="minorHAnsi" w:hAnsiTheme="minorHAnsi" w:cstheme="minorHAnsi"/>
          <w:lang w:val="el-GR"/>
        </w:rPr>
        <w:t>spacing</w:t>
      </w:r>
      <w:proofErr w:type="spellEnd"/>
      <w:r w:rsidRPr="00C80963">
        <w:rPr>
          <w:rFonts w:asciiTheme="minorHAnsi" w:hAnsiTheme="minorHAnsi" w:cstheme="minorHAnsi"/>
          <w:lang w:val="el-GR"/>
        </w:rPr>
        <w:t xml:space="preserve"> μεταξύ των μηνυμάτων YOU και GAME.</w:t>
      </w:r>
    </w:p>
    <w:p w14:paraId="7B027520" w14:textId="77777777" w:rsidR="00C80963" w:rsidRPr="00C80963" w:rsidRDefault="00C80963" w:rsidP="004D0C52">
      <w:pPr>
        <w:rPr>
          <w:rFonts w:asciiTheme="majorHAnsi" w:hAnsiTheme="majorHAnsi" w:cstheme="majorHAnsi"/>
          <w:b/>
          <w:bCs/>
          <w:i/>
          <w:iCs/>
          <w:lang w:val="el-GR"/>
        </w:rPr>
      </w:pPr>
    </w:p>
    <w:p w14:paraId="78F7D0CF" w14:textId="77777777" w:rsidR="00C80963" w:rsidRDefault="00C80963" w:rsidP="004D0C52">
      <w:pPr>
        <w:rPr>
          <w:rFonts w:asciiTheme="majorHAnsi" w:hAnsiTheme="majorHAnsi" w:cstheme="majorHAnsi"/>
          <w:b/>
          <w:bCs/>
          <w:i/>
          <w:iCs/>
          <w:lang w:val="el-GR"/>
        </w:rPr>
      </w:pPr>
    </w:p>
    <w:p w14:paraId="2011B827" w14:textId="77777777" w:rsidR="00C80963" w:rsidRDefault="00C80963" w:rsidP="004D0C52">
      <w:pPr>
        <w:rPr>
          <w:rFonts w:asciiTheme="majorHAnsi" w:hAnsiTheme="majorHAnsi" w:cstheme="majorHAnsi"/>
          <w:b/>
          <w:bCs/>
          <w:i/>
          <w:iCs/>
          <w:lang w:val="el-GR"/>
        </w:rPr>
      </w:pPr>
    </w:p>
    <w:p w14:paraId="3EC0C608" w14:textId="77777777" w:rsidR="00C80963" w:rsidRDefault="00C80963" w:rsidP="004D0C52">
      <w:pPr>
        <w:rPr>
          <w:rFonts w:asciiTheme="majorHAnsi" w:hAnsiTheme="majorHAnsi" w:cstheme="majorHAnsi"/>
          <w:b/>
          <w:bCs/>
          <w:i/>
          <w:iCs/>
          <w:lang w:val="el-GR"/>
        </w:rPr>
      </w:pPr>
    </w:p>
    <w:p w14:paraId="580252A2" w14:textId="77777777" w:rsidR="00C80963" w:rsidRDefault="00C80963" w:rsidP="004D0C52">
      <w:pPr>
        <w:rPr>
          <w:rFonts w:asciiTheme="majorHAnsi" w:hAnsiTheme="majorHAnsi" w:cstheme="majorHAnsi"/>
          <w:b/>
          <w:bCs/>
          <w:i/>
          <w:iCs/>
          <w:lang w:val="el-GR"/>
        </w:rPr>
      </w:pPr>
    </w:p>
    <w:p w14:paraId="7ABD2314" w14:textId="77777777" w:rsidR="00C80963" w:rsidRDefault="00C80963" w:rsidP="004D0C52">
      <w:pPr>
        <w:rPr>
          <w:rFonts w:asciiTheme="majorHAnsi" w:hAnsiTheme="majorHAnsi" w:cstheme="majorHAnsi"/>
          <w:b/>
          <w:bCs/>
          <w:i/>
          <w:iCs/>
          <w:lang w:val="el-GR"/>
        </w:rPr>
      </w:pPr>
    </w:p>
    <w:p w14:paraId="6DFD6CE4" w14:textId="77777777" w:rsidR="00C80963" w:rsidRDefault="00C80963" w:rsidP="004D0C52">
      <w:pPr>
        <w:rPr>
          <w:rFonts w:asciiTheme="majorHAnsi" w:hAnsiTheme="majorHAnsi" w:cstheme="majorHAnsi"/>
          <w:b/>
          <w:bCs/>
          <w:i/>
          <w:iCs/>
          <w:lang w:val="el-GR"/>
        </w:rPr>
      </w:pPr>
    </w:p>
    <w:p w14:paraId="012C3368" w14:textId="77777777" w:rsidR="00C80963" w:rsidRDefault="00C80963" w:rsidP="004D0C52">
      <w:pPr>
        <w:rPr>
          <w:rFonts w:asciiTheme="majorHAnsi" w:hAnsiTheme="majorHAnsi" w:cstheme="majorHAnsi"/>
          <w:b/>
          <w:bCs/>
          <w:i/>
          <w:iCs/>
          <w:lang w:val="el-GR"/>
        </w:rPr>
      </w:pPr>
    </w:p>
    <w:p w14:paraId="3B152675" w14:textId="7CBB1C67" w:rsidR="00C80963" w:rsidRPr="00E0609E" w:rsidRDefault="00A04C83" w:rsidP="00C80963">
      <w:pPr>
        <w:jc w:val="center"/>
        <w:rPr>
          <w:rFonts w:asciiTheme="majorHAnsi" w:hAnsiTheme="majorHAnsi" w:cstheme="majorHAnsi"/>
          <w:b/>
          <w:bCs/>
          <w:i/>
          <w:iCs/>
          <w:lang w:val="el-GR"/>
        </w:rPr>
      </w:pPr>
      <w:r>
        <w:rPr>
          <w:noProof/>
          <w:lang w:val="el-GR"/>
        </w:rPr>
        <w:drawing>
          <wp:anchor distT="0" distB="0" distL="114300" distR="114300" simplePos="0" relativeHeight="251745280" behindDoc="0" locked="0" layoutInCell="1" allowOverlap="1" wp14:anchorId="71864213" wp14:editId="41D361BE">
            <wp:simplePos x="0" y="0"/>
            <wp:positionH relativeFrom="column">
              <wp:posOffset>-337185</wp:posOffset>
            </wp:positionH>
            <wp:positionV relativeFrom="paragraph">
              <wp:posOffset>327025</wp:posOffset>
            </wp:positionV>
            <wp:extent cx="6522085" cy="5374005"/>
            <wp:effectExtent l="0" t="0" r="5715" b="0"/>
            <wp:wrapSquare wrapText="bothSides"/>
            <wp:docPr id="109149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121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2085" cy="5374005"/>
                    </a:xfrm>
                    <a:prstGeom prst="rect">
                      <a:avLst/>
                    </a:prstGeom>
                  </pic:spPr>
                </pic:pic>
              </a:graphicData>
            </a:graphic>
            <wp14:sizeRelH relativeFrom="page">
              <wp14:pctWidth>0</wp14:pctWidth>
            </wp14:sizeRelH>
            <wp14:sizeRelV relativeFrom="page">
              <wp14:pctHeight>0</wp14:pctHeight>
            </wp14:sizeRelV>
          </wp:anchor>
        </w:drawing>
      </w:r>
    </w:p>
    <w:p w14:paraId="357130F1" w14:textId="53A85B15" w:rsidR="00C80963" w:rsidRPr="00E0609E" w:rsidRDefault="00C80963" w:rsidP="00C80963">
      <w:pPr>
        <w:jc w:val="center"/>
        <w:rPr>
          <w:rFonts w:asciiTheme="majorHAnsi" w:hAnsiTheme="majorHAnsi" w:cstheme="majorHAnsi"/>
          <w:b/>
          <w:bCs/>
          <w:i/>
          <w:iCs/>
          <w:lang w:val="el-GR"/>
        </w:rPr>
      </w:pPr>
    </w:p>
    <w:p w14:paraId="526F709B" w14:textId="77777777" w:rsidR="00C80963" w:rsidRPr="00C80963" w:rsidRDefault="00C80963" w:rsidP="00C80963">
      <w:pPr>
        <w:rPr>
          <w:rFonts w:asciiTheme="majorHAnsi" w:hAnsiTheme="majorHAnsi" w:cstheme="majorHAnsi"/>
          <w:b/>
          <w:bCs/>
          <w:i/>
          <w:iCs/>
        </w:rPr>
      </w:pPr>
    </w:p>
    <w:p w14:paraId="183FC918" w14:textId="18A2960E" w:rsidR="00C80963" w:rsidRPr="00C80963" w:rsidRDefault="00C80963" w:rsidP="00C8096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Pr="00C80963">
        <w:rPr>
          <w:rFonts w:asciiTheme="majorHAnsi" w:hAnsiTheme="majorHAnsi" w:cstheme="majorHAnsi"/>
          <w:b/>
          <w:bCs/>
          <w:i/>
          <w:iCs/>
          <w:lang w:val="el-GR"/>
        </w:rPr>
        <w:t>1</w:t>
      </w:r>
      <w:r w:rsidRPr="00A04C83">
        <w:rPr>
          <w:rFonts w:asciiTheme="majorHAnsi" w:hAnsiTheme="majorHAnsi" w:cstheme="majorHAnsi"/>
          <w:b/>
          <w:bCs/>
          <w:i/>
          <w:iCs/>
          <w:lang w:val="el-GR"/>
        </w:rPr>
        <w:t>2</w:t>
      </w:r>
      <w:r w:rsidRPr="008A2E23">
        <w:rPr>
          <w:rFonts w:asciiTheme="majorHAnsi" w:hAnsiTheme="majorHAnsi" w:cstheme="majorHAnsi"/>
          <w:b/>
          <w:bCs/>
          <w:i/>
          <w:iCs/>
          <w:lang w:val="el-GR"/>
        </w:rPr>
        <w:t xml:space="preserve">. </w:t>
      </w:r>
      <w:r w:rsidR="00A04C83">
        <w:rPr>
          <w:rFonts w:asciiTheme="majorHAnsi" w:hAnsiTheme="majorHAnsi" w:cstheme="majorHAnsi"/>
          <w:b/>
          <w:bCs/>
          <w:i/>
          <w:iCs/>
        </w:rPr>
        <w:t>Turn</w:t>
      </w:r>
      <w:r w:rsidR="00A04C83" w:rsidRPr="00A04C83">
        <w:rPr>
          <w:rFonts w:asciiTheme="majorHAnsi" w:hAnsiTheme="majorHAnsi" w:cstheme="majorHAnsi"/>
          <w:b/>
          <w:bCs/>
          <w:i/>
          <w:iCs/>
          <w:lang w:val="el-GR"/>
        </w:rPr>
        <w:t xml:space="preserve"> 3</w:t>
      </w:r>
    </w:p>
    <w:p w14:paraId="62126EF0" w14:textId="77777777" w:rsidR="00C80963" w:rsidRPr="00C80963" w:rsidRDefault="00C80963" w:rsidP="00C80963">
      <w:pPr>
        <w:rPr>
          <w:lang w:val="el-GR"/>
        </w:rPr>
      </w:pPr>
    </w:p>
    <w:p w14:paraId="7836E97E" w14:textId="77777777" w:rsidR="00C80963" w:rsidRDefault="00C80963" w:rsidP="00C80963">
      <w:pPr>
        <w:jc w:val="both"/>
        <w:rPr>
          <w:rFonts w:asciiTheme="minorHAnsi" w:hAnsiTheme="minorHAnsi" w:cstheme="minorHAnsi"/>
          <w:lang w:val="el-GR"/>
        </w:rPr>
      </w:pPr>
    </w:p>
    <w:p w14:paraId="4015B697" w14:textId="1A0585B8" w:rsidR="00C80963" w:rsidRPr="00A04C83" w:rsidRDefault="00A04C83" w:rsidP="00A04C83">
      <w:pPr>
        <w:jc w:val="both"/>
        <w:rPr>
          <w:rFonts w:asciiTheme="majorHAnsi" w:hAnsiTheme="majorHAnsi" w:cstheme="majorHAnsi"/>
          <w:b/>
          <w:bCs/>
          <w:i/>
          <w:iCs/>
          <w:lang w:val="el-GR"/>
        </w:rPr>
      </w:pPr>
      <w:r w:rsidRPr="00A04C83">
        <w:rPr>
          <w:rFonts w:asciiTheme="minorHAnsi" w:hAnsiTheme="minorHAnsi" w:cstheme="minorHAnsi"/>
          <w:lang w:val="el-GR"/>
        </w:rPr>
        <w:t xml:space="preserve">Δείχνει την αλληλεπίδραση όπου ο παίκτης εισάγει μια σύνθετη εντολή "I </w:t>
      </w:r>
      <w:proofErr w:type="spellStart"/>
      <w:r w:rsidRPr="00A04C83">
        <w:rPr>
          <w:rFonts w:asciiTheme="minorHAnsi" w:hAnsiTheme="minorHAnsi" w:cstheme="minorHAnsi"/>
          <w:lang w:val="el-GR"/>
        </w:rPr>
        <w:t>go</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deeper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into</w:t>
      </w:r>
      <w:proofErr w:type="spellEnd"/>
      <w:r w:rsidRPr="00A04C83">
        <w:rPr>
          <w:rFonts w:asciiTheme="minorHAnsi" w:hAnsiTheme="minorHAnsi" w:cstheme="minorHAnsi"/>
          <w:lang w:val="el-GR"/>
        </w:rPr>
        <w:t xml:space="preserve"> the </w:t>
      </w:r>
      <w:proofErr w:type="spellStart"/>
      <w:r w:rsidRPr="00A04C83">
        <w:rPr>
          <w:rFonts w:asciiTheme="minorHAnsi" w:hAnsiTheme="minorHAnsi" w:cstheme="minorHAnsi"/>
          <w:lang w:val="el-GR"/>
        </w:rPr>
        <w:t>path</w:t>
      </w:r>
      <w:proofErr w:type="spellEnd"/>
      <w:r w:rsidRPr="00A04C83">
        <w:rPr>
          <w:rFonts w:asciiTheme="minorHAnsi" w:hAnsiTheme="minorHAnsi" w:cstheme="minorHAnsi"/>
          <w:lang w:val="el-GR"/>
        </w:rPr>
        <w:t xml:space="preserve"> and I </w:t>
      </w:r>
      <w:proofErr w:type="spellStart"/>
      <w:r w:rsidRPr="00A04C83">
        <w:rPr>
          <w:rFonts w:asciiTheme="minorHAnsi" w:hAnsiTheme="minorHAnsi" w:cstheme="minorHAnsi"/>
          <w:lang w:val="el-GR"/>
        </w:rPr>
        <w:t>see</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figure</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far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away</w:t>
      </w:r>
      <w:proofErr w:type="spellEnd"/>
      <w:r w:rsidRPr="00A04C83">
        <w:rPr>
          <w:rFonts w:asciiTheme="minorHAnsi" w:hAnsiTheme="minorHAnsi" w:cstheme="minorHAnsi"/>
          <w:lang w:val="el-GR"/>
        </w:rPr>
        <w:t>". Το σύστημα ανταποκρίνεται δημιουργώντας δυναμικά μια νέα τοποθεσία "</w:t>
      </w:r>
      <w:proofErr w:type="spellStart"/>
      <w:r w:rsidRPr="00A04C83">
        <w:rPr>
          <w:rFonts w:asciiTheme="minorHAnsi" w:hAnsiTheme="minorHAnsi" w:cstheme="minorHAnsi"/>
          <w:lang w:val="el-GR"/>
        </w:rPr>
        <w:t>shadowy_forest_edge</w:t>
      </w:r>
      <w:proofErr w:type="spellEnd"/>
      <w:r w:rsidRPr="00A04C83">
        <w:rPr>
          <w:rFonts w:asciiTheme="minorHAnsi" w:hAnsiTheme="minorHAnsi" w:cstheme="minorHAnsi"/>
          <w:lang w:val="el-GR"/>
        </w:rPr>
        <w:t>" και εισάγοντας μια αινιγματική φιγούρα. Η τοποθεσία ενημερώνεται σε "</w:t>
      </w:r>
      <w:proofErr w:type="spellStart"/>
      <w:r w:rsidRPr="00A04C83">
        <w:rPr>
          <w:rFonts w:asciiTheme="minorHAnsi" w:hAnsiTheme="minorHAnsi" w:cstheme="minorHAnsi"/>
          <w:lang w:val="el-GR"/>
        </w:rPr>
        <w:t>Shadowy</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Forest</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Edge</w:t>
      </w:r>
      <w:proofErr w:type="spellEnd"/>
      <w:r w:rsidRPr="00A04C83">
        <w:rPr>
          <w:rFonts w:asciiTheme="minorHAnsi" w:hAnsiTheme="minorHAnsi" w:cstheme="minorHAnsi"/>
          <w:lang w:val="el-GR"/>
        </w:rPr>
        <w:t xml:space="preserve">" και το σύστημα προετοιμάζει μια χαρακτήρων συνάντηση, δείχνοντας τη συνεργασία World </w:t>
      </w:r>
      <w:proofErr w:type="spellStart"/>
      <w:r w:rsidRPr="00A04C83">
        <w:rPr>
          <w:rFonts w:asciiTheme="minorHAnsi" w:hAnsiTheme="minorHAnsi" w:cstheme="minorHAnsi"/>
          <w:lang w:val="el-GR"/>
        </w:rPr>
        <w:t>Builder</w:t>
      </w:r>
      <w:proofErr w:type="spellEnd"/>
      <w:r w:rsidRPr="00A04C83">
        <w:rPr>
          <w:rFonts w:asciiTheme="minorHAnsi" w:hAnsiTheme="minorHAnsi" w:cstheme="minorHAnsi"/>
          <w:lang w:val="el-GR"/>
        </w:rPr>
        <w:t xml:space="preserve"> και </w:t>
      </w:r>
      <w:proofErr w:type="spellStart"/>
      <w:r w:rsidRPr="00A04C83">
        <w:rPr>
          <w:rFonts w:asciiTheme="minorHAnsi" w:hAnsiTheme="minorHAnsi" w:cstheme="minorHAnsi"/>
          <w:lang w:val="el-GR"/>
        </w:rPr>
        <w:t>Character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Agents</w:t>
      </w:r>
      <w:proofErr w:type="spellEnd"/>
      <w:r w:rsidRPr="00A04C83">
        <w:rPr>
          <w:rFonts w:asciiTheme="minorHAnsi" w:hAnsiTheme="minorHAnsi" w:cstheme="minorHAnsi"/>
          <w:lang w:val="el-GR"/>
        </w:rPr>
        <w:t>.</w:t>
      </w:r>
    </w:p>
    <w:p w14:paraId="5FA30E83" w14:textId="77777777" w:rsidR="00C80963" w:rsidRDefault="00C80963" w:rsidP="004D0C52">
      <w:pPr>
        <w:rPr>
          <w:rFonts w:asciiTheme="majorHAnsi" w:hAnsiTheme="majorHAnsi" w:cstheme="majorHAnsi"/>
          <w:b/>
          <w:bCs/>
          <w:i/>
          <w:iCs/>
          <w:lang w:val="el-GR"/>
        </w:rPr>
      </w:pPr>
    </w:p>
    <w:p w14:paraId="3406496F" w14:textId="77777777" w:rsidR="00C80963" w:rsidRDefault="00C80963" w:rsidP="004D0C52">
      <w:pPr>
        <w:rPr>
          <w:rFonts w:asciiTheme="majorHAnsi" w:hAnsiTheme="majorHAnsi" w:cstheme="majorHAnsi"/>
          <w:b/>
          <w:bCs/>
          <w:i/>
          <w:iCs/>
          <w:lang w:val="el-GR"/>
        </w:rPr>
      </w:pPr>
    </w:p>
    <w:p w14:paraId="474DADB7" w14:textId="77777777" w:rsidR="00C80963" w:rsidRDefault="00C80963" w:rsidP="004D0C52">
      <w:pPr>
        <w:rPr>
          <w:rFonts w:asciiTheme="majorHAnsi" w:hAnsiTheme="majorHAnsi" w:cstheme="majorHAnsi"/>
          <w:b/>
          <w:bCs/>
          <w:i/>
          <w:iCs/>
          <w:lang w:val="el-GR"/>
        </w:rPr>
      </w:pPr>
    </w:p>
    <w:p w14:paraId="5D470244" w14:textId="77777777" w:rsidR="00C80963" w:rsidRDefault="00C80963" w:rsidP="004D0C52">
      <w:pPr>
        <w:rPr>
          <w:rFonts w:asciiTheme="majorHAnsi" w:hAnsiTheme="majorHAnsi" w:cstheme="majorHAnsi"/>
          <w:b/>
          <w:bCs/>
          <w:i/>
          <w:iCs/>
          <w:lang w:val="el-GR"/>
        </w:rPr>
      </w:pPr>
    </w:p>
    <w:p w14:paraId="087E3469" w14:textId="77777777" w:rsidR="00C80963" w:rsidRDefault="00C80963" w:rsidP="004D0C52">
      <w:pPr>
        <w:rPr>
          <w:rFonts w:asciiTheme="majorHAnsi" w:hAnsiTheme="majorHAnsi" w:cstheme="majorHAnsi"/>
          <w:b/>
          <w:bCs/>
          <w:i/>
          <w:iCs/>
          <w:lang w:val="el-GR"/>
        </w:rPr>
      </w:pPr>
    </w:p>
    <w:p w14:paraId="4E402586" w14:textId="77777777" w:rsidR="00C80963" w:rsidRDefault="00C80963" w:rsidP="004D0C52">
      <w:pPr>
        <w:rPr>
          <w:rFonts w:asciiTheme="majorHAnsi" w:hAnsiTheme="majorHAnsi" w:cstheme="majorHAnsi"/>
          <w:b/>
          <w:bCs/>
          <w:i/>
          <w:iCs/>
          <w:lang w:val="el-GR"/>
        </w:rPr>
      </w:pPr>
    </w:p>
    <w:p w14:paraId="3F1C4E5F" w14:textId="77777777" w:rsidR="00C80963" w:rsidRDefault="00C80963" w:rsidP="004D0C52">
      <w:pPr>
        <w:rPr>
          <w:rFonts w:asciiTheme="majorHAnsi" w:hAnsiTheme="majorHAnsi" w:cstheme="majorHAnsi"/>
          <w:b/>
          <w:bCs/>
          <w:i/>
          <w:iCs/>
          <w:lang w:val="el-GR"/>
        </w:rPr>
      </w:pPr>
    </w:p>
    <w:p w14:paraId="1ACE6F5B" w14:textId="77777777" w:rsidR="00C80963" w:rsidRDefault="00C80963" w:rsidP="004D0C52">
      <w:pPr>
        <w:rPr>
          <w:rFonts w:asciiTheme="majorHAnsi" w:hAnsiTheme="majorHAnsi" w:cstheme="majorHAnsi"/>
          <w:b/>
          <w:bCs/>
          <w:i/>
          <w:iCs/>
          <w:lang w:val="el-GR"/>
        </w:rPr>
      </w:pPr>
    </w:p>
    <w:p w14:paraId="65F80896" w14:textId="77777777" w:rsidR="00A04C83" w:rsidRDefault="00A04C83" w:rsidP="00A04C83">
      <w:pPr>
        <w:rPr>
          <w:rFonts w:asciiTheme="majorHAnsi" w:hAnsiTheme="majorHAnsi" w:cstheme="majorHAnsi"/>
          <w:b/>
          <w:bCs/>
          <w:i/>
          <w:iCs/>
          <w:lang w:val="el-GR"/>
        </w:rPr>
      </w:pPr>
    </w:p>
    <w:p w14:paraId="776E4E9C" w14:textId="77777777" w:rsidR="00A04C83" w:rsidRPr="00E0609E" w:rsidRDefault="00A04C83" w:rsidP="00A04C83">
      <w:pPr>
        <w:jc w:val="center"/>
        <w:rPr>
          <w:rFonts w:asciiTheme="majorHAnsi" w:hAnsiTheme="majorHAnsi" w:cstheme="majorHAnsi"/>
          <w:b/>
          <w:bCs/>
          <w:i/>
          <w:iCs/>
          <w:lang w:val="el-GR"/>
        </w:rPr>
      </w:pPr>
      <w:r>
        <w:rPr>
          <w:noProof/>
          <w:lang w:val="el-GR"/>
        </w:rPr>
        <w:drawing>
          <wp:anchor distT="0" distB="0" distL="114300" distR="114300" simplePos="0" relativeHeight="251747328" behindDoc="0" locked="0" layoutInCell="1" allowOverlap="1" wp14:anchorId="7D0A2CB0" wp14:editId="1C7EA6D8">
            <wp:simplePos x="0" y="0"/>
            <wp:positionH relativeFrom="column">
              <wp:posOffset>-337185</wp:posOffset>
            </wp:positionH>
            <wp:positionV relativeFrom="paragraph">
              <wp:posOffset>327025</wp:posOffset>
            </wp:positionV>
            <wp:extent cx="6522085" cy="5374005"/>
            <wp:effectExtent l="0" t="0" r="5715" b="0"/>
            <wp:wrapSquare wrapText="bothSides"/>
            <wp:docPr id="2143646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121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2085" cy="5374005"/>
                    </a:xfrm>
                    <a:prstGeom prst="rect">
                      <a:avLst/>
                    </a:prstGeom>
                  </pic:spPr>
                </pic:pic>
              </a:graphicData>
            </a:graphic>
            <wp14:sizeRelH relativeFrom="page">
              <wp14:pctWidth>0</wp14:pctWidth>
            </wp14:sizeRelH>
            <wp14:sizeRelV relativeFrom="page">
              <wp14:pctHeight>0</wp14:pctHeight>
            </wp14:sizeRelV>
          </wp:anchor>
        </w:drawing>
      </w:r>
    </w:p>
    <w:p w14:paraId="5DCABAFE" w14:textId="77777777" w:rsidR="00A04C83" w:rsidRPr="00E0609E" w:rsidRDefault="00A04C83" w:rsidP="00A04C83">
      <w:pPr>
        <w:jc w:val="center"/>
        <w:rPr>
          <w:rFonts w:asciiTheme="majorHAnsi" w:hAnsiTheme="majorHAnsi" w:cstheme="majorHAnsi"/>
          <w:b/>
          <w:bCs/>
          <w:i/>
          <w:iCs/>
          <w:lang w:val="el-GR"/>
        </w:rPr>
      </w:pPr>
    </w:p>
    <w:p w14:paraId="457499EF" w14:textId="77777777" w:rsidR="00A04C83" w:rsidRPr="00C80963" w:rsidRDefault="00A04C83" w:rsidP="00A04C83">
      <w:pPr>
        <w:rPr>
          <w:rFonts w:asciiTheme="majorHAnsi" w:hAnsiTheme="majorHAnsi" w:cstheme="majorHAnsi"/>
          <w:b/>
          <w:bCs/>
          <w:i/>
          <w:iCs/>
        </w:rPr>
      </w:pPr>
    </w:p>
    <w:p w14:paraId="254242BD" w14:textId="11AC5D29" w:rsidR="00A04C83" w:rsidRPr="00A04C83" w:rsidRDefault="00A04C83" w:rsidP="00A04C83">
      <w:pPr>
        <w:jc w:val="center"/>
        <w:rPr>
          <w:rFonts w:asciiTheme="majorHAnsi" w:hAnsiTheme="majorHAnsi" w:cstheme="majorHAnsi"/>
          <w:b/>
          <w:bCs/>
          <w:i/>
          <w:iCs/>
        </w:rPr>
      </w:pPr>
      <w:r w:rsidRPr="008A2E23">
        <w:rPr>
          <w:rFonts w:asciiTheme="majorHAnsi" w:hAnsiTheme="majorHAnsi" w:cstheme="majorHAnsi"/>
          <w:b/>
          <w:bCs/>
          <w:i/>
          <w:iCs/>
          <w:lang w:val="el-GR"/>
        </w:rPr>
        <w:t>Εικόνα</w:t>
      </w:r>
      <w:r w:rsidRPr="00A04C83">
        <w:rPr>
          <w:rFonts w:asciiTheme="majorHAnsi" w:hAnsiTheme="majorHAnsi" w:cstheme="majorHAnsi"/>
          <w:b/>
          <w:bCs/>
          <w:i/>
          <w:iCs/>
        </w:rPr>
        <w:t xml:space="preserve"> 1</w:t>
      </w:r>
      <w:r>
        <w:rPr>
          <w:rFonts w:asciiTheme="majorHAnsi" w:hAnsiTheme="majorHAnsi" w:cstheme="majorHAnsi"/>
          <w:b/>
          <w:bCs/>
          <w:i/>
          <w:iCs/>
        </w:rPr>
        <w:t>3</w:t>
      </w:r>
      <w:r w:rsidRPr="00A04C83">
        <w:rPr>
          <w:rFonts w:asciiTheme="majorHAnsi" w:hAnsiTheme="majorHAnsi" w:cstheme="majorHAnsi"/>
          <w:b/>
          <w:bCs/>
          <w:i/>
          <w:iCs/>
        </w:rPr>
        <w:t xml:space="preserve">. </w:t>
      </w:r>
      <w:r>
        <w:rPr>
          <w:rFonts w:asciiTheme="majorHAnsi" w:hAnsiTheme="majorHAnsi" w:cstheme="majorHAnsi"/>
          <w:b/>
          <w:bCs/>
          <w:i/>
          <w:iCs/>
        </w:rPr>
        <w:t>Turn</w:t>
      </w:r>
      <w:r w:rsidRPr="00A04C83">
        <w:rPr>
          <w:rFonts w:asciiTheme="majorHAnsi" w:hAnsiTheme="majorHAnsi" w:cstheme="majorHAnsi"/>
          <w:b/>
          <w:bCs/>
          <w:i/>
          <w:iCs/>
        </w:rPr>
        <w:t xml:space="preserve"> </w:t>
      </w:r>
      <w:r>
        <w:rPr>
          <w:rFonts w:asciiTheme="majorHAnsi" w:hAnsiTheme="majorHAnsi" w:cstheme="majorHAnsi"/>
          <w:b/>
          <w:bCs/>
          <w:i/>
          <w:iCs/>
        </w:rPr>
        <w:t>4</w:t>
      </w:r>
    </w:p>
    <w:p w14:paraId="7A070920" w14:textId="77777777" w:rsidR="00A04C83" w:rsidRPr="00A04C83" w:rsidRDefault="00A04C83" w:rsidP="00A04C83"/>
    <w:p w14:paraId="7AF600DD" w14:textId="77777777" w:rsidR="00A04C83" w:rsidRPr="00A04C83" w:rsidRDefault="00A04C83" w:rsidP="00A04C83">
      <w:pPr>
        <w:jc w:val="both"/>
        <w:rPr>
          <w:rFonts w:asciiTheme="minorHAnsi" w:hAnsiTheme="minorHAnsi" w:cstheme="minorHAnsi"/>
        </w:rPr>
      </w:pPr>
    </w:p>
    <w:p w14:paraId="50FA1A63" w14:textId="363AE570" w:rsidR="00C80963" w:rsidRPr="00670A60" w:rsidRDefault="00A04C83" w:rsidP="00670A60">
      <w:pPr>
        <w:jc w:val="both"/>
        <w:rPr>
          <w:rFonts w:asciiTheme="majorHAnsi" w:hAnsiTheme="majorHAnsi" w:cstheme="majorHAnsi"/>
          <w:b/>
          <w:bCs/>
          <w:i/>
          <w:iCs/>
          <w:lang w:val="el-GR"/>
        </w:rPr>
      </w:pPr>
      <w:r w:rsidRPr="00A04C83">
        <w:rPr>
          <w:rFonts w:asciiTheme="minorHAnsi" w:hAnsiTheme="minorHAnsi" w:cstheme="minorHAnsi"/>
          <w:lang w:val="el-GR"/>
        </w:rPr>
        <w:t>Δείχνει</w:t>
      </w:r>
      <w:r w:rsidRPr="00A04C83">
        <w:rPr>
          <w:rFonts w:asciiTheme="minorHAnsi" w:hAnsiTheme="minorHAnsi" w:cstheme="minorHAnsi"/>
        </w:rPr>
        <w:t xml:space="preserve"> </w:t>
      </w:r>
      <w:r w:rsidRPr="00A04C83">
        <w:rPr>
          <w:rFonts w:asciiTheme="minorHAnsi" w:hAnsiTheme="minorHAnsi" w:cstheme="minorHAnsi"/>
          <w:lang w:val="el-GR"/>
        </w:rPr>
        <w:t>την</w:t>
      </w:r>
      <w:r w:rsidRPr="00A04C83">
        <w:rPr>
          <w:rFonts w:asciiTheme="minorHAnsi" w:hAnsiTheme="minorHAnsi" w:cstheme="minorHAnsi"/>
        </w:rPr>
        <w:t xml:space="preserve"> </w:t>
      </w:r>
      <w:r w:rsidRPr="00A04C83">
        <w:rPr>
          <w:rFonts w:asciiTheme="minorHAnsi" w:hAnsiTheme="minorHAnsi" w:cstheme="minorHAnsi"/>
          <w:lang w:val="el-GR"/>
        </w:rPr>
        <w:t>αλληλεπίδραση</w:t>
      </w:r>
      <w:r w:rsidRPr="00A04C83">
        <w:rPr>
          <w:rFonts w:asciiTheme="minorHAnsi" w:hAnsiTheme="minorHAnsi" w:cstheme="minorHAnsi"/>
        </w:rPr>
        <w:t xml:space="preserve"> </w:t>
      </w:r>
      <w:r w:rsidRPr="00A04C83">
        <w:rPr>
          <w:rFonts w:asciiTheme="minorHAnsi" w:hAnsiTheme="minorHAnsi" w:cstheme="minorHAnsi"/>
          <w:lang w:val="el-GR"/>
        </w:rPr>
        <w:t>όπου</w:t>
      </w:r>
      <w:r w:rsidRPr="00A04C83">
        <w:rPr>
          <w:rFonts w:asciiTheme="minorHAnsi" w:hAnsiTheme="minorHAnsi" w:cstheme="minorHAnsi"/>
        </w:rPr>
        <w:t xml:space="preserve"> </w:t>
      </w:r>
      <w:r w:rsidRPr="00A04C83">
        <w:rPr>
          <w:rFonts w:asciiTheme="minorHAnsi" w:hAnsiTheme="minorHAnsi" w:cstheme="minorHAnsi"/>
          <w:lang w:val="el-GR"/>
        </w:rPr>
        <w:t>ο</w:t>
      </w:r>
      <w:r w:rsidRPr="00A04C83">
        <w:rPr>
          <w:rFonts w:asciiTheme="minorHAnsi" w:hAnsiTheme="minorHAnsi" w:cstheme="minorHAnsi"/>
        </w:rPr>
        <w:t xml:space="preserve"> </w:t>
      </w:r>
      <w:r w:rsidRPr="00A04C83">
        <w:rPr>
          <w:rFonts w:asciiTheme="minorHAnsi" w:hAnsiTheme="minorHAnsi" w:cstheme="minorHAnsi"/>
          <w:lang w:val="el-GR"/>
        </w:rPr>
        <w:t>παίκτης</w:t>
      </w:r>
      <w:r w:rsidRPr="00A04C83">
        <w:rPr>
          <w:rFonts w:asciiTheme="minorHAnsi" w:hAnsiTheme="minorHAnsi" w:cstheme="minorHAnsi"/>
        </w:rPr>
        <w:t xml:space="preserve"> </w:t>
      </w:r>
      <w:r w:rsidRPr="00A04C83">
        <w:rPr>
          <w:rFonts w:asciiTheme="minorHAnsi" w:hAnsiTheme="minorHAnsi" w:cstheme="minorHAnsi"/>
          <w:lang w:val="el-GR"/>
        </w:rPr>
        <w:t>εισάγει</w:t>
      </w:r>
      <w:r w:rsidRPr="00A04C83">
        <w:rPr>
          <w:rFonts w:asciiTheme="minorHAnsi" w:hAnsiTheme="minorHAnsi" w:cstheme="minorHAnsi"/>
        </w:rPr>
        <w:t xml:space="preserve"> </w:t>
      </w:r>
      <w:r w:rsidRPr="00A04C83">
        <w:rPr>
          <w:rFonts w:asciiTheme="minorHAnsi" w:hAnsiTheme="minorHAnsi" w:cstheme="minorHAnsi"/>
          <w:lang w:val="el-GR"/>
        </w:rPr>
        <w:t>μια</w:t>
      </w:r>
      <w:r w:rsidRPr="00A04C83">
        <w:rPr>
          <w:rFonts w:asciiTheme="minorHAnsi" w:hAnsiTheme="minorHAnsi" w:cstheme="minorHAnsi"/>
        </w:rPr>
        <w:t xml:space="preserve"> </w:t>
      </w:r>
      <w:r w:rsidRPr="00A04C83">
        <w:rPr>
          <w:rFonts w:asciiTheme="minorHAnsi" w:hAnsiTheme="minorHAnsi" w:cstheme="minorHAnsi"/>
          <w:lang w:val="el-GR"/>
        </w:rPr>
        <w:t>σύνθετη</w:t>
      </w:r>
      <w:r w:rsidRPr="00A04C83">
        <w:rPr>
          <w:rFonts w:asciiTheme="minorHAnsi" w:hAnsiTheme="minorHAnsi" w:cstheme="minorHAnsi"/>
        </w:rPr>
        <w:t xml:space="preserve"> </w:t>
      </w:r>
      <w:r w:rsidRPr="00A04C83">
        <w:rPr>
          <w:rFonts w:asciiTheme="minorHAnsi" w:hAnsiTheme="minorHAnsi" w:cstheme="minorHAnsi"/>
          <w:lang w:val="el-GR"/>
        </w:rPr>
        <w:t>εντολή</w:t>
      </w:r>
      <w:r w:rsidRPr="00A04C83">
        <w:rPr>
          <w:rFonts w:asciiTheme="minorHAnsi" w:hAnsiTheme="minorHAnsi" w:cstheme="minorHAnsi"/>
        </w:rPr>
        <w:t xml:space="preserve"> "I go deeper into the path and I see figure far away". </w:t>
      </w:r>
      <w:r w:rsidRPr="00A04C83">
        <w:rPr>
          <w:rFonts w:asciiTheme="minorHAnsi" w:hAnsiTheme="minorHAnsi" w:cstheme="minorHAnsi"/>
          <w:lang w:val="el-GR"/>
        </w:rPr>
        <w:t>Το σύστημα ανταποκρίνεται δημιουργώντας δυναμικά μια νέα τοποθεσία "</w:t>
      </w:r>
      <w:proofErr w:type="spellStart"/>
      <w:r w:rsidRPr="00A04C83">
        <w:rPr>
          <w:rFonts w:asciiTheme="minorHAnsi" w:hAnsiTheme="minorHAnsi" w:cstheme="minorHAnsi"/>
          <w:lang w:val="el-GR"/>
        </w:rPr>
        <w:t>shadowy_forest_edge</w:t>
      </w:r>
      <w:proofErr w:type="spellEnd"/>
      <w:r w:rsidRPr="00A04C83">
        <w:rPr>
          <w:rFonts w:asciiTheme="minorHAnsi" w:hAnsiTheme="minorHAnsi" w:cstheme="minorHAnsi"/>
          <w:lang w:val="el-GR"/>
        </w:rPr>
        <w:t>" και εισάγοντας μια αινιγματική φιγούρα. Η τοποθεσία ενημερώνεται σε "</w:t>
      </w:r>
      <w:proofErr w:type="spellStart"/>
      <w:r w:rsidRPr="00A04C83">
        <w:rPr>
          <w:rFonts w:asciiTheme="minorHAnsi" w:hAnsiTheme="minorHAnsi" w:cstheme="minorHAnsi"/>
          <w:lang w:val="el-GR"/>
        </w:rPr>
        <w:t>Shadowy</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Forest</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Edge</w:t>
      </w:r>
      <w:proofErr w:type="spellEnd"/>
      <w:r w:rsidRPr="00A04C83">
        <w:rPr>
          <w:rFonts w:asciiTheme="minorHAnsi" w:hAnsiTheme="minorHAnsi" w:cstheme="minorHAnsi"/>
          <w:lang w:val="el-GR"/>
        </w:rPr>
        <w:t xml:space="preserve">" και το σύστημα προετοιμάζει μια χαρακτήρων συνάντηση, δείχνοντας τη συνεργασία World </w:t>
      </w:r>
      <w:proofErr w:type="spellStart"/>
      <w:r w:rsidRPr="00A04C83">
        <w:rPr>
          <w:rFonts w:asciiTheme="minorHAnsi" w:hAnsiTheme="minorHAnsi" w:cstheme="minorHAnsi"/>
          <w:lang w:val="el-GR"/>
        </w:rPr>
        <w:t>Builder</w:t>
      </w:r>
      <w:proofErr w:type="spellEnd"/>
      <w:r w:rsidRPr="00A04C83">
        <w:rPr>
          <w:rFonts w:asciiTheme="minorHAnsi" w:hAnsiTheme="minorHAnsi" w:cstheme="minorHAnsi"/>
          <w:lang w:val="el-GR"/>
        </w:rPr>
        <w:t xml:space="preserve"> και </w:t>
      </w:r>
      <w:proofErr w:type="spellStart"/>
      <w:r w:rsidRPr="00A04C83">
        <w:rPr>
          <w:rFonts w:asciiTheme="minorHAnsi" w:hAnsiTheme="minorHAnsi" w:cstheme="minorHAnsi"/>
          <w:lang w:val="el-GR"/>
        </w:rPr>
        <w:t>Character</w:t>
      </w:r>
      <w:proofErr w:type="spellEnd"/>
      <w:r w:rsidRPr="00A04C83">
        <w:rPr>
          <w:rFonts w:asciiTheme="minorHAnsi" w:hAnsiTheme="minorHAnsi" w:cstheme="minorHAnsi"/>
          <w:lang w:val="el-GR"/>
        </w:rPr>
        <w:t xml:space="preserve"> </w:t>
      </w:r>
      <w:proofErr w:type="spellStart"/>
      <w:r w:rsidRPr="00A04C83">
        <w:rPr>
          <w:rFonts w:asciiTheme="minorHAnsi" w:hAnsiTheme="minorHAnsi" w:cstheme="minorHAnsi"/>
          <w:lang w:val="el-GR"/>
        </w:rPr>
        <w:t>Agents</w:t>
      </w:r>
      <w:proofErr w:type="spellEnd"/>
      <w:r w:rsidRPr="00A04C83">
        <w:rPr>
          <w:rFonts w:asciiTheme="minorHAnsi" w:hAnsiTheme="minorHAnsi" w:cstheme="minorHAnsi"/>
          <w:lang w:val="el-GR"/>
        </w:rPr>
        <w:t>.</w:t>
      </w:r>
      <w:r w:rsidR="00670A60" w:rsidRPr="00670A60">
        <w:rPr>
          <w:rFonts w:asciiTheme="majorHAnsi" w:hAnsiTheme="majorHAnsi" w:cstheme="majorHAnsi"/>
          <w:b/>
          <w:bCs/>
          <w:i/>
          <w:iCs/>
          <w:lang w:val="el-GR"/>
        </w:rPr>
        <w:t xml:space="preserve"> </w:t>
      </w:r>
      <w:r w:rsidR="00670A60" w:rsidRPr="00670A60">
        <w:rPr>
          <w:lang w:val="el-GR"/>
        </w:rPr>
        <w:t xml:space="preserve">Το παιχνίδι συνεχίζει με παρόμοιο τρόπο για όλους τους 5 γύρους. Ο παίκτης εισάγει εντολές και επιλογές, ενώ το </w:t>
      </w:r>
      <w:proofErr w:type="spellStart"/>
      <w:r w:rsidR="00670A60" w:rsidRPr="00670A60">
        <w:rPr>
          <w:lang w:val="el-GR"/>
        </w:rPr>
        <w:t>πολυπρακτορικό</w:t>
      </w:r>
      <w:proofErr w:type="spellEnd"/>
      <w:r w:rsidR="00670A60" w:rsidRPr="00670A60">
        <w:rPr>
          <w:lang w:val="el-GR"/>
        </w:rPr>
        <w:t xml:space="preserve"> σύστημα ανταποκρίνεται έξυπνα</w:t>
      </w:r>
      <w:r w:rsidR="00670A60" w:rsidRPr="00670A60">
        <w:rPr>
          <w:lang w:val="el-GR"/>
        </w:rPr>
        <w:t>.</w:t>
      </w:r>
    </w:p>
    <w:p w14:paraId="0000B560" w14:textId="77777777" w:rsidR="00670A60" w:rsidRPr="00670A60" w:rsidRDefault="00670A60" w:rsidP="00670A60">
      <w:pPr>
        <w:jc w:val="both"/>
        <w:rPr>
          <w:rFonts w:asciiTheme="majorHAnsi" w:hAnsiTheme="majorHAnsi" w:cstheme="majorHAnsi"/>
          <w:b/>
          <w:bCs/>
          <w:i/>
          <w:iCs/>
          <w:lang w:val="el-GR"/>
        </w:rPr>
      </w:pPr>
    </w:p>
    <w:p w14:paraId="3100DF48" w14:textId="77777777" w:rsidR="00C80963" w:rsidRDefault="00C80963" w:rsidP="004D0C52">
      <w:pPr>
        <w:rPr>
          <w:rFonts w:asciiTheme="majorHAnsi" w:hAnsiTheme="majorHAnsi" w:cstheme="majorHAnsi"/>
          <w:b/>
          <w:bCs/>
          <w:i/>
          <w:iCs/>
          <w:lang w:val="el-GR"/>
        </w:rPr>
      </w:pPr>
    </w:p>
    <w:p w14:paraId="754A4AED" w14:textId="77777777" w:rsidR="00C80963" w:rsidRDefault="00C80963" w:rsidP="004D0C52">
      <w:pPr>
        <w:rPr>
          <w:rFonts w:asciiTheme="majorHAnsi" w:hAnsiTheme="majorHAnsi" w:cstheme="majorHAnsi"/>
          <w:b/>
          <w:bCs/>
          <w:i/>
          <w:iCs/>
          <w:lang w:val="el-GR"/>
        </w:rPr>
      </w:pPr>
    </w:p>
    <w:p w14:paraId="0859A8D3" w14:textId="77777777" w:rsidR="00E61093" w:rsidRPr="00C80963" w:rsidRDefault="00E61093" w:rsidP="004D0C52">
      <w:pPr>
        <w:rPr>
          <w:lang w:val="el-GR"/>
        </w:rPr>
      </w:pPr>
    </w:p>
    <w:p w14:paraId="5AC89E82" w14:textId="483C6421" w:rsidR="00924EFE" w:rsidRPr="00507066" w:rsidRDefault="00624126" w:rsidP="00507066">
      <w:pPr>
        <w:pStyle w:val="Heading1"/>
      </w:pPr>
      <w:bookmarkStart w:id="15" w:name="_Toc200576266"/>
      <w:r w:rsidRPr="007A6785">
        <w:lastRenderedPageBreak/>
        <w:t>ΒΙΒΛΙΟΓΡΑΦΙΚΕΣ ΑΝΑΦΟΡΕΣ</w:t>
      </w:r>
      <w:bookmarkEnd w:id="15"/>
    </w:p>
    <w:p w14:paraId="6A5BF0ED" w14:textId="72AE522F" w:rsidR="00E740B4" w:rsidRPr="00507066" w:rsidRDefault="00507066" w:rsidP="00514EEF">
      <w:pPr>
        <w:pStyle w:val="ListParagraph"/>
        <w:numPr>
          <w:ilvl w:val="0"/>
          <w:numId w:val="44"/>
        </w:numPr>
        <w:autoSpaceDE w:val="0"/>
        <w:autoSpaceDN w:val="0"/>
        <w:adjustRightInd w:val="0"/>
        <w:rPr>
          <w:rFonts w:ascii="AppleSystemUIFont" w:eastAsiaTheme="minorHAnsi" w:hAnsi="AppleSystemUIFont" w:cs="AppleSystemUIFont"/>
          <w:sz w:val="26"/>
          <w:szCs w:val="26"/>
          <w14:ligatures w14:val="standardContextual"/>
        </w:rPr>
      </w:pPr>
      <w:r>
        <w:rPr>
          <w:rFonts w:asciiTheme="minorHAnsi" w:hAnsiTheme="minorHAnsi" w:cstheme="minorHAnsi"/>
          <w:lang w:val="el-GR"/>
        </w:rPr>
        <w:t>Διαφάνειες μαθήματος</w:t>
      </w:r>
    </w:p>
    <w:p w14:paraId="465EB6A0" w14:textId="77777777" w:rsidR="00507066" w:rsidRPr="00507066" w:rsidRDefault="00507066" w:rsidP="00507066">
      <w:pPr>
        <w:autoSpaceDE w:val="0"/>
        <w:autoSpaceDN w:val="0"/>
        <w:adjustRightInd w:val="0"/>
        <w:rPr>
          <w:rFonts w:ascii="AppleSystemUIFont" w:eastAsiaTheme="minorHAnsi" w:hAnsi="AppleSystemUIFont" w:cs="AppleSystemUIFont"/>
          <w:sz w:val="26"/>
          <w:szCs w:val="26"/>
          <w:lang w:val="el-GR"/>
          <w14:ligatures w14:val="standardContextual"/>
        </w:rPr>
      </w:pPr>
    </w:p>
    <w:p w14:paraId="46DBBA8A" w14:textId="78A07787" w:rsidR="007243BF" w:rsidRPr="00E61093" w:rsidRDefault="00E61093"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3" w:history="1">
        <w:r w:rsidRPr="000E2DD9">
          <w:rPr>
            <w:rStyle w:val="Hyperlink"/>
            <w:rFonts w:ascii="AppleSystemUIFont" w:eastAsiaTheme="minorHAnsi" w:hAnsi="AppleSystemUIFont" w:cs="AppleSystemUIFont"/>
            <w:sz w:val="26"/>
            <w:szCs w:val="26"/>
            <w:lang w:val="el-GR"/>
            <w14:ligatures w14:val="standardContextual"/>
          </w:rPr>
          <w:t>https://www.youtube.com/watch?v=FscZ-cFg5P8&amp;ab_channel=Bitfumes</w:t>
        </w:r>
      </w:hyperlink>
    </w:p>
    <w:p w14:paraId="3F1675F2" w14:textId="77777777" w:rsidR="00E61093" w:rsidRPr="00E61093" w:rsidRDefault="00E61093" w:rsidP="00E61093">
      <w:pPr>
        <w:pStyle w:val="ListParagraph"/>
        <w:rPr>
          <w:rFonts w:ascii="AppleSystemUIFont" w:eastAsiaTheme="minorHAnsi" w:hAnsi="AppleSystemUIFont" w:cs="AppleSystemUIFont"/>
          <w:sz w:val="26"/>
          <w:szCs w:val="26"/>
          <w:lang w:val="el-GR"/>
          <w14:ligatures w14:val="standardContextual"/>
        </w:rPr>
      </w:pPr>
    </w:p>
    <w:p w14:paraId="777C4313" w14:textId="7247EEC0" w:rsidR="00E61093" w:rsidRPr="00E61093" w:rsidRDefault="00E61093" w:rsidP="00514EEF">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4" w:history="1">
        <w:r w:rsidRPr="000E2DD9">
          <w:rPr>
            <w:rStyle w:val="Hyperlink"/>
            <w:rFonts w:ascii="AppleSystemUIFont" w:eastAsiaTheme="minorHAnsi" w:hAnsi="AppleSystemUIFont" w:cs="AppleSystemUIFont"/>
            <w:sz w:val="26"/>
            <w:szCs w:val="26"/>
            <w:lang w:val="el-GR"/>
            <w14:ligatures w14:val="standardContextual"/>
          </w:rPr>
          <w:t>https://www.youtube.com/watch?v=qsrl2DHYi1Y&amp;ab_channel=Siddhardhan</w:t>
        </w:r>
      </w:hyperlink>
    </w:p>
    <w:p w14:paraId="4C9F3B0D" w14:textId="77777777" w:rsidR="00E61093" w:rsidRPr="00E61093" w:rsidRDefault="00E61093" w:rsidP="00E61093">
      <w:pPr>
        <w:pStyle w:val="ListParagraph"/>
        <w:rPr>
          <w:rFonts w:ascii="AppleSystemUIFont" w:eastAsiaTheme="minorHAnsi" w:hAnsi="AppleSystemUIFont" w:cs="AppleSystemUIFont"/>
          <w:sz w:val="26"/>
          <w:szCs w:val="26"/>
          <w:lang w:val="el-GR"/>
          <w14:ligatures w14:val="standardContextual"/>
        </w:rPr>
      </w:pPr>
    </w:p>
    <w:p w14:paraId="41053D1D" w14:textId="1458A348" w:rsidR="00E61093" w:rsidRPr="00670A60" w:rsidRDefault="00E61093"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5" w:history="1">
        <w:r w:rsidRPr="000E2DD9">
          <w:rPr>
            <w:rStyle w:val="Hyperlink"/>
            <w:rFonts w:ascii="AppleSystemUIFont" w:eastAsiaTheme="minorHAnsi" w:hAnsi="AppleSystemUIFont" w:cs="AppleSystemUIFont"/>
            <w:sz w:val="26"/>
            <w:szCs w:val="26"/>
            <w:lang w:val="el-GR"/>
            <w14:ligatures w14:val="standardContextual"/>
          </w:rPr>
          <w:t>https://docs.crewai.com/concepts/agents</w:t>
        </w:r>
      </w:hyperlink>
    </w:p>
    <w:p w14:paraId="02DB8EB0" w14:textId="77777777" w:rsidR="00670A60" w:rsidRPr="00670A60" w:rsidRDefault="00670A60" w:rsidP="00670A60">
      <w:pPr>
        <w:pStyle w:val="ListParagraph"/>
        <w:rPr>
          <w:rFonts w:ascii="AppleSystemUIFont" w:eastAsiaTheme="minorHAnsi" w:hAnsi="AppleSystemUIFont" w:cs="AppleSystemUIFont"/>
          <w:sz w:val="26"/>
          <w:szCs w:val="26"/>
          <w:lang w:val="el-GR"/>
          <w14:ligatures w14:val="standardContextual"/>
        </w:rPr>
      </w:pPr>
    </w:p>
    <w:p w14:paraId="44E0E5C5" w14:textId="7D6A9F23" w:rsidR="00670A60" w:rsidRPr="00670A60" w:rsidRDefault="00670A60"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hyperlink r:id="rId26" w:history="1">
        <w:r w:rsidRPr="000E2DD9">
          <w:rPr>
            <w:rStyle w:val="Hyperlink"/>
            <w:rFonts w:ascii="AppleSystemUIFont" w:eastAsiaTheme="minorHAnsi" w:hAnsi="AppleSystemUIFont" w:cs="AppleSystemUIFont"/>
            <w:sz w:val="26"/>
            <w:szCs w:val="26"/>
            <w:lang w:val="el-GR"/>
            <w14:ligatures w14:val="standardContextual"/>
          </w:rPr>
          <w:t>https://youtube.com/playlist?list=PLXQgzdNUUeboHFjtrbZFCxO8WhIgKFhD0&amp;si=Xc4MLzMYy8dcFFx0</w:t>
        </w:r>
      </w:hyperlink>
    </w:p>
    <w:p w14:paraId="7E67F4F3" w14:textId="77777777" w:rsidR="00670A60" w:rsidRPr="00670A60" w:rsidRDefault="00670A60" w:rsidP="00670A60">
      <w:pPr>
        <w:pStyle w:val="ListParagraph"/>
        <w:rPr>
          <w:rFonts w:ascii="AppleSystemUIFont" w:eastAsiaTheme="minorHAnsi" w:hAnsi="AppleSystemUIFont" w:cs="AppleSystemUIFont"/>
          <w:sz w:val="26"/>
          <w:szCs w:val="26"/>
          <w:lang w:val="el-GR"/>
          <w14:ligatures w14:val="standardContextual"/>
        </w:rPr>
      </w:pPr>
    </w:p>
    <w:p w14:paraId="33B77018" w14:textId="77777777" w:rsidR="00670A60" w:rsidRPr="00670A60" w:rsidRDefault="00670A60" w:rsidP="00670A60">
      <w:pPr>
        <w:pStyle w:val="ListParagraph"/>
        <w:numPr>
          <w:ilvl w:val="0"/>
          <w:numId w:val="44"/>
        </w:numPr>
        <w:autoSpaceDE w:val="0"/>
        <w:autoSpaceDN w:val="0"/>
        <w:adjustRightInd w:val="0"/>
        <w:rPr>
          <w:rFonts w:ascii="AppleSystemUIFont" w:eastAsiaTheme="minorHAnsi" w:hAnsi="AppleSystemUIFont" w:cs="AppleSystemUIFont"/>
          <w:sz w:val="26"/>
          <w:szCs w:val="26"/>
          <w:lang w:val="el-GR"/>
          <w14:ligatures w14:val="standardContextual"/>
        </w:rPr>
      </w:pPr>
    </w:p>
    <w:sectPr w:rsidR="00670A60" w:rsidRPr="00670A60" w:rsidSect="008E3FC2">
      <w:headerReference w:type="default" r:id="rId27"/>
      <w:footerReference w:type="default" r:id="rId28"/>
      <w:pgSz w:w="11909" w:h="16834" w:code="9"/>
      <w:pgMar w:top="1152" w:right="1440" w:bottom="115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4363D" w14:textId="77777777" w:rsidR="00A93E2B" w:rsidRDefault="00A93E2B">
      <w:r>
        <w:separator/>
      </w:r>
    </w:p>
  </w:endnote>
  <w:endnote w:type="continuationSeparator" w:id="0">
    <w:p w14:paraId="469EEDA3" w14:textId="77777777" w:rsidR="00A93E2B" w:rsidRDefault="00A93E2B">
      <w:r>
        <w:continuationSeparator/>
      </w:r>
    </w:p>
  </w:endnote>
  <w:endnote w:type="continuationNotice" w:id="1">
    <w:p w14:paraId="18FC20BF" w14:textId="77777777" w:rsidR="00A93E2B" w:rsidRDefault="00A93E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809050000020004"/>
    <w:charset w:val="00"/>
    <w:family w:val="modern"/>
    <w:pitch w:val="fixed"/>
    <w:sig w:usb0="E00002EF" w:usb1="1200F8FB" w:usb2="00000008"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lang w:val="el-GR"/>
      </w:rPr>
      <w:id w:val="-1620983969"/>
      <w:docPartObj>
        <w:docPartGallery w:val="Page Numbers (Bottom of Page)"/>
        <w:docPartUnique/>
      </w:docPartObj>
    </w:sdtPr>
    <w:sdtEndPr/>
    <w:sdtContent>
      <w:p w14:paraId="1D105B37" w14:textId="45960135" w:rsidR="00346541" w:rsidRPr="001D685F" w:rsidRDefault="00820007" w:rsidP="001D685F">
        <w:pPr>
          <w:pStyle w:val="Footer"/>
          <w:jc w:val="center"/>
          <w:rPr>
            <w:sz w:val="16"/>
            <w:szCs w:val="16"/>
          </w:rPr>
        </w:pPr>
        <w:r w:rsidRPr="001D685F">
          <w:rPr>
            <w:sz w:val="16"/>
            <w:szCs w:val="16"/>
            <w:lang w:val="el-GR"/>
          </w:rPr>
          <w:t>[</w:t>
        </w:r>
        <w:r w:rsidRPr="001D685F">
          <w:rPr>
            <w:sz w:val="16"/>
            <w:szCs w:val="16"/>
          </w:rPr>
          <w:fldChar w:fldCharType="begin"/>
        </w:r>
        <w:r w:rsidRPr="001D685F">
          <w:rPr>
            <w:sz w:val="16"/>
            <w:szCs w:val="16"/>
          </w:rPr>
          <w:instrText>PAGE   \* MERGEFORMAT</w:instrText>
        </w:r>
        <w:r w:rsidRPr="001D685F">
          <w:rPr>
            <w:sz w:val="16"/>
            <w:szCs w:val="16"/>
          </w:rPr>
          <w:fldChar w:fldCharType="separate"/>
        </w:r>
        <w:r w:rsidRPr="001D685F">
          <w:rPr>
            <w:sz w:val="16"/>
            <w:szCs w:val="16"/>
            <w:lang w:val="el-GR"/>
          </w:rPr>
          <w:t>2</w:t>
        </w:r>
        <w:r w:rsidRPr="001D685F">
          <w:rPr>
            <w:sz w:val="16"/>
            <w:szCs w:val="16"/>
          </w:rPr>
          <w:fldChar w:fldCharType="end"/>
        </w:r>
        <w:r w:rsidRPr="001D685F">
          <w:rPr>
            <w:sz w:val="16"/>
            <w:szCs w:val="16"/>
            <w:lang w:val="el-GR"/>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38F67" w14:textId="77777777" w:rsidR="00A93E2B" w:rsidRDefault="00A93E2B">
      <w:r>
        <w:separator/>
      </w:r>
    </w:p>
  </w:footnote>
  <w:footnote w:type="continuationSeparator" w:id="0">
    <w:p w14:paraId="7B14EE73" w14:textId="77777777" w:rsidR="00A93E2B" w:rsidRDefault="00A93E2B">
      <w:r>
        <w:continuationSeparator/>
      </w:r>
    </w:p>
  </w:footnote>
  <w:footnote w:type="continuationNotice" w:id="1">
    <w:p w14:paraId="18E9F4D1" w14:textId="77777777" w:rsidR="00A93E2B" w:rsidRDefault="00A93E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F7FE2" w14:textId="162BCB8C" w:rsidR="00974A6D" w:rsidRPr="00E0609E" w:rsidRDefault="00E0609E" w:rsidP="001D685F">
    <w:pPr>
      <w:pStyle w:val="Header"/>
      <w:pBdr>
        <w:bottom w:val="single" w:sz="4" w:space="1" w:color="0070C0"/>
      </w:pBdr>
      <w:rPr>
        <w:color w:val="0070C0"/>
        <w:sz w:val="16"/>
        <w:szCs w:val="16"/>
        <w:lang w:val="el-GR"/>
      </w:rPr>
    </w:pPr>
    <w:r>
      <w:rPr>
        <w:color w:val="0070C0"/>
        <w:sz w:val="16"/>
        <w:szCs w:val="16"/>
        <w:lang w:val="el-GR"/>
      </w:rPr>
      <w:t>Ευφυείς Πράκτορες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A4C41"/>
    <w:multiLevelType w:val="multilevel"/>
    <w:tmpl w:val="481C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F78A6"/>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C20275"/>
    <w:multiLevelType w:val="hybridMultilevel"/>
    <w:tmpl w:val="FB64C3A0"/>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50B21"/>
    <w:multiLevelType w:val="hybridMultilevel"/>
    <w:tmpl w:val="8974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16957"/>
    <w:multiLevelType w:val="multilevel"/>
    <w:tmpl w:val="D82ED4F4"/>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 w15:restartNumberingAfterBreak="0">
    <w:nsid w:val="071E3922"/>
    <w:multiLevelType w:val="hybridMultilevel"/>
    <w:tmpl w:val="1B8E5D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948CD"/>
    <w:multiLevelType w:val="hybridMultilevel"/>
    <w:tmpl w:val="351260D2"/>
    <w:lvl w:ilvl="0" w:tplc="212605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0A0FEE"/>
    <w:multiLevelType w:val="multilevel"/>
    <w:tmpl w:val="93B4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74A7B"/>
    <w:multiLevelType w:val="hybridMultilevel"/>
    <w:tmpl w:val="1F181D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297B10"/>
    <w:multiLevelType w:val="hybridMultilevel"/>
    <w:tmpl w:val="B0809046"/>
    <w:lvl w:ilvl="0" w:tplc="C61814AE">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916661"/>
    <w:multiLevelType w:val="hybridMultilevel"/>
    <w:tmpl w:val="3410C3A8"/>
    <w:lvl w:ilvl="0" w:tplc="04090003">
      <w:start w:val="1"/>
      <w:numFmt w:val="bullet"/>
      <w:lvlText w:val="o"/>
      <w:lvlJc w:val="left"/>
      <w:pPr>
        <w:ind w:left="720" w:hanging="360"/>
      </w:pPr>
      <w:rPr>
        <w:rFonts w:ascii="Courier New" w:hAnsi="Courier New" w:cs="Courier New" w:hint="default"/>
      </w:rPr>
    </w:lvl>
    <w:lvl w:ilvl="1" w:tplc="8D6CCEF4">
      <w:start w:val="3"/>
      <w:numFmt w:val="bullet"/>
      <w:lvlText w:val=""/>
      <w:lvlJc w:val="left"/>
      <w:pPr>
        <w:ind w:left="1440" w:hanging="360"/>
      </w:pPr>
      <w:rPr>
        <w:rFonts w:ascii="Symbol" w:eastAsia="Times New Roman" w:hAnsi="Symbol"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4D3D2E"/>
    <w:multiLevelType w:val="hybridMultilevel"/>
    <w:tmpl w:val="FA30ABEE"/>
    <w:lvl w:ilvl="0" w:tplc="6B503CD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84DC9"/>
    <w:multiLevelType w:val="hybridMultilevel"/>
    <w:tmpl w:val="9738CCA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84F5358"/>
    <w:multiLevelType w:val="hybridMultilevel"/>
    <w:tmpl w:val="5BB0D4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F56E48"/>
    <w:multiLevelType w:val="hybridMultilevel"/>
    <w:tmpl w:val="D4C63C34"/>
    <w:lvl w:ilvl="0" w:tplc="F620AAB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33D4D"/>
    <w:multiLevelType w:val="multilevel"/>
    <w:tmpl w:val="02CA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3D4365"/>
    <w:multiLevelType w:val="multilevel"/>
    <w:tmpl w:val="59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01DCE"/>
    <w:multiLevelType w:val="hybridMultilevel"/>
    <w:tmpl w:val="1EDE6D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F5744"/>
    <w:multiLevelType w:val="hybridMultilevel"/>
    <w:tmpl w:val="1E82B48A"/>
    <w:lvl w:ilvl="0" w:tplc="5D9A54B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5817377"/>
    <w:multiLevelType w:val="multilevel"/>
    <w:tmpl w:val="DCD2F256"/>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2C67A4"/>
    <w:multiLevelType w:val="multilevel"/>
    <w:tmpl w:val="870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C4804"/>
    <w:multiLevelType w:val="hybridMultilevel"/>
    <w:tmpl w:val="5B7E74A6"/>
    <w:lvl w:ilvl="0" w:tplc="F51239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4C12B6"/>
    <w:multiLevelType w:val="hybridMultilevel"/>
    <w:tmpl w:val="A17C7E92"/>
    <w:lvl w:ilvl="0" w:tplc="A9E0A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304486"/>
    <w:multiLevelType w:val="multilevel"/>
    <w:tmpl w:val="61AC7A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42510B"/>
    <w:multiLevelType w:val="multilevel"/>
    <w:tmpl w:val="A0B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A6380C"/>
    <w:multiLevelType w:val="hybridMultilevel"/>
    <w:tmpl w:val="A5BCA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4058B"/>
    <w:multiLevelType w:val="multilevel"/>
    <w:tmpl w:val="C6B2163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D17115"/>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D011124"/>
    <w:multiLevelType w:val="hybridMultilevel"/>
    <w:tmpl w:val="DC0E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491096"/>
    <w:multiLevelType w:val="multilevel"/>
    <w:tmpl w:val="087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472E2"/>
    <w:multiLevelType w:val="multilevel"/>
    <w:tmpl w:val="281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41CE6"/>
    <w:multiLevelType w:val="hybridMultilevel"/>
    <w:tmpl w:val="C3D43EE6"/>
    <w:lvl w:ilvl="0" w:tplc="04090003">
      <w:start w:val="1"/>
      <w:numFmt w:val="bullet"/>
      <w:lvlText w:val="o"/>
      <w:lvlJc w:val="left"/>
      <w:pPr>
        <w:ind w:left="934" w:hanging="360"/>
      </w:pPr>
      <w:rPr>
        <w:rFonts w:ascii="Courier New" w:hAnsi="Courier New" w:cs="Courier New"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3" w15:restartNumberingAfterBreak="0">
    <w:nsid w:val="42DA78DF"/>
    <w:multiLevelType w:val="multilevel"/>
    <w:tmpl w:val="C2BEAA1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3D87F2A"/>
    <w:multiLevelType w:val="hybridMultilevel"/>
    <w:tmpl w:val="D67AAA98"/>
    <w:lvl w:ilvl="0" w:tplc="5D9A54B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B479DD"/>
    <w:multiLevelType w:val="hybridMultilevel"/>
    <w:tmpl w:val="161481C0"/>
    <w:lvl w:ilvl="0" w:tplc="BC160AC8">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2E3605"/>
    <w:multiLevelType w:val="hybridMultilevel"/>
    <w:tmpl w:val="38244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387C3D"/>
    <w:multiLevelType w:val="hybridMultilevel"/>
    <w:tmpl w:val="1FAC524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480B0512"/>
    <w:multiLevelType w:val="hybridMultilevel"/>
    <w:tmpl w:val="62C80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6147AA"/>
    <w:multiLevelType w:val="multilevel"/>
    <w:tmpl w:val="122C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DE75C9"/>
    <w:multiLevelType w:val="hybridMultilevel"/>
    <w:tmpl w:val="0F58E6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54727D"/>
    <w:multiLevelType w:val="multilevel"/>
    <w:tmpl w:val="030AE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CC3492"/>
    <w:multiLevelType w:val="multilevel"/>
    <w:tmpl w:val="29FE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B506E1"/>
    <w:multiLevelType w:val="hybridMultilevel"/>
    <w:tmpl w:val="B2A2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B45FB0"/>
    <w:multiLevelType w:val="hybridMultilevel"/>
    <w:tmpl w:val="47E817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3E50F0"/>
    <w:multiLevelType w:val="multilevel"/>
    <w:tmpl w:val="7F94CE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310466B"/>
    <w:multiLevelType w:val="hybridMultilevel"/>
    <w:tmpl w:val="47DC2468"/>
    <w:lvl w:ilvl="0" w:tplc="50E028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3954261"/>
    <w:multiLevelType w:val="hybridMultilevel"/>
    <w:tmpl w:val="AF3A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74861"/>
    <w:multiLevelType w:val="multilevel"/>
    <w:tmpl w:val="EA96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345AED"/>
    <w:multiLevelType w:val="hybridMultilevel"/>
    <w:tmpl w:val="2442829A"/>
    <w:lvl w:ilvl="0" w:tplc="37C88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EC6E73"/>
    <w:multiLevelType w:val="multilevel"/>
    <w:tmpl w:val="F0DCE1C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AFF3DC6"/>
    <w:multiLevelType w:val="hybridMultilevel"/>
    <w:tmpl w:val="8BF6C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4E3AC2"/>
    <w:multiLevelType w:val="hybridMultilevel"/>
    <w:tmpl w:val="9E6862AC"/>
    <w:lvl w:ilvl="0" w:tplc="04C6A4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7B6C2A"/>
    <w:multiLevelType w:val="hybridMultilevel"/>
    <w:tmpl w:val="86A6F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D16F7"/>
    <w:multiLevelType w:val="hybridMultilevel"/>
    <w:tmpl w:val="719C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7103CF"/>
    <w:multiLevelType w:val="hybridMultilevel"/>
    <w:tmpl w:val="9C1EA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D66AA4"/>
    <w:multiLevelType w:val="hybridMultilevel"/>
    <w:tmpl w:val="7D14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CC23F6"/>
    <w:multiLevelType w:val="hybridMultilevel"/>
    <w:tmpl w:val="FF6A0ABA"/>
    <w:lvl w:ilvl="0" w:tplc="F6FCBD0C">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49364E"/>
    <w:multiLevelType w:val="hybridMultilevel"/>
    <w:tmpl w:val="21B2050E"/>
    <w:lvl w:ilvl="0" w:tplc="133E9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F54F38"/>
    <w:multiLevelType w:val="hybridMultilevel"/>
    <w:tmpl w:val="A0D0E862"/>
    <w:lvl w:ilvl="0" w:tplc="C48CB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AC38C5"/>
    <w:multiLevelType w:val="hybridMultilevel"/>
    <w:tmpl w:val="EB56C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7A5A7F"/>
    <w:multiLevelType w:val="hybridMultilevel"/>
    <w:tmpl w:val="14D6939A"/>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F017DB"/>
    <w:multiLevelType w:val="hybridMultilevel"/>
    <w:tmpl w:val="28F4A584"/>
    <w:lvl w:ilvl="0" w:tplc="88769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12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1954619">
    <w:abstractNumId w:val="5"/>
  </w:num>
  <w:num w:numId="3" w16cid:durableId="394624624">
    <w:abstractNumId w:val="50"/>
  </w:num>
  <w:num w:numId="4" w16cid:durableId="649484021">
    <w:abstractNumId w:val="38"/>
  </w:num>
  <w:num w:numId="5" w16cid:durableId="486239561">
    <w:abstractNumId w:val="55"/>
  </w:num>
  <w:num w:numId="6" w16cid:durableId="1167986582">
    <w:abstractNumId w:val="14"/>
  </w:num>
  <w:num w:numId="7" w16cid:durableId="254477543">
    <w:abstractNumId w:val="27"/>
  </w:num>
  <w:num w:numId="8" w16cid:durableId="295528431">
    <w:abstractNumId w:val="45"/>
  </w:num>
  <w:num w:numId="9" w16cid:durableId="1214537960">
    <w:abstractNumId w:val="33"/>
  </w:num>
  <w:num w:numId="10" w16cid:durableId="1717848598">
    <w:abstractNumId w:val="61"/>
  </w:num>
  <w:num w:numId="11" w16cid:durableId="1817794005">
    <w:abstractNumId w:val="3"/>
  </w:num>
  <w:num w:numId="12" w16cid:durableId="1077169229">
    <w:abstractNumId w:val="15"/>
  </w:num>
  <w:num w:numId="13" w16cid:durableId="1301108261">
    <w:abstractNumId w:val="52"/>
  </w:num>
  <w:num w:numId="14" w16cid:durableId="1883513596">
    <w:abstractNumId w:val="62"/>
  </w:num>
  <w:num w:numId="15" w16cid:durableId="489758099">
    <w:abstractNumId w:val="12"/>
  </w:num>
  <w:num w:numId="16" w16cid:durableId="213665042">
    <w:abstractNumId w:val="9"/>
  </w:num>
  <w:num w:numId="17" w16cid:durableId="364334789">
    <w:abstractNumId w:val="7"/>
  </w:num>
  <w:num w:numId="18" w16cid:durableId="610360238">
    <w:abstractNumId w:val="10"/>
  </w:num>
  <w:num w:numId="19" w16cid:durableId="629240958">
    <w:abstractNumId w:val="23"/>
  </w:num>
  <w:num w:numId="20" w16cid:durableId="383725565">
    <w:abstractNumId w:val="46"/>
  </w:num>
  <w:num w:numId="21" w16cid:durableId="689180021">
    <w:abstractNumId w:val="22"/>
  </w:num>
  <w:num w:numId="22" w16cid:durableId="1486051860">
    <w:abstractNumId w:val="40"/>
  </w:num>
  <w:num w:numId="23" w16cid:durableId="895435367">
    <w:abstractNumId w:val="49"/>
  </w:num>
  <w:num w:numId="24" w16cid:durableId="1508860750">
    <w:abstractNumId w:val="59"/>
  </w:num>
  <w:num w:numId="25" w16cid:durableId="314799411">
    <w:abstractNumId w:val="58"/>
  </w:num>
  <w:num w:numId="26" w16cid:durableId="2013141778">
    <w:abstractNumId w:val="60"/>
  </w:num>
  <w:num w:numId="27" w16cid:durableId="289365109">
    <w:abstractNumId w:val="56"/>
  </w:num>
  <w:num w:numId="28" w16cid:durableId="1241326363">
    <w:abstractNumId w:val="29"/>
  </w:num>
  <w:num w:numId="29" w16cid:durableId="1949583246">
    <w:abstractNumId w:val="43"/>
  </w:num>
  <w:num w:numId="30" w16cid:durableId="350301000">
    <w:abstractNumId w:val="26"/>
  </w:num>
  <w:num w:numId="31" w16cid:durableId="1485244727">
    <w:abstractNumId w:val="4"/>
  </w:num>
  <w:num w:numId="32" w16cid:durableId="157163339">
    <w:abstractNumId w:val="53"/>
  </w:num>
  <w:num w:numId="33" w16cid:durableId="2097704195">
    <w:abstractNumId w:val="44"/>
  </w:num>
  <w:num w:numId="34" w16cid:durableId="95712829">
    <w:abstractNumId w:val="35"/>
  </w:num>
  <w:num w:numId="35" w16cid:durableId="722824720">
    <w:abstractNumId w:val="18"/>
  </w:num>
  <w:num w:numId="36" w16cid:durableId="1272929814">
    <w:abstractNumId w:val="32"/>
  </w:num>
  <w:num w:numId="37" w16cid:durableId="1015421209">
    <w:abstractNumId w:val="11"/>
  </w:num>
  <w:num w:numId="38" w16cid:durableId="2102556432">
    <w:abstractNumId w:val="57"/>
  </w:num>
  <w:num w:numId="39" w16cid:durableId="640772164">
    <w:abstractNumId w:val="36"/>
  </w:num>
  <w:num w:numId="40" w16cid:durableId="86049342">
    <w:abstractNumId w:val="51"/>
  </w:num>
  <w:num w:numId="41" w16cid:durableId="1407452751">
    <w:abstractNumId w:val="0"/>
  </w:num>
  <w:num w:numId="42" w16cid:durableId="1655253163">
    <w:abstractNumId w:val="54"/>
  </w:num>
  <w:num w:numId="43" w16cid:durableId="628321500">
    <w:abstractNumId w:val="6"/>
  </w:num>
  <w:num w:numId="44" w16cid:durableId="2071270946">
    <w:abstractNumId w:val="28"/>
  </w:num>
  <w:num w:numId="45" w16cid:durableId="1739747375">
    <w:abstractNumId w:val="1"/>
  </w:num>
  <w:num w:numId="46" w16cid:durableId="344332905">
    <w:abstractNumId w:val="41"/>
  </w:num>
  <w:num w:numId="47" w16cid:durableId="2135319923">
    <w:abstractNumId w:val="16"/>
  </w:num>
  <w:num w:numId="48" w16cid:durableId="266352147">
    <w:abstractNumId w:val="39"/>
  </w:num>
  <w:num w:numId="49" w16cid:durableId="1692102438">
    <w:abstractNumId w:val="47"/>
  </w:num>
  <w:num w:numId="50" w16cid:durableId="2047480560">
    <w:abstractNumId w:val="34"/>
  </w:num>
  <w:num w:numId="51" w16cid:durableId="1867743201">
    <w:abstractNumId w:val="19"/>
  </w:num>
  <w:num w:numId="52" w16cid:durableId="60253727">
    <w:abstractNumId w:val="37"/>
  </w:num>
  <w:num w:numId="53" w16cid:durableId="1324745265">
    <w:abstractNumId w:val="13"/>
  </w:num>
  <w:num w:numId="54" w16cid:durableId="1940335508">
    <w:abstractNumId w:val="42"/>
  </w:num>
  <w:num w:numId="55" w16cid:durableId="522477243">
    <w:abstractNumId w:val="31"/>
  </w:num>
  <w:num w:numId="56" w16cid:durableId="1965185781">
    <w:abstractNumId w:val="17"/>
  </w:num>
  <w:num w:numId="57" w16cid:durableId="1532061940">
    <w:abstractNumId w:val="25"/>
  </w:num>
  <w:num w:numId="58" w16cid:durableId="533999042">
    <w:abstractNumId w:val="30"/>
  </w:num>
  <w:num w:numId="59" w16cid:durableId="155849557">
    <w:abstractNumId w:val="8"/>
  </w:num>
  <w:num w:numId="60" w16cid:durableId="1048974">
    <w:abstractNumId w:val="21"/>
  </w:num>
  <w:num w:numId="61" w16cid:durableId="1940336826">
    <w:abstractNumId w:val="48"/>
  </w:num>
  <w:num w:numId="62" w16cid:durableId="1596938923">
    <w:abstractNumId w:val="20"/>
  </w:num>
  <w:num w:numId="63" w16cid:durableId="188344014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CE"/>
    <w:rsid w:val="00001594"/>
    <w:rsid w:val="00002150"/>
    <w:rsid w:val="00002299"/>
    <w:rsid w:val="00005D90"/>
    <w:rsid w:val="00006FC4"/>
    <w:rsid w:val="00007084"/>
    <w:rsid w:val="00010091"/>
    <w:rsid w:val="00013E0E"/>
    <w:rsid w:val="00014B3E"/>
    <w:rsid w:val="00020C4B"/>
    <w:rsid w:val="00021084"/>
    <w:rsid w:val="000217BB"/>
    <w:rsid w:val="00021810"/>
    <w:rsid w:val="0002187E"/>
    <w:rsid w:val="00021C34"/>
    <w:rsid w:val="00023E28"/>
    <w:rsid w:val="000249E6"/>
    <w:rsid w:val="0002673D"/>
    <w:rsid w:val="00026AD9"/>
    <w:rsid w:val="00026F47"/>
    <w:rsid w:val="00027517"/>
    <w:rsid w:val="0002754F"/>
    <w:rsid w:val="000304C3"/>
    <w:rsid w:val="00031073"/>
    <w:rsid w:val="00034697"/>
    <w:rsid w:val="00036FBF"/>
    <w:rsid w:val="0004000F"/>
    <w:rsid w:val="000417CD"/>
    <w:rsid w:val="00041A25"/>
    <w:rsid w:val="00042333"/>
    <w:rsid w:val="000436EF"/>
    <w:rsid w:val="00043D22"/>
    <w:rsid w:val="00044CAA"/>
    <w:rsid w:val="0004578F"/>
    <w:rsid w:val="00047D15"/>
    <w:rsid w:val="00047D52"/>
    <w:rsid w:val="00047FD3"/>
    <w:rsid w:val="00050A76"/>
    <w:rsid w:val="00051654"/>
    <w:rsid w:val="0005246B"/>
    <w:rsid w:val="0005355A"/>
    <w:rsid w:val="0005557F"/>
    <w:rsid w:val="00056466"/>
    <w:rsid w:val="000604A2"/>
    <w:rsid w:val="000614D9"/>
    <w:rsid w:val="00063A22"/>
    <w:rsid w:val="00063FEC"/>
    <w:rsid w:val="0006429C"/>
    <w:rsid w:val="000656F6"/>
    <w:rsid w:val="000718CB"/>
    <w:rsid w:val="000733C6"/>
    <w:rsid w:val="000735A7"/>
    <w:rsid w:val="00073FB2"/>
    <w:rsid w:val="000748F9"/>
    <w:rsid w:val="00074AF3"/>
    <w:rsid w:val="00076994"/>
    <w:rsid w:val="00077271"/>
    <w:rsid w:val="00080307"/>
    <w:rsid w:val="0008241A"/>
    <w:rsid w:val="00082EBA"/>
    <w:rsid w:val="00083D56"/>
    <w:rsid w:val="0008424D"/>
    <w:rsid w:val="000844D3"/>
    <w:rsid w:val="00084D6E"/>
    <w:rsid w:val="00087482"/>
    <w:rsid w:val="0008762A"/>
    <w:rsid w:val="00090DCD"/>
    <w:rsid w:val="000926B2"/>
    <w:rsid w:val="000934F9"/>
    <w:rsid w:val="000947AF"/>
    <w:rsid w:val="00094E0F"/>
    <w:rsid w:val="000963FF"/>
    <w:rsid w:val="00096BC1"/>
    <w:rsid w:val="000A04AD"/>
    <w:rsid w:val="000A21A1"/>
    <w:rsid w:val="000A23B6"/>
    <w:rsid w:val="000A27EB"/>
    <w:rsid w:val="000A29DA"/>
    <w:rsid w:val="000A2FF4"/>
    <w:rsid w:val="000A3C08"/>
    <w:rsid w:val="000A5CB0"/>
    <w:rsid w:val="000A6C4C"/>
    <w:rsid w:val="000A7D08"/>
    <w:rsid w:val="000B2958"/>
    <w:rsid w:val="000B2982"/>
    <w:rsid w:val="000B5726"/>
    <w:rsid w:val="000B780F"/>
    <w:rsid w:val="000C05FF"/>
    <w:rsid w:val="000C0735"/>
    <w:rsid w:val="000C0F53"/>
    <w:rsid w:val="000C1C17"/>
    <w:rsid w:val="000C55EC"/>
    <w:rsid w:val="000C5F54"/>
    <w:rsid w:val="000C6513"/>
    <w:rsid w:val="000C66BD"/>
    <w:rsid w:val="000C6C37"/>
    <w:rsid w:val="000C6CE2"/>
    <w:rsid w:val="000D1742"/>
    <w:rsid w:val="000D1819"/>
    <w:rsid w:val="000D2024"/>
    <w:rsid w:val="000D2B18"/>
    <w:rsid w:val="000D30EA"/>
    <w:rsid w:val="000D3EA6"/>
    <w:rsid w:val="000E04C7"/>
    <w:rsid w:val="000E0F0F"/>
    <w:rsid w:val="000E1629"/>
    <w:rsid w:val="000E29BD"/>
    <w:rsid w:val="000E3733"/>
    <w:rsid w:val="000E3B48"/>
    <w:rsid w:val="000E5599"/>
    <w:rsid w:val="000E559D"/>
    <w:rsid w:val="000E5AA8"/>
    <w:rsid w:val="000E63A1"/>
    <w:rsid w:val="000F3B09"/>
    <w:rsid w:val="000F4101"/>
    <w:rsid w:val="000F48C3"/>
    <w:rsid w:val="000F4F38"/>
    <w:rsid w:val="000F64D6"/>
    <w:rsid w:val="000F6554"/>
    <w:rsid w:val="000F6F75"/>
    <w:rsid w:val="000F6FCA"/>
    <w:rsid w:val="000F7B51"/>
    <w:rsid w:val="00100191"/>
    <w:rsid w:val="001036C7"/>
    <w:rsid w:val="00104F00"/>
    <w:rsid w:val="001059D4"/>
    <w:rsid w:val="001073C2"/>
    <w:rsid w:val="00107475"/>
    <w:rsid w:val="001107D2"/>
    <w:rsid w:val="00111BCE"/>
    <w:rsid w:val="00112D06"/>
    <w:rsid w:val="00113149"/>
    <w:rsid w:val="00113905"/>
    <w:rsid w:val="00116A13"/>
    <w:rsid w:val="001172E3"/>
    <w:rsid w:val="00117DFB"/>
    <w:rsid w:val="00121951"/>
    <w:rsid w:val="0012212C"/>
    <w:rsid w:val="00122309"/>
    <w:rsid w:val="00122A25"/>
    <w:rsid w:val="00124556"/>
    <w:rsid w:val="00124759"/>
    <w:rsid w:val="00124F3C"/>
    <w:rsid w:val="0012551D"/>
    <w:rsid w:val="001255E0"/>
    <w:rsid w:val="00126414"/>
    <w:rsid w:val="00127318"/>
    <w:rsid w:val="001273C2"/>
    <w:rsid w:val="00127FFB"/>
    <w:rsid w:val="0013179E"/>
    <w:rsid w:val="0013184B"/>
    <w:rsid w:val="00131DA1"/>
    <w:rsid w:val="00132DDD"/>
    <w:rsid w:val="001331C0"/>
    <w:rsid w:val="0013468E"/>
    <w:rsid w:val="001346D6"/>
    <w:rsid w:val="00134A17"/>
    <w:rsid w:val="00134B8B"/>
    <w:rsid w:val="00135879"/>
    <w:rsid w:val="00135BA3"/>
    <w:rsid w:val="00136BBC"/>
    <w:rsid w:val="00141465"/>
    <w:rsid w:val="00142197"/>
    <w:rsid w:val="0014446B"/>
    <w:rsid w:val="00145122"/>
    <w:rsid w:val="00145F6A"/>
    <w:rsid w:val="00146C2E"/>
    <w:rsid w:val="0014728E"/>
    <w:rsid w:val="0014770A"/>
    <w:rsid w:val="00152CA3"/>
    <w:rsid w:val="00154188"/>
    <w:rsid w:val="001546CC"/>
    <w:rsid w:val="00155AB3"/>
    <w:rsid w:val="00157514"/>
    <w:rsid w:val="00157AEE"/>
    <w:rsid w:val="00160610"/>
    <w:rsid w:val="0016087D"/>
    <w:rsid w:val="00160A5F"/>
    <w:rsid w:val="001622CE"/>
    <w:rsid w:val="00163704"/>
    <w:rsid w:val="00163DAE"/>
    <w:rsid w:val="001648C7"/>
    <w:rsid w:val="0016638C"/>
    <w:rsid w:val="00167E07"/>
    <w:rsid w:val="00170949"/>
    <w:rsid w:val="00171A89"/>
    <w:rsid w:val="00172100"/>
    <w:rsid w:val="001728AE"/>
    <w:rsid w:val="001728C5"/>
    <w:rsid w:val="00174BD1"/>
    <w:rsid w:val="00175933"/>
    <w:rsid w:val="00177CE7"/>
    <w:rsid w:val="00180181"/>
    <w:rsid w:val="00184D6A"/>
    <w:rsid w:val="0018617F"/>
    <w:rsid w:val="001868C2"/>
    <w:rsid w:val="00187C30"/>
    <w:rsid w:val="00190720"/>
    <w:rsid w:val="00191EE3"/>
    <w:rsid w:val="001960DF"/>
    <w:rsid w:val="00196512"/>
    <w:rsid w:val="0019653B"/>
    <w:rsid w:val="00197190"/>
    <w:rsid w:val="001A0FB4"/>
    <w:rsid w:val="001A294D"/>
    <w:rsid w:val="001A324E"/>
    <w:rsid w:val="001A34BD"/>
    <w:rsid w:val="001A39DB"/>
    <w:rsid w:val="001A4592"/>
    <w:rsid w:val="001A478E"/>
    <w:rsid w:val="001A483B"/>
    <w:rsid w:val="001A5ED6"/>
    <w:rsid w:val="001A6358"/>
    <w:rsid w:val="001A6B0E"/>
    <w:rsid w:val="001A6B92"/>
    <w:rsid w:val="001A7F72"/>
    <w:rsid w:val="001B03AC"/>
    <w:rsid w:val="001B0A34"/>
    <w:rsid w:val="001B0F42"/>
    <w:rsid w:val="001B1251"/>
    <w:rsid w:val="001B1C9E"/>
    <w:rsid w:val="001B388B"/>
    <w:rsid w:val="001B4EA3"/>
    <w:rsid w:val="001B595C"/>
    <w:rsid w:val="001B63EC"/>
    <w:rsid w:val="001B7067"/>
    <w:rsid w:val="001C2393"/>
    <w:rsid w:val="001C247C"/>
    <w:rsid w:val="001C492D"/>
    <w:rsid w:val="001C5D46"/>
    <w:rsid w:val="001C786E"/>
    <w:rsid w:val="001D1D42"/>
    <w:rsid w:val="001D27CA"/>
    <w:rsid w:val="001D4540"/>
    <w:rsid w:val="001D46FA"/>
    <w:rsid w:val="001D4ED0"/>
    <w:rsid w:val="001D5817"/>
    <w:rsid w:val="001D5EA0"/>
    <w:rsid w:val="001D685F"/>
    <w:rsid w:val="001D6B09"/>
    <w:rsid w:val="001E2045"/>
    <w:rsid w:val="001E2C69"/>
    <w:rsid w:val="001E35BF"/>
    <w:rsid w:val="001E3F21"/>
    <w:rsid w:val="001E4AB7"/>
    <w:rsid w:val="001E5286"/>
    <w:rsid w:val="001E60A4"/>
    <w:rsid w:val="001E62E1"/>
    <w:rsid w:val="001E6A37"/>
    <w:rsid w:val="001E6D0D"/>
    <w:rsid w:val="001F1C9B"/>
    <w:rsid w:val="001F2033"/>
    <w:rsid w:val="001F2DD8"/>
    <w:rsid w:val="001F3DCD"/>
    <w:rsid w:val="001F4466"/>
    <w:rsid w:val="001F48F5"/>
    <w:rsid w:val="001F5155"/>
    <w:rsid w:val="001F53B2"/>
    <w:rsid w:val="001F574C"/>
    <w:rsid w:val="001F5CE1"/>
    <w:rsid w:val="00200997"/>
    <w:rsid w:val="00200C76"/>
    <w:rsid w:val="00200C8B"/>
    <w:rsid w:val="00202200"/>
    <w:rsid w:val="0020294F"/>
    <w:rsid w:val="0020351E"/>
    <w:rsid w:val="00203B81"/>
    <w:rsid w:val="00204CCE"/>
    <w:rsid w:val="002063FE"/>
    <w:rsid w:val="00206B23"/>
    <w:rsid w:val="00207D72"/>
    <w:rsid w:val="00207FF7"/>
    <w:rsid w:val="0021000E"/>
    <w:rsid w:val="002102F8"/>
    <w:rsid w:val="00211E54"/>
    <w:rsid w:val="002124A2"/>
    <w:rsid w:val="00213864"/>
    <w:rsid w:val="0021530D"/>
    <w:rsid w:val="00216933"/>
    <w:rsid w:val="002170BB"/>
    <w:rsid w:val="002173C2"/>
    <w:rsid w:val="00220044"/>
    <w:rsid w:val="00220162"/>
    <w:rsid w:val="00220209"/>
    <w:rsid w:val="00221255"/>
    <w:rsid w:val="002213DC"/>
    <w:rsid w:val="00221BAB"/>
    <w:rsid w:val="00221F56"/>
    <w:rsid w:val="002226F9"/>
    <w:rsid w:val="002234B0"/>
    <w:rsid w:val="00223D52"/>
    <w:rsid w:val="0022532A"/>
    <w:rsid w:val="002303E3"/>
    <w:rsid w:val="0023040F"/>
    <w:rsid w:val="00231A91"/>
    <w:rsid w:val="002322F6"/>
    <w:rsid w:val="00232B9C"/>
    <w:rsid w:val="00234219"/>
    <w:rsid w:val="002346BB"/>
    <w:rsid w:val="00234707"/>
    <w:rsid w:val="00235870"/>
    <w:rsid w:val="00236B83"/>
    <w:rsid w:val="0023739E"/>
    <w:rsid w:val="00240422"/>
    <w:rsid w:val="0024066E"/>
    <w:rsid w:val="00242228"/>
    <w:rsid w:val="00242747"/>
    <w:rsid w:val="00245873"/>
    <w:rsid w:val="002463C8"/>
    <w:rsid w:val="00246B3A"/>
    <w:rsid w:val="002472DF"/>
    <w:rsid w:val="00247463"/>
    <w:rsid w:val="00247F58"/>
    <w:rsid w:val="0025004F"/>
    <w:rsid w:val="002505C8"/>
    <w:rsid w:val="002523A8"/>
    <w:rsid w:val="00252B89"/>
    <w:rsid w:val="00254768"/>
    <w:rsid w:val="00256DAD"/>
    <w:rsid w:val="002571F3"/>
    <w:rsid w:val="0025725A"/>
    <w:rsid w:val="00257BA9"/>
    <w:rsid w:val="00260B46"/>
    <w:rsid w:val="00262004"/>
    <w:rsid w:val="0026203B"/>
    <w:rsid w:val="002620EF"/>
    <w:rsid w:val="00263527"/>
    <w:rsid w:val="002645A0"/>
    <w:rsid w:val="00265683"/>
    <w:rsid w:val="00266B28"/>
    <w:rsid w:val="0027024B"/>
    <w:rsid w:val="002702D0"/>
    <w:rsid w:val="00270C81"/>
    <w:rsid w:val="0027271E"/>
    <w:rsid w:val="0027273D"/>
    <w:rsid w:val="00273F8F"/>
    <w:rsid w:val="00277247"/>
    <w:rsid w:val="0028283A"/>
    <w:rsid w:val="00290DE4"/>
    <w:rsid w:val="00291436"/>
    <w:rsid w:val="00292EA3"/>
    <w:rsid w:val="00293121"/>
    <w:rsid w:val="00295450"/>
    <w:rsid w:val="002972A4"/>
    <w:rsid w:val="002A3E3A"/>
    <w:rsid w:val="002A459C"/>
    <w:rsid w:val="002A460E"/>
    <w:rsid w:val="002A4D1B"/>
    <w:rsid w:val="002A5322"/>
    <w:rsid w:val="002A5984"/>
    <w:rsid w:val="002A5AF7"/>
    <w:rsid w:val="002A5E0C"/>
    <w:rsid w:val="002A5E16"/>
    <w:rsid w:val="002B0FFC"/>
    <w:rsid w:val="002B110F"/>
    <w:rsid w:val="002B225A"/>
    <w:rsid w:val="002B2E80"/>
    <w:rsid w:val="002B36B8"/>
    <w:rsid w:val="002B4989"/>
    <w:rsid w:val="002B5D52"/>
    <w:rsid w:val="002B72DB"/>
    <w:rsid w:val="002B73A8"/>
    <w:rsid w:val="002B7A53"/>
    <w:rsid w:val="002B7E0F"/>
    <w:rsid w:val="002C1E6F"/>
    <w:rsid w:val="002C23D6"/>
    <w:rsid w:val="002C2F03"/>
    <w:rsid w:val="002C5BEC"/>
    <w:rsid w:val="002C5C2E"/>
    <w:rsid w:val="002C6F4C"/>
    <w:rsid w:val="002C752E"/>
    <w:rsid w:val="002D04E5"/>
    <w:rsid w:val="002D0A98"/>
    <w:rsid w:val="002D167E"/>
    <w:rsid w:val="002D2A62"/>
    <w:rsid w:val="002D5993"/>
    <w:rsid w:val="002D656E"/>
    <w:rsid w:val="002D67B1"/>
    <w:rsid w:val="002E0F45"/>
    <w:rsid w:val="002E18FA"/>
    <w:rsid w:val="002E3624"/>
    <w:rsid w:val="002E4693"/>
    <w:rsid w:val="002E6633"/>
    <w:rsid w:val="002E6EB9"/>
    <w:rsid w:val="002F1942"/>
    <w:rsid w:val="002F19F1"/>
    <w:rsid w:val="002F2A08"/>
    <w:rsid w:val="002F534B"/>
    <w:rsid w:val="002F6957"/>
    <w:rsid w:val="002F7F8F"/>
    <w:rsid w:val="00301FCB"/>
    <w:rsid w:val="00302373"/>
    <w:rsid w:val="00302679"/>
    <w:rsid w:val="003037C2"/>
    <w:rsid w:val="00304A90"/>
    <w:rsid w:val="0030532A"/>
    <w:rsid w:val="0030574E"/>
    <w:rsid w:val="003066A9"/>
    <w:rsid w:val="0030788C"/>
    <w:rsid w:val="00310742"/>
    <w:rsid w:val="00310899"/>
    <w:rsid w:val="00310C0A"/>
    <w:rsid w:val="0031163E"/>
    <w:rsid w:val="00312282"/>
    <w:rsid w:val="00315FDC"/>
    <w:rsid w:val="003161E5"/>
    <w:rsid w:val="00316E89"/>
    <w:rsid w:val="0031754A"/>
    <w:rsid w:val="003176D0"/>
    <w:rsid w:val="003208F3"/>
    <w:rsid w:val="003208F7"/>
    <w:rsid w:val="00320D00"/>
    <w:rsid w:val="00321C1E"/>
    <w:rsid w:val="003221CE"/>
    <w:rsid w:val="00323020"/>
    <w:rsid w:val="003236EB"/>
    <w:rsid w:val="00323C03"/>
    <w:rsid w:val="0032449B"/>
    <w:rsid w:val="003252FC"/>
    <w:rsid w:val="00325CC0"/>
    <w:rsid w:val="0032763A"/>
    <w:rsid w:val="00331146"/>
    <w:rsid w:val="00331AA2"/>
    <w:rsid w:val="003331F5"/>
    <w:rsid w:val="00335C24"/>
    <w:rsid w:val="00336758"/>
    <w:rsid w:val="00336910"/>
    <w:rsid w:val="00341575"/>
    <w:rsid w:val="00341727"/>
    <w:rsid w:val="0034203A"/>
    <w:rsid w:val="0034204F"/>
    <w:rsid w:val="003436C9"/>
    <w:rsid w:val="00344F2D"/>
    <w:rsid w:val="00345A5C"/>
    <w:rsid w:val="00346541"/>
    <w:rsid w:val="00347BA0"/>
    <w:rsid w:val="003504FC"/>
    <w:rsid w:val="00350B86"/>
    <w:rsid w:val="00351DFE"/>
    <w:rsid w:val="003530B3"/>
    <w:rsid w:val="003535AF"/>
    <w:rsid w:val="003539A1"/>
    <w:rsid w:val="003553D0"/>
    <w:rsid w:val="0035603B"/>
    <w:rsid w:val="00356FAD"/>
    <w:rsid w:val="00357386"/>
    <w:rsid w:val="00357A57"/>
    <w:rsid w:val="00360624"/>
    <w:rsid w:val="00361672"/>
    <w:rsid w:val="00362B68"/>
    <w:rsid w:val="00364C87"/>
    <w:rsid w:val="00364D46"/>
    <w:rsid w:val="00366BB2"/>
    <w:rsid w:val="00367336"/>
    <w:rsid w:val="00370EE3"/>
    <w:rsid w:val="0037111E"/>
    <w:rsid w:val="00371786"/>
    <w:rsid w:val="003724C5"/>
    <w:rsid w:val="003735EC"/>
    <w:rsid w:val="003747F7"/>
    <w:rsid w:val="00374A42"/>
    <w:rsid w:val="00375C9C"/>
    <w:rsid w:val="0037660C"/>
    <w:rsid w:val="003818A6"/>
    <w:rsid w:val="003828B3"/>
    <w:rsid w:val="00382DBC"/>
    <w:rsid w:val="003843D9"/>
    <w:rsid w:val="0038535A"/>
    <w:rsid w:val="00386B5C"/>
    <w:rsid w:val="00392722"/>
    <w:rsid w:val="0039292B"/>
    <w:rsid w:val="003936D3"/>
    <w:rsid w:val="003954EE"/>
    <w:rsid w:val="00397085"/>
    <w:rsid w:val="00397D1C"/>
    <w:rsid w:val="003A2845"/>
    <w:rsid w:val="003A2908"/>
    <w:rsid w:val="003A2CB6"/>
    <w:rsid w:val="003A6AE7"/>
    <w:rsid w:val="003A7518"/>
    <w:rsid w:val="003B1B85"/>
    <w:rsid w:val="003B3149"/>
    <w:rsid w:val="003B5417"/>
    <w:rsid w:val="003B5FE8"/>
    <w:rsid w:val="003B6413"/>
    <w:rsid w:val="003B6C85"/>
    <w:rsid w:val="003B7A3F"/>
    <w:rsid w:val="003C0221"/>
    <w:rsid w:val="003C16FC"/>
    <w:rsid w:val="003C2A3C"/>
    <w:rsid w:val="003C2DEF"/>
    <w:rsid w:val="003C302D"/>
    <w:rsid w:val="003C325C"/>
    <w:rsid w:val="003C4530"/>
    <w:rsid w:val="003C53C6"/>
    <w:rsid w:val="003C6E82"/>
    <w:rsid w:val="003C7392"/>
    <w:rsid w:val="003D0D7F"/>
    <w:rsid w:val="003D10B6"/>
    <w:rsid w:val="003D1B7D"/>
    <w:rsid w:val="003D2CC6"/>
    <w:rsid w:val="003D3BEF"/>
    <w:rsid w:val="003D4047"/>
    <w:rsid w:val="003D42CE"/>
    <w:rsid w:val="003D4931"/>
    <w:rsid w:val="003D4A6F"/>
    <w:rsid w:val="003D4C82"/>
    <w:rsid w:val="003D5353"/>
    <w:rsid w:val="003D54BA"/>
    <w:rsid w:val="003D568A"/>
    <w:rsid w:val="003D6D77"/>
    <w:rsid w:val="003D7C01"/>
    <w:rsid w:val="003E0139"/>
    <w:rsid w:val="003E0D81"/>
    <w:rsid w:val="003E22C2"/>
    <w:rsid w:val="003E330D"/>
    <w:rsid w:val="003E46AD"/>
    <w:rsid w:val="003E6F26"/>
    <w:rsid w:val="003E7914"/>
    <w:rsid w:val="003E7E26"/>
    <w:rsid w:val="003F102C"/>
    <w:rsid w:val="003F1415"/>
    <w:rsid w:val="003F1F53"/>
    <w:rsid w:val="003F335E"/>
    <w:rsid w:val="003F47E1"/>
    <w:rsid w:val="003F4E9F"/>
    <w:rsid w:val="003F5DBB"/>
    <w:rsid w:val="00400C06"/>
    <w:rsid w:val="00400EBD"/>
    <w:rsid w:val="00401F58"/>
    <w:rsid w:val="00402D23"/>
    <w:rsid w:val="004041D4"/>
    <w:rsid w:val="00406975"/>
    <w:rsid w:val="00406EB7"/>
    <w:rsid w:val="0040790F"/>
    <w:rsid w:val="00407FC2"/>
    <w:rsid w:val="00413B91"/>
    <w:rsid w:val="00414152"/>
    <w:rsid w:val="004144F1"/>
    <w:rsid w:val="00414989"/>
    <w:rsid w:val="004154D9"/>
    <w:rsid w:val="00416692"/>
    <w:rsid w:val="0041686E"/>
    <w:rsid w:val="00417036"/>
    <w:rsid w:val="00417416"/>
    <w:rsid w:val="00420B1F"/>
    <w:rsid w:val="004216CD"/>
    <w:rsid w:val="00421BFA"/>
    <w:rsid w:val="00422BD9"/>
    <w:rsid w:val="00422F2F"/>
    <w:rsid w:val="0042385A"/>
    <w:rsid w:val="0042393D"/>
    <w:rsid w:val="004254EB"/>
    <w:rsid w:val="00425738"/>
    <w:rsid w:val="00427369"/>
    <w:rsid w:val="00427842"/>
    <w:rsid w:val="004311F3"/>
    <w:rsid w:val="00434416"/>
    <w:rsid w:val="00434425"/>
    <w:rsid w:val="00434EF5"/>
    <w:rsid w:val="004354F7"/>
    <w:rsid w:val="00435AE2"/>
    <w:rsid w:val="00436C20"/>
    <w:rsid w:val="0043753E"/>
    <w:rsid w:val="00437685"/>
    <w:rsid w:val="0044057F"/>
    <w:rsid w:val="00441F4A"/>
    <w:rsid w:val="004433FC"/>
    <w:rsid w:val="00443A51"/>
    <w:rsid w:val="00445423"/>
    <w:rsid w:val="00445B74"/>
    <w:rsid w:val="00445F98"/>
    <w:rsid w:val="00450EE3"/>
    <w:rsid w:val="00451220"/>
    <w:rsid w:val="004533B5"/>
    <w:rsid w:val="00453EA5"/>
    <w:rsid w:val="004548EF"/>
    <w:rsid w:val="00454F88"/>
    <w:rsid w:val="004566F1"/>
    <w:rsid w:val="00456EAA"/>
    <w:rsid w:val="004600F0"/>
    <w:rsid w:val="00460170"/>
    <w:rsid w:val="00460E04"/>
    <w:rsid w:val="00461C42"/>
    <w:rsid w:val="00461E58"/>
    <w:rsid w:val="004638F7"/>
    <w:rsid w:val="004671FF"/>
    <w:rsid w:val="00471BBC"/>
    <w:rsid w:val="00471BE2"/>
    <w:rsid w:val="0047350A"/>
    <w:rsid w:val="00473849"/>
    <w:rsid w:val="004746DF"/>
    <w:rsid w:val="00474C1A"/>
    <w:rsid w:val="00475600"/>
    <w:rsid w:val="00477A57"/>
    <w:rsid w:val="00480B8C"/>
    <w:rsid w:val="00480E89"/>
    <w:rsid w:val="00480FD6"/>
    <w:rsid w:val="004817D5"/>
    <w:rsid w:val="004823AB"/>
    <w:rsid w:val="004829D8"/>
    <w:rsid w:val="00482F9D"/>
    <w:rsid w:val="00487B22"/>
    <w:rsid w:val="0049085F"/>
    <w:rsid w:val="00490A4D"/>
    <w:rsid w:val="004923E2"/>
    <w:rsid w:val="004930E7"/>
    <w:rsid w:val="00493A40"/>
    <w:rsid w:val="00494952"/>
    <w:rsid w:val="00494E8F"/>
    <w:rsid w:val="00497725"/>
    <w:rsid w:val="00497A68"/>
    <w:rsid w:val="004A1AFE"/>
    <w:rsid w:val="004A1BBF"/>
    <w:rsid w:val="004A3D48"/>
    <w:rsid w:val="004A4AE9"/>
    <w:rsid w:val="004A5640"/>
    <w:rsid w:val="004A5739"/>
    <w:rsid w:val="004A5FC5"/>
    <w:rsid w:val="004A7F6D"/>
    <w:rsid w:val="004A7F82"/>
    <w:rsid w:val="004B0E13"/>
    <w:rsid w:val="004B0E3D"/>
    <w:rsid w:val="004B0EA7"/>
    <w:rsid w:val="004B197D"/>
    <w:rsid w:val="004B1CD2"/>
    <w:rsid w:val="004B430D"/>
    <w:rsid w:val="004B6082"/>
    <w:rsid w:val="004B6544"/>
    <w:rsid w:val="004B72D7"/>
    <w:rsid w:val="004C098B"/>
    <w:rsid w:val="004C4976"/>
    <w:rsid w:val="004C5B4F"/>
    <w:rsid w:val="004C6806"/>
    <w:rsid w:val="004C7931"/>
    <w:rsid w:val="004D0270"/>
    <w:rsid w:val="004D0C52"/>
    <w:rsid w:val="004D0F49"/>
    <w:rsid w:val="004D17A3"/>
    <w:rsid w:val="004D1E4F"/>
    <w:rsid w:val="004D2D2D"/>
    <w:rsid w:val="004D3354"/>
    <w:rsid w:val="004D3F5F"/>
    <w:rsid w:val="004D5D80"/>
    <w:rsid w:val="004D6BC4"/>
    <w:rsid w:val="004E281E"/>
    <w:rsid w:val="004E5C78"/>
    <w:rsid w:val="004E5F4F"/>
    <w:rsid w:val="004E68F3"/>
    <w:rsid w:val="004E7F14"/>
    <w:rsid w:val="004F0635"/>
    <w:rsid w:val="004F0C0D"/>
    <w:rsid w:val="004F1868"/>
    <w:rsid w:val="004F1BFC"/>
    <w:rsid w:val="004F4AD2"/>
    <w:rsid w:val="004F4B45"/>
    <w:rsid w:val="004F55EB"/>
    <w:rsid w:val="004F646F"/>
    <w:rsid w:val="004F682A"/>
    <w:rsid w:val="004F6CE5"/>
    <w:rsid w:val="004F7567"/>
    <w:rsid w:val="004F7B7D"/>
    <w:rsid w:val="00500F5D"/>
    <w:rsid w:val="00501062"/>
    <w:rsid w:val="0050109B"/>
    <w:rsid w:val="005030C5"/>
    <w:rsid w:val="0050514C"/>
    <w:rsid w:val="0050695E"/>
    <w:rsid w:val="00506A47"/>
    <w:rsid w:val="00506CB4"/>
    <w:rsid w:val="00507066"/>
    <w:rsid w:val="00507F1B"/>
    <w:rsid w:val="00510013"/>
    <w:rsid w:val="0051029C"/>
    <w:rsid w:val="0051310E"/>
    <w:rsid w:val="0051490D"/>
    <w:rsid w:val="00514EEF"/>
    <w:rsid w:val="00516D97"/>
    <w:rsid w:val="00517B51"/>
    <w:rsid w:val="00517F76"/>
    <w:rsid w:val="00520082"/>
    <w:rsid w:val="00520BA3"/>
    <w:rsid w:val="00522FEB"/>
    <w:rsid w:val="00524866"/>
    <w:rsid w:val="00524B53"/>
    <w:rsid w:val="0052550E"/>
    <w:rsid w:val="005258B1"/>
    <w:rsid w:val="00526180"/>
    <w:rsid w:val="00526B26"/>
    <w:rsid w:val="00527452"/>
    <w:rsid w:val="00530B7A"/>
    <w:rsid w:val="00531BCB"/>
    <w:rsid w:val="00532477"/>
    <w:rsid w:val="00532DE2"/>
    <w:rsid w:val="0053429C"/>
    <w:rsid w:val="005344CA"/>
    <w:rsid w:val="005348FF"/>
    <w:rsid w:val="00534C7B"/>
    <w:rsid w:val="005361B7"/>
    <w:rsid w:val="005364AC"/>
    <w:rsid w:val="00537C96"/>
    <w:rsid w:val="00542AF1"/>
    <w:rsid w:val="00543FBD"/>
    <w:rsid w:val="00544166"/>
    <w:rsid w:val="00544BFC"/>
    <w:rsid w:val="00546837"/>
    <w:rsid w:val="005478B2"/>
    <w:rsid w:val="0055109D"/>
    <w:rsid w:val="00551707"/>
    <w:rsid w:val="005521B8"/>
    <w:rsid w:val="005551ED"/>
    <w:rsid w:val="00555E8C"/>
    <w:rsid w:val="00555F64"/>
    <w:rsid w:val="00556472"/>
    <w:rsid w:val="005568EE"/>
    <w:rsid w:val="0055736A"/>
    <w:rsid w:val="0055770E"/>
    <w:rsid w:val="0056013E"/>
    <w:rsid w:val="00561719"/>
    <w:rsid w:val="00561A85"/>
    <w:rsid w:val="00561B43"/>
    <w:rsid w:val="00562A06"/>
    <w:rsid w:val="0056353F"/>
    <w:rsid w:val="00563C8C"/>
    <w:rsid w:val="00563EE7"/>
    <w:rsid w:val="0056425B"/>
    <w:rsid w:val="00564C04"/>
    <w:rsid w:val="00564EEB"/>
    <w:rsid w:val="00564F41"/>
    <w:rsid w:val="00567675"/>
    <w:rsid w:val="00567B45"/>
    <w:rsid w:val="00567E0B"/>
    <w:rsid w:val="00571F09"/>
    <w:rsid w:val="0057233D"/>
    <w:rsid w:val="00572E48"/>
    <w:rsid w:val="0057354D"/>
    <w:rsid w:val="00576C17"/>
    <w:rsid w:val="00577033"/>
    <w:rsid w:val="0057790D"/>
    <w:rsid w:val="00577B1B"/>
    <w:rsid w:val="00580E8F"/>
    <w:rsid w:val="00581563"/>
    <w:rsid w:val="00581CE0"/>
    <w:rsid w:val="00584CF9"/>
    <w:rsid w:val="00586096"/>
    <w:rsid w:val="0058673E"/>
    <w:rsid w:val="00587EA9"/>
    <w:rsid w:val="005915C2"/>
    <w:rsid w:val="005915CA"/>
    <w:rsid w:val="00591BBC"/>
    <w:rsid w:val="00593BA5"/>
    <w:rsid w:val="00593CB2"/>
    <w:rsid w:val="00594A7D"/>
    <w:rsid w:val="005964E5"/>
    <w:rsid w:val="005A0673"/>
    <w:rsid w:val="005A08E8"/>
    <w:rsid w:val="005A2300"/>
    <w:rsid w:val="005A2A14"/>
    <w:rsid w:val="005A3721"/>
    <w:rsid w:val="005A4659"/>
    <w:rsid w:val="005A5829"/>
    <w:rsid w:val="005A7ABE"/>
    <w:rsid w:val="005A7BC7"/>
    <w:rsid w:val="005A7E79"/>
    <w:rsid w:val="005B03F8"/>
    <w:rsid w:val="005B1746"/>
    <w:rsid w:val="005B300D"/>
    <w:rsid w:val="005B3BD4"/>
    <w:rsid w:val="005B3E9E"/>
    <w:rsid w:val="005B3FD3"/>
    <w:rsid w:val="005B6696"/>
    <w:rsid w:val="005B714E"/>
    <w:rsid w:val="005B7FCC"/>
    <w:rsid w:val="005C00BC"/>
    <w:rsid w:val="005C199E"/>
    <w:rsid w:val="005C246C"/>
    <w:rsid w:val="005C25CF"/>
    <w:rsid w:val="005C26AD"/>
    <w:rsid w:val="005C2B50"/>
    <w:rsid w:val="005C3593"/>
    <w:rsid w:val="005C45EA"/>
    <w:rsid w:val="005D2B9B"/>
    <w:rsid w:val="005D3BF2"/>
    <w:rsid w:val="005D51E0"/>
    <w:rsid w:val="005D79F4"/>
    <w:rsid w:val="005D7A0B"/>
    <w:rsid w:val="005E0457"/>
    <w:rsid w:val="005E1670"/>
    <w:rsid w:val="005E236F"/>
    <w:rsid w:val="005E3E1E"/>
    <w:rsid w:val="005E432F"/>
    <w:rsid w:val="005E5F4D"/>
    <w:rsid w:val="005E6B23"/>
    <w:rsid w:val="005E716C"/>
    <w:rsid w:val="005E7EDA"/>
    <w:rsid w:val="005F25A5"/>
    <w:rsid w:val="005F25C4"/>
    <w:rsid w:val="005F285A"/>
    <w:rsid w:val="005F4C91"/>
    <w:rsid w:val="005F5AF9"/>
    <w:rsid w:val="005F6347"/>
    <w:rsid w:val="005F7465"/>
    <w:rsid w:val="00600818"/>
    <w:rsid w:val="0060279C"/>
    <w:rsid w:val="00603975"/>
    <w:rsid w:val="00603EF7"/>
    <w:rsid w:val="006060D1"/>
    <w:rsid w:val="0060644C"/>
    <w:rsid w:val="00606835"/>
    <w:rsid w:val="00607BD9"/>
    <w:rsid w:val="00607EA9"/>
    <w:rsid w:val="00607EE5"/>
    <w:rsid w:val="00612C35"/>
    <w:rsid w:val="0061446F"/>
    <w:rsid w:val="00614CFF"/>
    <w:rsid w:val="00615A03"/>
    <w:rsid w:val="006162AE"/>
    <w:rsid w:val="00616DC5"/>
    <w:rsid w:val="00617C16"/>
    <w:rsid w:val="006205C2"/>
    <w:rsid w:val="00621CE3"/>
    <w:rsid w:val="006220BC"/>
    <w:rsid w:val="006230A7"/>
    <w:rsid w:val="00624126"/>
    <w:rsid w:val="00624185"/>
    <w:rsid w:val="00624EFC"/>
    <w:rsid w:val="00625690"/>
    <w:rsid w:val="006269B2"/>
    <w:rsid w:val="00626DBC"/>
    <w:rsid w:val="00627AEF"/>
    <w:rsid w:val="0063127F"/>
    <w:rsid w:val="00632EDE"/>
    <w:rsid w:val="00636F05"/>
    <w:rsid w:val="006378F9"/>
    <w:rsid w:val="00637FF2"/>
    <w:rsid w:val="0064427B"/>
    <w:rsid w:val="006448A7"/>
    <w:rsid w:val="00644DC6"/>
    <w:rsid w:val="00646896"/>
    <w:rsid w:val="006473F7"/>
    <w:rsid w:val="0064769D"/>
    <w:rsid w:val="00647BAB"/>
    <w:rsid w:val="006502AD"/>
    <w:rsid w:val="00650D0E"/>
    <w:rsid w:val="00651968"/>
    <w:rsid w:val="00653692"/>
    <w:rsid w:val="00653933"/>
    <w:rsid w:val="006539BD"/>
    <w:rsid w:val="006543F8"/>
    <w:rsid w:val="0065465E"/>
    <w:rsid w:val="0065540D"/>
    <w:rsid w:val="00656536"/>
    <w:rsid w:val="00663E8D"/>
    <w:rsid w:val="006642B8"/>
    <w:rsid w:val="0066431D"/>
    <w:rsid w:val="00664DBA"/>
    <w:rsid w:val="006651FD"/>
    <w:rsid w:val="006652F9"/>
    <w:rsid w:val="0066555A"/>
    <w:rsid w:val="00665F82"/>
    <w:rsid w:val="0066600C"/>
    <w:rsid w:val="0067021F"/>
    <w:rsid w:val="00670A60"/>
    <w:rsid w:val="00671BB6"/>
    <w:rsid w:val="006757B6"/>
    <w:rsid w:val="00675F4E"/>
    <w:rsid w:val="00676704"/>
    <w:rsid w:val="0068384F"/>
    <w:rsid w:val="00683A0C"/>
    <w:rsid w:val="00683EC5"/>
    <w:rsid w:val="006859F1"/>
    <w:rsid w:val="00686142"/>
    <w:rsid w:val="00690B8E"/>
    <w:rsid w:val="0069134C"/>
    <w:rsid w:val="00691DF0"/>
    <w:rsid w:val="006948DF"/>
    <w:rsid w:val="0069556C"/>
    <w:rsid w:val="00695932"/>
    <w:rsid w:val="006A1DB0"/>
    <w:rsid w:val="006A2203"/>
    <w:rsid w:val="006A2C2B"/>
    <w:rsid w:val="006A4147"/>
    <w:rsid w:val="006A56E9"/>
    <w:rsid w:val="006A61BD"/>
    <w:rsid w:val="006A673F"/>
    <w:rsid w:val="006A7D02"/>
    <w:rsid w:val="006A7E92"/>
    <w:rsid w:val="006B0009"/>
    <w:rsid w:val="006B1B09"/>
    <w:rsid w:val="006B29B1"/>
    <w:rsid w:val="006B74DC"/>
    <w:rsid w:val="006C0993"/>
    <w:rsid w:val="006C0FE2"/>
    <w:rsid w:val="006C1209"/>
    <w:rsid w:val="006C2CAB"/>
    <w:rsid w:val="006C37FD"/>
    <w:rsid w:val="006C4E54"/>
    <w:rsid w:val="006C5658"/>
    <w:rsid w:val="006C76D2"/>
    <w:rsid w:val="006D2553"/>
    <w:rsid w:val="006D3175"/>
    <w:rsid w:val="006D39BD"/>
    <w:rsid w:val="006D3D04"/>
    <w:rsid w:val="006D3DB2"/>
    <w:rsid w:val="006D4AC5"/>
    <w:rsid w:val="006D5D41"/>
    <w:rsid w:val="006D7855"/>
    <w:rsid w:val="006D79AF"/>
    <w:rsid w:val="006D7C86"/>
    <w:rsid w:val="006D7FE2"/>
    <w:rsid w:val="006E17EA"/>
    <w:rsid w:val="006E240B"/>
    <w:rsid w:val="006E3C47"/>
    <w:rsid w:val="006E7768"/>
    <w:rsid w:val="006E7D9F"/>
    <w:rsid w:val="006E7EC0"/>
    <w:rsid w:val="006F0786"/>
    <w:rsid w:val="006F0FE0"/>
    <w:rsid w:val="006F110E"/>
    <w:rsid w:val="006F2D67"/>
    <w:rsid w:val="006F36A7"/>
    <w:rsid w:val="006F3CD2"/>
    <w:rsid w:val="006F5964"/>
    <w:rsid w:val="006F60BD"/>
    <w:rsid w:val="006F6AED"/>
    <w:rsid w:val="006F7E17"/>
    <w:rsid w:val="00700111"/>
    <w:rsid w:val="00701630"/>
    <w:rsid w:val="00701FEB"/>
    <w:rsid w:val="00704ADE"/>
    <w:rsid w:val="00705252"/>
    <w:rsid w:val="007052DD"/>
    <w:rsid w:val="00705766"/>
    <w:rsid w:val="00705DD2"/>
    <w:rsid w:val="007064CE"/>
    <w:rsid w:val="00713ED0"/>
    <w:rsid w:val="00715A1F"/>
    <w:rsid w:val="0072063B"/>
    <w:rsid w:val="00720FEC"/>
    <w:rsid w:val="00721185"/>
    <w:rsid w:val="00722EA2"/>
    <w:rsid w:val="00723243"/>
    <w:rsid w:val="0072372B"/>
    <w:rsid w:val="007243BF"/>
    <w:rsid w:val="00724500"/>
    <w:rsid w:val="00727A3E"/>
    <w:rsid w:val="00727DAC"/>
    <w:rsid w:val="00730A8E"/>
    <w:rsid w:val="00731782"/>
    <w:rsid w:val="00731D22"/>
    <w:rsid w:val="00731F47"/>
    <w:rsid w:val="0073241F"/>
    <w:rsid w:val="00734365"/>
    <w:rsid w:val="00735C8D"/>
    <w:rsid w:val="0073657F"/>
    <w:rsid w:val="00736FC7"/>
    <w:rsid w:val="00737461"/>
    <w:rsid w:val="00737D55"/>
    <w:rsid w:val="007402BD"/>
    <w:rsid w:val="00741A02"/>
    <w:rsid w:val="00744165"/>
    <w:rsid w:val="007443B8"/>
    <w:rsid w:val="00745B02"/>
    <w:rsid w:val="00745E9B"/>
    <w:rsid w:val="00746C91"/>
    <w:rsid w:val="00751898"/>
    <w:rsid w:val="00752AFB"/>
    <w:rsid w:val="00753000"/>
    <w:rsid w:val="007534F1"/>
    <w:rsid w:val="00753EF3"/>
    <w:rsid w:val="00754A38"/>
    <w:rsid w:val="00755281"/>
    <w:rsid w:val="00755394"/>
    <w:rsid w:val="00755665"/>
    <w:rsid w:val="00755B21"/>
    <w:rsid w:val="00756529"/>
    <w:rsid w:val="00756540"/>
    <w:rsid w:val="00756B2B"/>
    <w:rsid w:val="0076100F"/>
    <w:rsid w:val="00761A0A"/>
    <w:rsid w:val="0076367E"/>
    <w:rsid w:val="007638CB"/>
    <w:rsid w:val="00763D77"/>
    <w:rsid w:val="00764BF1"/>
    <w:rsid w:val="00765536"/>
    <w:rsid w:val="00766BB1"/>
    <w:rsid w:val="0076731E"/>
    <w:rsid w:val="0076776D"/>
    <w:rsid w:val="0076787C"/>
    <w:rsid w:val="00767F81"/>
    <w:rsid w:val="00767FCE"/>
    <w:rsid w:val="00770267"/>
    <w:rsid w:val="007712B8"/>
    <w:rsid w:val="00771C27"/>
    <w:rsid w:val="007726A6"/>
    <w:rsid w:val="00773DA0"/>
    <w:rsid w:val="00775C78"/>
    <w:rsid w:val="007810F1"/>
    <w:rsid w:val="00781222"/>
    <w:rsid w:val="0078373D"/>
    <w:rsid w:val="00783C4A"/>
    <w:rsid w:val="007852FF"/>
    <w:rsid w:val="00787F1D"/>
    <w:rsid w:val="00791557"/>
    <w:rsid w:val="00793217"/>
    <w:rsid w:val="00793773"/>
    <w:rsid w:val="00793A20"/>
    <w:rsid w:val="00796374"/>
    <w:rsid w:val="00796D83"/>
    <w:rsid w:val="007A15FD"/>
    <w:rsid w:val="007A305F"/>
    <w:rsid w:val="007A3609"/>
    <w:rsid w:val="007A437C"/>
    <w:rsid w:val="007A6660"/>
    <w:rsid w:val="007A6785"/>
    <w:rsid w:val="007A7868"/>
    <w:rsid w:val="007B0821"/>
    <w:rsid w:val="007B334C"/>
    <w:rsid w:val="007B5AF4"/>
    <w:rsid w:val="007B7D0D"/>
    <w:rsid w:val="007C0118"/>
    <w:rsid w:val="007C0215"/>
    <w:rsid w:val="007C0472"/>
    <w:rsid w:val="007C108D"/>
    <w:rsid w:val="007C22E8"/>
    <w:rsid w:val="007C40CA"/>
    <w:rsid w:val="007C4424"/>
    <w:rsid w:val="007C563D"/>
    <w:rsid w:val="007C5A03"/>
    <w:rsid w:val="007C6050"/>
    <w:rsid w:val="007C68D6"/>
    <w:rsid w:val="007D0808"/>
    <w:rsid w:val="007D2722"/>
    <w:rsid w:val="007D3085"/>
    <w:rsid w:val="007D33BE"/>
    <w:rsid w:val="007D7D61"/>
    <w:rsid w:val="007E01CB"/>
    <w:rsid w:val="007E13C8"/>
    <w:rsid w:val="007E19C2"/>
    <w:rsid w:val="007E2B44"/>
    <w:rsid w:val="007E708D"/>
    <w:rsid w:val="007F0722"/>
    <w:rsid w:val="007F1855"/>
    <w:rsid w:val="007F1884"/>
    <w:rsid w:val="007F2636"/>
    <w:rsid w:val="007F39D2"/>
    <w:rsid w:val="007F42F0"/>
    <w:rsid w:val="007F49E3"/>
    <w:rsid w:val="007F4C22"/>
    <w:rsid w:val="007F4F59"/>
    <w:rsid w:val="007F5941"/>
    <w:rsid w:val="007F7E7E"/>
    <w:rsid w:val="00801A02"/>
    <w:rsid w:val="008033F0"/>
    <w:rsid w:val="00804369"/>
    <w:rsid w:val="00804DE9"/>
    <w:rsid w:val="00806AA2"/>
    <w:rsid w:val="00810CC0"/>
    <w:rsid w:val="00811B83"/>
    <w:rsid w:val="0081200C"/>
    <w:rsid w:val="00814111"/>
    <w:rsid w:val="00815AB4"/>
    <w:rsid w:val="00816685"/>
    <w:rsid w:val="008174EF"/>
    <w:rsid w:val="0081784C"/>
    <w:rsid w:val="00820007"/>
    <w:rsid w:val="00820044"/>
    <w:rsid w:val="00820FAA"/>
    <w:rsid w:val="00822A00"/>
    <w:rsid w:val="008232F0"/>
    <w:rsid w:val="0082484F"/>
    <w:rsid w:val="00826308"/>
    <w:rsid w:val="008265CB"/>
    <w:rsid w:val="008274F6"/>
    <w:rsid w:val="00827653"/>
    <w:rsid w:val="0083008B"/>
    <w:rsid w:val="008302B5"/>
    <w:rsid w:val="00830DB1"/>
    <w:rsid w:val="008317D7"/>
    <w:rsid w:val="0083237A"/>
    <w:rsid w:val="008337B2"/>
    <w:rsid w:val="00833BC1"/>
    <w:rsid w:val="0083450C"/>
    <w:rsid w:val="00835517"/>
    <w:rsid w:val="00835592"/>
    <w:rsid w:val="00836208"/>
    <w:rsid w:val="00836C1E"/>
    <w:rsid w:val="0083784C"/>
    <w:rsid w:val="008401D2"/>
    <w:rsid w:val="00841467"/>
    <w:rsid w:val="00842051"/>
    <w:rsid w:val="00842507"/>
    <w:rsid w:val="008433C1"/>
    <w:rsid w:val="00843F29"/>
    <w:rsid w:val="00844A9B"/>
    <w:rsid w:val="008453E7"/>
    <w:rsid w:val="00845B03"/>
    <w:rsid w:val="00845EDF"/>
    <w:rsid w:val="00846BA8"/>
    <w:rsid w:val="008478BA"/>
    <w:rsid w:val="00847DBE"/>
    <w:rsid w:val="008505A0"/>
    <w:rsid w:val="00850FE5"/>
    <w:rsid w:val="00854445"/>
    <w:rsid w:val="0085469E"/>
    <w:rsid w:val="00854A36"/>
    <w:rsid w:val="0085579A"/>
    <w:rsid w:val="00855A87"/>
    <w:rsid w:val="0085704F"/>
    <w:rsid w:val="00860438"/>
    <w:rsid w:val="0086151C"/>
    <w:rsid w:val="00864E8D"/>
    <w:rsid w:val="008654A1"/>
    <w:rsid w:val="00865665"/>
    <w:rsid w:val="00866D71"/>
    <w:rsid w:val="00866FEB"/>
    <w:rsid w:val="0086736D"/>
    <w:rsid w:val="00871B41"/>
    <w:rsid w:val="008730DF"/>
    <w:rsid w:val="00873CA8"/>
    <w:rsid w:val="00874222"/>
    <w:rsid w:val="00875330"/>
    <w:rsid w:val="00876403"/>
    <w:rsid w:val="00880618"/>
    <w:rsid w:val="00880FCC"/>
    <w:rsid w:val="008810CB"/>
    <w:rsid w:val="0088205F"/>
    <w:rsid w:val="008838F7"/>
    <w:rsid w:val="008924B0"/>
    <w:rsid w:val="00892CA4"/>
    <w:rsid w:val="00893404"/>
    <w:rsid w:val="00894456"/>
    <w:rsid w:val="008944A0"/>
    <w:rsid w:val="008944B3"/>
    <w:rsid w:val="008966AF"/>
    <w:rsid w:val="008A0301"/>
    <w:rsid w:val="008A0D05"/>
    <w:rsid w:val="008A12D5"/>
    <w:rsid w:val="008A2E23"/>
    <w:rsid w:val="008A36C3"/>
    <w:rsid w:val="008A4B1B"/>
    <w:rsid w:val="008A7D04"/>
    <w:rsid w:val="008B0BCF"/>
    <w:rsid w:val="008B26A9"/>
    <w:rsid w:val="008B2E32"/>
    <w:rsid w:val="008B5ADD"/>
    <w:rsid w:val="008B5CE6"/>
    <w:rsid w:val="008B6783"/>
    <w:rsid w:val="008C02B1"/>
    <w:rsid w:val="008C216B"/>
    <w:rsid w:val="008C2A03"/>
    <w:rsid w:val="008C6CBA"/>
    <w:rsid w:val="008C6E06"/>
    <w:rsid w:val="008D0147"/>
    <w:rsid w:val="008D0938"/>
    <w:rsid w:val="008D2F58"/>
    <w:rsid w:val="008D31D2"/>
    <w:rsid w:val="008D44D0"/>
    <w:rsid w:val="008D4D12"/>
    <w:rsid w:val="008D4E90"/>
    <w:rsid w:val="008D5400"/>
    <w:rsid w:val="008D5475"/>
    <w:rsid w:val="008D61E8"/>
    <w:rsid w:val="008D6D60"/>
    <w:rsid w:val="008D7456"/>
    <w:rsid w:val="008E2115"/>
    <w:rsid w:val="008E3C50"/>
    <w:rsid w:val="008E3FC2"/>
    <w:rsid w:val="008F0FC5"/>
    <w:rsid w:val="008F4B27"/>
    <w:rsid w:val="008F6577"/>
    <w:rsid w:val="008F7E67"/>
    <w:rsid w:val="00900067"/>
    <w:rsid w:val="0090062A"/>
    <w:rsid w:val="00900DC0"/>
    <w:rsid w:val="00901A46"/>
    <w:rsid w:val="0090250A"/>
    <w:rsid w:val="009042FD"/>
    <w:rsid w:val="00905594"/>
    <w:rsid w:val="00905F05"/>
    <w:rsid w:val="00907DAA"/>
    <w:rsid w:val="00907FF1"/>
    <w:rsid w:val="00911D3D"/>
    <w:rsid w:val="00912563"/>
    <w:rsid w:val="00912659"/>
    <w:rsid w:val="009136D3"/>
    <w:rsid w:val="00913EA6"/>
    <w:rsid w:val="0091455B"/>
    <w:rsid w:val="009149B9"/>
    <w:rsid w:val="00914B22"/>
    <w:rsid w:val="00914E69"/>
    <w:rsid w:val="00915F8D"/>
    <w:rsid w:val="00917579"/>
    <w:rsid w:val="00920A64"/>
    <w:rsid w:val="00920C6D"/>
    <w:rsid w:val="00921E2C"/>
    <w:rsid w:val="00921EE1"/>
    <w:rsid w:val="009225F6"/>
    <w:rsid w:val="00923A3A"/>
    <w:rsid w:val="009241F6"/>
    <w:rsid w:val="00924EFE"/>
    <w:rsid w:val="00925440"/>
    <w:rsid w:val="009302FA"/>
    <w:rsid w:val="009306EC"/>
    <w:rsid w:val="0093203B"/>
    <w:rsid w:val="0093238B"/>
    <w:rsid w:val="00932A2B"/>
    <w:rsid w:val="00932F21"/>
    <w:rsid w:val="009330D8"/>
    <w:rsid w:val="009339B4"/>
    <w:rsid w:val="0093497E"/>
    <w:rsid w:val="009350F9"/>
    <w:rsid w:val="00935428"/>
    <w:rsid w:val="00935433"/>
    <w:rsid w:val="00940AFB"/>
    <w:rsid w:val="0094230E"/>
    <w:rsid w:val="009423E1"/>
    <w:rsid w:val="0094436A"/>
    <w:rsid w:val="00944B45"/>
    <w:rsid w:val="00946131"/>
    <w:rsid w:val="009466CC"/>
    <w:rsid w:val="00947374"/>
    <w:rsid w:val="00947A2C"/>
    <w:rsid w:val="00951913"/>
    <w:rsid w:val="00952253"/>
    <w:rsid w:val="009540DF"/>
    <w:rsid w:val="00955E7B"/>
    <w:rsid w:val="00956DB6"/>
    <w:rsid w:val="00957623"/>
    <w:rsid w:val="00957ABB"/>
    <w:rsid w:val="009625CF"/>
    <w:rsid w:val="00962A89"/>
    <w:rsid w:val="009647FE"/>
    <w:rsid w:val="00964E2F"/>
    <w:rsid w:val="0096612B"/>
    <w:rsid w:val="00970685"/>
    <w:rsid w:val="0097070E"/>
    <w:rsid w:val="00971051"/>
    <w:rsid w:val="00972396"/>
    <w:rsid w:val="009723E5"/>
    <w:rsid w:val="0097363A"/>
    <w:rsid w:val="00973DE3"/>
    <w:rsid w:val="00974A6D"/>
    <w:rsid w:val="0097515B"/>
    <w:rsid w:val="009756E8"/>
    <w:rsid w:val="00975D76"/>
    <w:rsid w:val="00976699"/>
    <w:rsid w:val="00976F42"/>
    <w:rsid w:val="00977B24"/>
    <w:rsid w:val="009805CD"/>
    <w:rsid w:val="009806D2"/>
    <w:rsid w:val="009810E1"/>
    <w:rsid w:val="009814CC"/>
    <w:rsid w:val="009815C3"/>
    <w:rsid w:val="00981E48"/>
    <w:rsid w:val="0098342C"/>
    <w:rsid w:val="009839C7"/>
    <w:rsid w:val="00983A2C"/>
    <w:rsid w:val="0098439A"/>
    <w:rsid w:val="009849F9"/>
    <w:rsid w:val="00985B14"/>
    <w:rsid w:val="009868E0"/>
    <w:rsid w:val="00990651"/>
    <w:rsid w:val="00990DBC"/>
    <w:rsid w:val="009913A6"/>
    <w:rsid w:val="009913B8"/>
    <w:rsid w:val="00992D4C"/>
    <w:rsid w:val="00993892"/>
    <w:rsid w:val="0099463F"/>
    <w:rsid w:val="009946A2"/>
    <w:rsid w:val="0099477A"/>
    <w:rsid w:val="0099488C"/>
    <w:rsid w:val="00994993"/>
    <w:rsid w:val="00997106"/>
    <w:rsid w:val="0099747D"/>
    <w:rsid w:val="009977F2"/>
    <w:rsid w:val="009A0EA3"/>
    <w:rsid w:val="009A1690"/>
    <w:rsid w:val="009A3009"/>
    <w:rsid w:val="009A5A24"/>
    <w:rsid w:val="009A6C4A"/>
    <w:rsid w:val="009A6C9F"/>
    <w:rsid w:val="009A7DD0"/>
    <w:rsid w:val="009B35F9"/>
    <w:rsid w:val="009B3C51"/>
    <w:rsid w:val="009B5DA8"/>
    <w:rsid w:val="009C0E8A"/>
    <w:rsid w:val="009C5573"/>
    <w:rsid w:val="009C5DDB"/>
    <w:rsid w:val="009C6D6A"/>
    <w:rsid w:val="009D1705"/>
    <w:rsid w:val="009D67F1"/>
    <w:rsid w:val="009E05B7"/>
    <w:rsid w:val="009E0933"/>
    <w:rsid w:val="009E1127"/>
    <w:rsid w:val="009E11DB"/>
    <w:rsid w:val="009E1F41"/>
    <w:rsid w:val="009E3C1B"/>
    <w:rsid w:val="009E3EA9"/>
    <w:rsid w:val="009E564B"/>
    <w:rsid w:val="009E6242"/>
    <w:rsid w:val="009E62A4"/>
    <w:rsid w:val="009E66B1"/>
    <w:rsid w:val="009F0C06"/>
    <w:rsid w:val="009F2D01"/>
    <w:rsid w:val="009F4579"/>
    <w:rsid w:val="009F490F"/>
    <w:rsid w:val="009F70C7"/>
    <w:rsid w:val="00A02504"/>
    <w:rsid w:val="00A02F61"/>
    <w:rsid w:val="00A03914"/>
    <w:rsid w:val="00A03EE4"/>
    <w:rsid w:val="00A04C83"/>
    <w:rsid w:val="00A054B5"/>
    <w:rsid w:val="00A06CE3"/>
    <w:rsid w:val="00A075C2"/>
    <w:rsid w:val="00A13353"/>
    <w:rsid w:val="00A13F7F"/>
    <w:rsid w:val="00A14DF7"/>
    <w:rsid w:val="00A15B3D"/>
    <w:rsid w:val="00A16241"/>
    <w:rsid w:val="00A16EE4"/>
    <w:rsid w:val="00A17D4F"/>
    <w:rsid w:val="00A2093A"/>
    <w:rsid w:val="00A21CD6"/>
    <w:rsid w:val="00A310D4"/>
    <w:rsid w:val="00A34A74"/>
    <w:rsid w:val="00A35072"/>
    <w:rsid w:val="00A36AA1"/>
    <w:rsid w:val="00A36D5C"/>
    <w:rsid w:val="00A40AE0"/>
    <w:rsid w:val="00A40F6F"/>
    <w:rsid w:val="00A410B4"/>
    <w:rsid w:val="00A41CD9"/>
    <w:rsid w:val="00A42DC9"/>
    <w:rsid w:val="00A42F43"/>
    <w:rsid w:val="00A4325E"/>
    <w:rsid w:val="00A4336E"/>
    <w:rsid w:val="00A43BF4"/>
    <w:rsid w:val="00A43E1B"/>
    <w:rsid w:val="00A44243"/>
    <w:rsid w:val="00A4531D"/>
    <w:rsid w:val="00A45B48"/>
    <w:rsid w:val="00A45B68"/>
    <w:rsid w:val="00A472AE"/>
    <w:rsid w:val="00A50853"/>
    <w:rsid w:val="00A51538"/>
    <w:rsid w:val="00A52F15"/>
    <w:rsid w:val="00A5390A"/>
    <w:rsid w:val="00A553FB"/>
    <w:rsid w:val="00A5562C"/>
    <w:rsid w:val="00A559C5"/>
    <w:rsid w:val="00A55D90"/>
    <w:rsid w:val="00A60322"/>
    <w:rsid w:val="00A605D5"/>
    <w:rsid w:val="00A607EA"/>
    <w:rsid w:val="00A6119B"/>
    <w:rsid w:val="00A6154F"/>
    <w:rsid w:val="00A62DCF"/>
    <w:rsid w:val="00A633EE"/>
    <w:rsid w:val="00A63525"/>
    <w:rsid w:val="00A63D4B"/>
    <w:rsid w:val="00A65BD4"/>
    <w:rsid w:val="00A703E2"/>
    <w:rsid w:val="00A7128B"/>
    <w:rsid w:val="00A71813"/>
    <w:rsid w:val="00A722DA"/>
    <w:rsid w:val="00A72EA7"/>
    <w:rsid w:val="00A73078"/>
    <w:rsid w:val="00A735CC"/>
    <w:rsid w:val="00A75184"/>
    <w:rsid w:val="00A761A1"/>
    <w:rsid w:val="00A770C2"/>
    <w:rsid w:val="00A77E17"/>
    <w:rsid w:val="00A81969"/>
    <w:rsid w:val="00A81B40"/>
    <w:rsid w:val="00A81FB0"/>
    <w:rsid w:val="00A82DF3"/>
    <w:rsid w:val="00A8344A"/>
    <w:rsid w:val="00A844A0"/>
    <w:rsid w:val="00A84BA0"/>
    <w:rsid w:val="00A85274"/>
    <w:rsid w:val="00A87291"/>
    <w:rsid w:val="00A9022A"/>
    <w:rsid w:val="00A92160"/>
    <w:rsid w:val="00A93E2B"/>
    <w:rsid w:val="00A9505A"/>
    <w:rsid w:val="00A9613B"/>
    <w:rsid w:val="00A96399"/>
    <w:rsid w:val="00A966D3"/>
    <w:rsid w:val="00AA1F51"/>
    <w:rsid w:val="00AA1FE7"/>
    <w:rsid w:val="00AA2DE3"/>
    <w:rsid w:val="00AA51E0"/>
    <w:rsid w:val="00AA5259"/>
    <w:rsid w:val="00AA627D"/>
    <w:rsid w:val="00AA753C"/>
    <w:rsid w:val="00AA75AE"/>
    <w:rsid w:val="00AA7BE9"/>
    <w:rsid w:val="00AA7E73"/>
    <w:rsid w:val="00AB30F9"/>
    <w:rsid w:val="00AB3830"/>
    <w:rsid w:val="00AB3BA3"/>
    <w:rsid w:val="00AB3D52"/>
    <w:rsid w:val="00AB4160"/>
    <w:rsid w:val="00AB4252"/>
    <w:rsid w:val="00AB4589"/>
    <w:rsid w:val="00AB4D5E"/>
    <w:rsid w:val="00AB52E4"/>
    <w:rsid w:val="00AB6009"/>
    <w:rsid w:val="00AC013B"/>
    <w:rsid w:val="00AC087E"/>
    <w:rsid w:val="00AC2340"/>
    <w:rsid w:val="00AC54B0"/>
    <w:rsid w:val="00AC65B0"/>
    <w:rsid w:val="00AD0759"/>
    <w:rsid w:val="00AD0CFB"/>
    <w:rsid w:val="00AD194A"/>
    <w:rsid w:val="00AD1D75"/>
    <w:rsid w:val="00AD22C9"/>
    <w:rsid w:val="00AD354F"/>
    <w:rsid w:val="00AD4C40"/>
    <w:rsid w:val="00AD5F43"/>
    <w:rsid w:val="00AD6E9F"/>
    <w:rsid w:val="00AD743C"/>
    <w:rsid w:val="00AD7679"/>
    <w:rsid w:val="00AD7BD3"/>
    <w:rsid w:val="00AE0FF0"/>
    <w:rsid w:val="00AE1F15"/>
    <w:rsid w:val="00AE52E1"/>
    <w:rsid w:val="00AE5879"/>
    <w:rsid w:val="00AE5A10"/>
    <w:rsid w:val="00AE716F"/>
    <w:rsid w:val="00AE771B"/>
    <w:rsid w:val="00AE798D"/>
    <w:rsid w:val="00AF1947"/>
    <w:rsid w:val="00AF1AAD"/>
    <w:rsid w:val="00AF1D61"/>
    <w:rsid w:val="00AF3427"/>
    <w:rsid w:val="00AF50C7"/>
    <w:rsid w:val="00B02926"/>
    <w:rsid w:val="00B05CA5"/>
    <w:rsid w:val="00B069ED"/>
    <w:rsid w:val="00B0799E"/>
    <w:rsid w:val="00B13A80"/>
    <w:rsid w:val="00B149FC"/>
    <w:rsid w:val="00B15A2D"/>
    <w:rsid w:val="00B15B7F"/>
    <w:rsid w:val="00B15DDB"/>
    <w:rsid w:val="00B17021"/>
    <w:rsid w:val="00B17675"/>
    <w:rsid w:val="00B17DCF"/>
    <w:rsid w:val="00B22FAF"/>
    <w:rsid w:val="00B24C5D"/>
    <w:rsid w:val="00B25561"/>
    <w:rsid w:val="00B25B8C"/>
    <w:rsid w:val="00B26751"/>
    <w:rsid w:val="00B27DEF"/>
    <w:rsid w:val="00B30E6E"/>
    <w:rsid w:val="00B32280"/>
    <w:rsid w:val="00B349B8"/>
    <w:rsid w:val="00B35161"/>
    <w:rsid w:val="00B351E2"/>
    <w:rsid w:val="00B3550F"/>
    <w:rsid w:val="00B35A25"/>
    <w:rsid w:val="00B408B5"/>
    <w:rsid w:val="00B41108"/>
    <w:rsid w:val="00B41BB1"/>
    <w:rsid w:val="00B420F8"/>
    <w:rsid w:val="00B44B47"/>
    <w:rsid w:val="00B45A8A"/>
    <w:rsid w:val="00B47D23"/>
    <w:rsid w:val="00B5057F"/>
    <w:rsid w:val="00B53765"/>
    <w:rsid w:val="00B54A79"/>
    <w:rsid w:val="00B57AA1"/>
    <w:rsid w:val="00B57E29"/>
    <w:rsid w:val="00B62231"/>
    <w:rsid w:val="00B62252"/>
    <w:rsid w:val="00B62E69"/>
    <w:rsid w:val="00B642F4"/>
    <w:rsid w:val="00B648CC"/>
    <w:rsid w:val="00B64B09"/>
    <w:rsid w:val="00B65972"/>
    <w:rsid w:val="00B65E9B"/>
    <w:rsid w:val="00B702A3"/>
    <w:rsid w:val="00B706CF"/>
    <w:rsid w:val="00B706E1"/>
    <w:rsid w:val="00B70AD5"/>
    <w:rsid w:val="00B71336"/>
    <w:rsid w:val="00B730AA"/>
    <w:rsid w:val="00B73DC1"/>
    <w:rsid w:val="00B74178"/>
    <w:rsid w:val="00B745A8"/>
    <w:rsid w:val="00B747E4"/>
    <w:rsid w:val="00B749FF"/>
    <w:rsid w:val="00B776D5"/>
    <w:rsid w:val="00B77B90"/>
    <w:rsid w:val="00B80605"/>
    <w:rsid w:val="00B80739"/>
    <w:rsid w:val="00B80C99"/>
    <w:rsid w:val="00B81CE8"/>
    <w:rsid w:val="00B829DF"/>
    <w:rsid w:val="00B82B0F"/>
    <w:rsid w:val="00B82ECA"/>
    <w:rsid w:val="00B83E90"/>
    <w:rsid w:val="00B8528D"/>
    <w:rsid w:val="00B90C79"/>
    <w:rsid w:val="00B91315"/>
    <w:rsid w:val="00B92147"/>
    <w:rsid w:val="00B92840"/>
    <w:rsid w:val="00B92D5A"/>
    <w:rsid w:val="00B930D4"/>
    <w:rsid w:val="00B93AF5"/>
    <w:rsid w:val="00B945E0"/>
    <w:rsid w:val="00B94A63"/>
    <w:rsid w:val="00B95115"/>
    <w:rsid w:val="00B973A2"/>
    <w:rsid w:val="00B973BF"/>
    <w:rsid w:val="00B97902"/>
    <w:rsid w:val="00BA05B6"/>
    <w:rsid w:val="00BA33F8"/>
    <w:rsid w:val="00BA3A80"/>
    <w:rsid w:val="00BA3FCC"/>
    <w:rsid w:val="00BA4C95"/>
    <w:rsid w:val="00BA4F67"/>
    <w:rsid w:val="00BA5336"/>
    <w:rsid w:val="00BA56EA"/>
    <w:rsid w:val="00BA5A75"/>
    <w:rsid w:val="00BB04D9"/>
    <w:rsid w:val="00BB10AA"/>
    <w:rsid w:val="00BB11CA"/>
    <w:rsid w:val="00BB30C2"/>
    <w:rsid w:val="00BB40C3"/>
    <w:rsid w:val="00BB51E1"/>
    <w:rsid w:val="00BB53AC"/>
    <w:rsid w:val="00BB6AB9"/>
    <w:rsid w:val="00BC0123"/>
    <w:rsid w:val="00BC049B"/>
    <w:rsid w:val="00BC0DCD"/>
    <w:rsid w:val="00BC0E08"/>
    <w:rsid w:val="00BC2395"/>
    <w:rsid w:val="00BC4F93"/>
    <w:rsid w:val="00BC59C2"/>
    <w:rsid w:val="00BC6B64"/>
    <w:rsid w:val="00BD003A"/>
    <w:rsid w:val="00BD1517"/>
    <w:rsid w:val="00BD15E2"/>
    <w:rsid w:val="00BD193A"/>
    <w:rsid w:val="00BD2805"/>
    <w:rsid w:val="00BD29CD"/>
    <w:rsid w:val="00BD3431"/>
    <w:rsid w:val="00BD3B41"/>
    <w:rsid w:val="00BD44C1"/>
    <w:rsid w:val="00BD513B"/>
    <w:rsid w:val="00BD6435"/>
    <w:rsid w:val="00BD658E"/>
    <w:rsid w:val="00BD6D84"/>
    <w:rsid w:val="00BD746F"/>
    <w:rsid w:val="00BD78D6"/>
    <w:rsid w:val="00BD793C"/>
    <w:rsid w:val="00BD7FA5"/>
    <w:rsid w:val="00BE3C56"/>
    <w:rsid w:val="00BE472B"/>
    <w:rsid w:val="00BE5259"/>
    <w:rsid w:val="00BE740F"/>
    <w:rsid w:val="00BE74AB"/>
    <w:rsid w:val="00BE7670"/>
    <w:rsid w:val="00BF076A"/>
    <w:rsid w:val="00BF0B52"/>
    <w:rsid w:val="00BF1E96"/>
    <w:rsid w:val="00BF2B11"/>
    <w:rsid w:val="00BF3239"/>
    <w:rsid w:val="00BF534F"/>
    <w:rsid w:val="00BF6391"/>
    <w:rsid w:val="00BF6458"/>
    <w:rsid w:val="00BF69DA"/>
    <w:rsid w:val="00BF6B3C"/>
    <w:rsid w:val="00BF7121"/>
    <w:rsid w:val="00C00D20"/>
    <w:rsid w:val="00C0255A"/>
    <w:rsid w:val="00C02C69"/>
    <w:rsid w:val="00C031FB"/>
    <w:rsid w:val="00C03FD7"/>
    <w:rsid w:val="00C047DE"/>
    <w:rsid w:val="00C04F3D"/>
    <w:rsid w:val="00C05487"/>
    <w:rsid w:val="00C07F25"/>
    <w:rsid w:val="00C11BE0"/>
    <w:rsid w:val="00C13A33"/>
    <w:rsid w:val="00C14A88"/>
    <w:rsid w:val="00C14DA0"/>
    <w:rsid w:val="00C16106"/>
    <w:rsid w:val="00C23F96"/>
    <w:rsid w:val="00C253CB"/>
    <w:rsid w:val="00C2751D"/>
    <w:rsid w:val="00C30157"/>
    <w:rsid w:val="00C31782"/>
    <w:rsid w:val="00C31A71"/>
    <w:rsid w:val="00C32318"/>
    <w:rsid w:val="00C32917"/>
    <w:rsid w:val="00C339FB"/>
    <w:rsid w:val="00C34305"/>
    <w:rsid w:val="00C352D3"/>
    <w:rsid w:val="00C35322"/>
    <w:rsid w:val="00C35DF2"/>
    <w:rsid w:val="00C3698E"/>
    <w:rsid w:val="00C369DE"/>
    <w:rsid w:val="00C37D6C"/>
    <w:rsid w:val="00C40200"/>
    <w:rsid w:val="00C41186"/>
    <w:rsid w:val="00C43432"/>
    <w:rsid w:val="00C4468C"/>
    <w:rsid w:val="00C44822"/>
    <w:rsid w:val="00C45A23"/>
    <w:rsid w:val="00C45B0F"/>
    <w:rsid w:val="00C462F4"/>
    <w:rsid w:val="00C46962"/>
    <w:rsid w:val="00C47278"/>
    <w:rsid w:val="00C473E8"/>
    <w:rsid w:val="00C513DC"/>
    <w:rsid w:val="00C527A9"/>
    <w:rsid w:val="00C53269"/>
    <w:rsid w:val="00C571D9"/>
    <w:rsid w:val="00C642B8"/>
    <w:rsid w:val="00C64F83"/>
    <w:rsid w:val="00C658DE"/>
    <w:rsid w:val="00C65BBF"/>
    <w:rsid w:val="00C65ED7"/>
    <w:rsid w:val="00C673B1"/>
    <w:rsid w:val="00C73516"/>
    <w:rsid w:val="00C73C25"/>
    <w:rsid w:val="00C73F3C"/>
    <w:rsid w:val="00C7545D"/>
    <w:rsid w:val="00C75CF1"/>
    <w:rsid w:val="00C8022F"/>
    <w:rsid w:val="00C80364"/>
    <w:rsid w:val="00C80963"/>
    <w:rsid w:val="00C80B25"/>
    <w:rsid w:val="00C82A16"/>
    <w:rsid w:val="00C82A50"/>
    <w:rsid w:val="00C82B9B"/>
    <w:rsid w:val="00C82FD8"/>
    <w:rsid w:val="00C841AD"/>
    <w:rsid w:val="00C85350"/>
    <w:rsid w:val="00C8560F"/>
    <w:rsid w:val="00C8601C"/>
    <w:rsid w:val="00C86140"/>
    <w:rsid w:val="00C86314"/>
    <w:rsid w:val="00C877BD"/>
    <w:rsid w:val="00C87900"/>
    <w:rsid w:val="00C87E11"/>
    <w:rsid w:val="00C936CA"/>
    <w:rsid w:val="00C943D6"/>
    <w:rsid w:val="00C9592C"/>
    <w:rsid w:val="00CA0893"/>
    <w:rsid w:val="00CA34E3"/>
    <w:rsid w:val="00CA3658"/>
    <w:rsid w:val="00CA3BF0"/>
    <w:rsid w:val="00CA3E65"/>
    <w:rsid w:val="00CA48A4"/>
    <w:rsid w:val="00CA5EF7"/>
    <w:rsid w:val="00CA6B7A"/>
    <w:rsid w:val="00CB05A7"/>
    <w:rsid w:val="00CB0E90"/>
    <w:rsid w:val="00CB164C"/>
    <w:rsid w:val="00CB1A27"/>
    <w:rsid w:val="00CB1F0C"/>
    <w:rsid w:val="00CB2F91"/>
    <w:rsid w:val="00CB334D"/>
    <w:rsid w:val="00CB3720"/>
    <w:rsid w:val="00CB3D87"/>
    <w:rsid w:val="00CB3FAB"/>
    <w:rsid w:val="00CB4AF0"/>
    <w:rsid w:val="00CB4CFD"/>
    <w:rsid w:val="00CB5DBD"/>
    <w:rsid w:val="00CB5E3D"/>
    <w:rsid w:val="00CB5FD3"/>
    <w:rsid w:val="00CC0BBC"/>
    <w:rsid w:val="00CC11DB"/>
    <w:rsid w:val="00CC13B7"/>
    <w:rsid w:val="00CC1970"/>
    <w:rsid w:val="00CC3FB7"/>
    <w:rsid w:val="00CC4292"/>
    <w:rsid w:val="00CC42B8"/>
    <w:rsid w:val="00CC4941"/>
    <w:rsid w:val="00CC6FDC"/>
    <w:rsid w:val="00CD01C2"/>
    <w:rsid w:val="00CD0DD2"/>
    <w:rsid w:val="00CD158A"/>
    <w:rsid w:val="00CD1714"/>
    <w:rsid w:val="00CD19E4"/>
    <w:rsid w:val="00CD1E2F"/>
    <w:rsid w:val="00CD3062"/>
    <w:rsid w:val="00CD66BA"/>
    <w:rsid w:val="00CD6C27"/>
    <w:rsid w:val="00CD7D1D"/>
    <w:rsid w:val="00CE1F45"/>
    <w:rsid w:val="00CE25EA"/>
    <w:rsid w:val="00CE27CB"/>
    <w:rsid w:val="00CE3054"/>
    <w:rsid w:val="00CE55E2"/>
    <w:rsid w:val="00CE5FE2"/>
    <w:rsid w:val="00CE7F2C"/>
    <w:rsid w:val="00CF0943"/>
    <w:rsid w:val="00CF3543"/>
    <w:rsid w:val="00CF518E"/>
    <w:rsid w:val="00CF6114"/>
    <w:rsid w:val="00CF6539"/>
    <w:rsid w:val="00D00219"/>
    <w:rsid w:val="00D00340"/>
    <w:rsid w:val="00D012A7"/>
    <w:rsid w:val="00D02DB3"/>
    <w:rsid w:val="00D06355"/>
    <w:rsid w:val="00D06895"/>
    <w:rsid w:val="00D06D39"/>
    <w:rsid w:val="00D073F7"/>
    <w:rsid w:val="00D10B7F"/>
    <w:rsid w:val="00D11239"/>
    <w:rsid w:val="00D115B1"/>
    <w:rsid w:val="00D123A6"/>
    <w:rsid w:val="00D125D3"/>
    <w:rsid w:val="00D127F4"/>
    <w:rsid w:val="00D1331D"/>
    <w:rsid w:val="00D158C7"/>
    <w:rsid w:val="00D158DB"/>
    <w:rsid w:val="00D15D9B"/>
    <w:rsid w:val="00D16428"/>
    <w:rsid w:val="00D1697C"/>
    <w:rsid w:val="00D16D34"/>
    <w:rsid w:val="00D1745D"/>
    <w:rsid w:val="00D174B3"/>
    <w:rsid w:val="00D20C42"/>
    <w:rsid w:val="00D21733"/>
    <w:rsid w:val="00D21E33"/>
    <w:rsid w:val="00D26D1C"/>
    <w:rsid w:val="00D272B1"/>
    <w:rsid w:val="00D27CF8"/>
    <w:rsid w:val="00D30EAD"/>
    <w:rsid w:val="00D321AD"/>
    <w:rsid w:val="00D327CC"/>
    <w:rsid w:val="00D32A5C"/>
    <w:rsid w:val="00D32DFB"/>
    <w:rsid w:val="00D3531F"/>
    <w:rsid w:val="00D3608A"/>
    <w:rsid w:val="00D364C7"/>
    <w:rsid w:val="00D36864"/>
    <w:rsid w:val="00D37AFE"/>
    <w:rsid w:val="00D4178A"/>
    <w:rsid w:val="00D41F51"/>
    <w:rsid w:val="00D43E22"/>
    <w:rsid w:val="00D44815"/>
    <w:rsid w:val="00D455E4"/>
    <w:rsid w:val="00D45C2A"/>
    <w:rsid w:val="00D50234"/>
    <w:rsid w:val="00D5044E"/>
    <w:rsid w:val="00D50586"/>
    <w:rsid w:val="00D50BDE"/>
    <w:rsid w:val="00D54955"/>
    <w:rsid w:val="00D54A5A"/>
    <w:rsid w:val="00D55A67"/>
    <w:rsid w:val="00D55B62"/>
    <w:rsid w:val="00D56ABF"/>
    <w:rsid w:val="00D57ADF"/>
    <w:rsid w:val="00D61902"/>
    <w:rsid w:val="00D61F7E"/>
    <w:rsid w:val="00D62561"/>
    <w:rsid w:val="00D63254"/>
    <w:rsid w:val="00D6359A"/>
    <w:rsid w:val="00D640EA"/>
    <w:rsid w:val="00D6484C"/>
    <w:rsid w:val="00D6489F"/>
    <w:rsid w:val="00D65C6D"/>
    <w:rsid w:val="00D66D7D"/>
    <w:rsid w:val="00D70E52"/>
    <w:rsid w:val="00D71AB3"/>
    <w:rsid w:val="00D761D4"/>
    <w:rsid w:val="00D80425"/>
    <w:rsid w:val="00D80676"/>
    <w:rsid w:val="00D80AEA"/>
    <w:rsid w:val="00D80DB1"/>
    <w:rsid w:val="00D81759"/>
    <w:rsid w:val="00D81EA2"/>
    <w:rsid w:val="00D81FF0"/>
    <w:rsid w:val="00D829D8"/>
    <w:rsid w:val="00D837BC"/>
    <w:rsid w:val="00D84FA3"/>
    <w:rsid w:val="00D85607"/>
    <w:rsid w:val="00D86EFC"/>
    <w:rsid w:val="00D90E0C"/>
    <w:rsid w:val="00D91E81"/>
    <w:rsid w:val="00D9210A"/>
    <w:rsid w:val="00D93B2F"/>
    <w:rsid w:val="00D93ED2"/>
    <w:rsid w:val="00D9573E"/>
    <w:rsid w:val="00D962C2"/>
    <w:rsid w:val="00D96437"/>
    <w:rsid w:val="00D96A48"/>
    <w:rsid w:val="00D96CD1"/>
    <w:rsid w:val="00D97538"/>
    <w:rsid w:val="00D9763B"/>
    <w:rsid w:val="00D97A29"/>
    <w:rsid w:val="00D97C90"/>
    <w:rsid w:val="00DA0E47"/>
    <w:rsid w:val="00DA0EA7"/>
    <w:rsid w:val="00DA15A2"/>
    <w:rsid w:val="00DA5E9F"/>
    <w:rsid w:val="00DA6CF4"/>
    <w:rsid w:val="00DB137A"/>
    <w:rsid w:val="00DB1DF3"/>
    <w:rsid w:val="00DB26BA"/>
    <w:rsid w:val="00DB4298"/>
    <w:rsid w:val="00DB4998"/>
    <w:rsid w:val="00DB6537"/>
    <w:rsid w:val="00DB7C83"/>
    <w:rsid w:val="00DC0ACE"/>
    <w:rsid w:val="00DC0B05"/>
    <w:rsid w:val="00DC17FA"/>
    <w:rsid w:val="00DC2A38"/>
    <w:rsid w:val="00DC490F"/>
    <w:rsid w:val="00DC59E5"/>
    <w:rsid w:val="00DC60A7"/>
    <w:rsid w:val="00DC635E"/>
    <w:rsid w:val="00DC7A5A"/>
    <w:rsid w:val="00DD0965"/>
    <w:rsid w:val="00DD1F53"/>
    <w:rsid w:val="00DD2155"/>
    <w:rsid w:val="00DD25BE"/>
    <w:rsid w:val="00DD2711"/>
    <w:rsid w:val="00DD3151"/>
    <w:rsid w:val="00DD3162"/>
    <w:rsid w:val="00DD3C16"/>
    <w:rsid w:val="00DD4DD4"/>
    <w:rsid w:val="00DD4DE7"/>
    <w:rsid w:val="00DD5554"/>
    <w:rsid w:val="00DD66A5"/>
    <w:rsid w:val="00DD75B7"/>
    <w:rsid w:val="00DE1496"/>
    <w:rsid w:val="00DE1E4A"/>
    <w:rsid w:val="00DE1E97"/>
    <w:rsid w:val="00DE1FD2"/>
    <w:rsid w:val="00DE4647"/>
    <w:rsid w:val="00DE490E"/>
    <w:rsid w:val="00DE5318"/>
    <w:rsid w:val="00DE6326"/>
    <w:rsid w:val="00DE74FE"/>
    <w:rsid w:val="00DF050D"/>
    <w:rsid w:val="00DF2D0E"/>
    <w:rsid w:val="00DF311A"/>
    <w:rsid w:val="00DF62EF"/>
    <w:rsid w:val="00DF7272"/>
    <w:rsid w:val="00E002E8"/>
    <w:rsid w:val="00E03C07"/>
    <w:rsid w:val="00E047BE"/>
    <w:rsid w:val="00E049EB"/>
    <w:rsid w:val="00E04C27"/>
    <w:rsid w:val="00E05AA0"/>
    <w:rsid w:val="00E0609E"/>
    <w:rsid w:val="00E06383"/>
    <w:rsid w:val="00E06C2A"/>
    <w:rsid w:val="00E11ACB"/>
    <w:rsid w:val="00E11B3F"/>
    <w:rsid w:val="00E12FE0"/>
    <w:rsid w:val="00E14A86"/>
    <w:rsid w:val="00E14DFC"/>
    <w:rsid w:val="00E15448"/>
    <w:rsid w:val="00E158B7"/>
    <w:rsid w:val="00E15A28"/>
    <w:rsid w:val="00E16E6A"/>
    <w:rsid w:val="00E1766F"/>
    <w:rsid w:val="00E17759"/>
    <w:rsid w:val="00E25C7A"/>
    <w:rsid w:val="00E26084"/>
    <w:rsid w:val="00E263B1"/>
    <w:rsid w:val="00E268B7"/>
    <w:rsid w:val="00E310E4"/>
    <w:rsid w:val="00E3280A"/>
    <w:rsid w:val="00E32EC9"/>
    <w:rsid w:val="00E334D3"/>
    <w:rsid w:val="00E34D19"/>
    <w:rsid w:val="00E34F54"/>
    <w:rsid w:val="00E35487"/>
    <w:rsid w:val="00E40679"/>
    <w:rsid w:val="00E41536"/>
    <w:rsid w:val="00E416C8"/>
    <w:rsid w:val="00E422AB"/>
    <w:rsid w:val="00E429C7"/>
    <w:rsid w:val="00E42E83"/>
    <w:rsid w:val="00E446FB"/>
    <w:rsid w:val="00E45CD3"/>
    <w:rsid w:val="00E45D8F"/>
    <w:rsid w:val="00E47607"/>
    <w:rsid w:val="00E50E59"/>
    <w:rsid w:val="00E51351"/>
    <w:rsid w:val="00E52647"/>
    <w:rsid w:val="00E5268E"/>
    <w:rsid w:val="00E53438"/>
    <w:rsid w:val="00E53629"/>
    <w:rsid w:val="00E536FD"/>
    <w:rsid w:val="00E53A05"/>
    <w:rsid w:val="00E53DB3"/>
    <w:rsid w:val="00E54A69"/>
    <w:rsid w:val="00E562B3"/>
    <w:rsid w:val="00E56E18"/>
    <w:rsid w:val="00E577C0"/>
    <w:rsid w:val="00E60A9D"/>
    <w:rsid w:val="00E61093"/>
    <w:rsid w:val="00E61321"/>
    <w:rsid w:val="00E6155F"/>
    <w:rsid w:val="00E62626"/>
    <w:rsid w:val="00E62731"/>
    <w:rsid w:val="00E65524"/>
    <w:rsid w:val="00E655DA"/>
    <w:rsid w:val="00E656D9"/>
    <w:rsid w:val="00E67A2C"/>
    <w:rsid w:val="00E67BD6"/>
    <w:rsid w:val="00E7051E"/>
    <w:rsid w:val="00E7110D"/>
    <w:rsid w:val="00E71CE4"/>
    <w:rsid w:val="00E71DED"/>
    <w:rsid w:val="00E727DA"/>
    <w:rsid w:val="00E72DF9"/>
    <w:rsid w:val="00E73583"/>
    <w:rsid w:val="00E73A97"/>
    <w:rsid w:val="00E740B4"/>
    <w:rsid w:val="00E751DA"/>
    <w:rsid w:val="00E767A6"/>
    <w:rsid w:val="00E77552"/>
    <w:rsid w:val="00E77814"/>
    <w:rsid w:val="00E77C2A"/>
    <w:rsid w:val="00E8020A"/>
    <w:rsid w:val="00E807D8"/>
    <w:rsid w:val="00E81192"/>
    <w:rsid w:val="00E813C6"/>
    <w:rsid w:val="00E84FBC"/>
    <w:rsid w:val="00E87143"/>
    <w:rsid w:val="00E87386"/>
    <w:rsid w:val="00E9245F"/>
    <w:rsid w:val="00E93079"/>
    <w:rsid w:val="00E93D53"/>
    <w:rsid w:val="00E94ADC"/>
    <w:rsid w:val="00E94EFB"/>
    <w:rsid w:val="00E950FF"/>
    <w:rsid w:val="00EA03CC"/>
    <w:rsid w:val="00EA09F0"/>
    <w:rsid w:val="00EA1F8A"/>
    <w:rsid w:val="00EA2144"/>
    <w:rsid w:val="00EA2D3F"/>
    <w:rsid w:val="00EA43E1"/>
    <w:rsid w:val="00EA536E"/>
    <w:rsid w:val="00EA5B82"/>
    <w:rsid w:val="00EA6166"/>
    <w:rsid w:val="00EB126A"/>
    <w:rsid w:val="00EB20B9"/>
    <w:rsid w:val="00EB2189"/>
    <w:rsid w:val="00EB316C"/>
    <w:rsid w:val="00EB6A23"/>
    <w:rsid w:val="00EB766C"/>
    <w:rsid w:val="00EC0898"/>
    <w:rsid w:val="00EC1092"/>
    <w:rsid w:val="00EC152B"/>
    <w:rsid w:val="00EC204E"/>
    <w:rsid w:val="00EC22E5"/>
    <w:rsid w:val="00EC6077"/>
    <w:rsid w:val="00EC702A"/>
    <w:rsid w:val="00EC71A2"/>
    <w:rsid w:val="00ED1C1E"/>
    <w:rsid w:val="00ED2449"/>
    <w:rsid w:val="00ED57C4"/>
    <w:rsid w:val="00ED668B"/>
    <w:rsid w:val="00ED6DD8"/>
    <w:rsid w:val="00ED711B"/>
    <w:rsid w:val="00ED7CF4"/>
    <w:rsid w:val="00EE04DB"/>
    <w:rsid w:val="00EE1EF1"/>
    <w:rsid w:val="00EE27F5"/>
    <w:rsid w:val="00EE2846"/>
    <w:rsid w:val="00EE2C57"/>
    <w:rsid w:val="00EE380B"/>
    <w:rsid w:val="00EE3CCD"/>
    <w:rsid w:val="00EE4615"/>
    <w:rsid w:val="00EE4C83"/>
    <w:rsid w:val="00EE56C2"/>
    <w:rsid w:val="00EE57D9"/>
    <w:rsid w:val="00EE583C"/>
    <w:rsid w:val="00EE70F0"/>
    <w:rsid w:val="00EF2CAF"/>
    <w:rsid w:val="00EF4B69"/>
    <w:rsid w:val="00EF5CB1"/>
    <w:rsid w:val="00EF696E"/>
    <w:rsid w:val="00F00C9D"/>
    <w:rsid w:val="00F01B39"/>
    <w:rsid w:val="00F021C7"/>
    <w:rsid w:val="00F02D71"/>
    <w:rsid w:val="00F03DE3"/>
    <w:rsid w:val="00F050FA"/>
    <w:rsid w:val="00F0748E"/>
    <w:rsid w:val="00F1101A"/>
    <w:rsid w:val="00F1188A"/>
    <w:rsid w:val="00F11961"/>
    <w:rsid w:val="00F1204A"/>
    <w:rsid w:val="00F12CA1"/>
    <w:rsid w:val="00F13922"/>
    <w:rsid w:val="00F13C45"/>
    <w:rsid w:val="00F150C2"/>
    <w:rsid w:val="00F15F92"/>
    <w:rsid w:val="00F16C8C"/>
    <w:rsid w:val="00F17202"/>
    <w:rsid w:val="00F1782D"/>
    <w:rsid w:val="00F179CB"/>
    <w:rsid w:val="00F17DA7"/>
    <w:rsid w:val="00F210F0"/>
    <w:rsid w:val="00F24176"/>
    <w:rsid w:val="00F2532D"/>
    <w:rsid w:val="00F26C33"/>
    <w:rsid w:val="00F27CBD"/>
    <w:rsid w:val="00F27EA3"/>
    <w:rsid w:val="00F31251"/>
    <w:rsid w:val="00F31E24"/>
    <w:rsid w:val="00F32AFD"/>
    <w:rsid w:val="00F35046"/>
    <w:rsid w:val="00F35482"/>
    <w:rsid w:val="00F366BC"/>
    <w:rsid w:val="00F36829"/>
    <w:rsid w:val="00F410C6"/>
    <w:rsid w:val="00F418C4"/>
    <w:rsid w:val="00F4615F"/>
    <w:rsid w:val="00F468B9"/>
    <w:rsid w:val="00F47E8C"/>
    <w:rsid w:val="00F51334"/>
    <w:rsid w:val="00F536EF"/>
    <w:rsid w:val="00F569FE"/>
    <w:rsid w:val="00F56DD4"/>
    <w:rsid w:val="00F56F0F"/>
    <w:rsid w:val="00F607AC"/>
    <w:rsid w:val="00F62E8F"/>
    <w:rsid w:val="00F636E1"/>
    <w:rsid w:val="00F6407E"/>
    <w:rsid w:val="00F66E3D"/>
    <w:rsid w:val="00F70ACE"/>
    <w:rsid w:val="00F72E68"/>
    <w:rsid w:val="00F7378F"/>
    <w:rsid w:val="00F74536"/>
    <w:rsid w:val="00F74570"/>
    <w:rsid w:val="00F77362"/>
    <w:rsid w:val="00F7749C"/>
    <w:rsid w:val="00F77D6D"/>
    <w:rsid w:val="00F81C99"/>
    <w:rsid w:val="00F82031"/>
    <w:rsid w:val="00F82678"/>
    <w:rsid w:val="00F8387E"/>
    <w:rsid w:val="00F83EAB"/>
    <w:rsid w:val="00F84378"/>
    <w:rsid w:val="00F85BCE"/>
    <w:rsid w:val="00F85EAE"/>
    <w:rsid w:val="00F86C75"/>
    <w:rsid w:val="00F936AE"/>
    <w:rsid w:val="00F9377F"/>
    <w:rsid w:val="00F94363"/>
    <w:rsid w:val="00F94B4A"/>
    <w:rsid w:val="00F94E5C"/>
    <w:rsid w:val="00F9710A"/>
    <w:rsid w:val="00F9747F"/>
    <w:rsid w:val="00F976D4"/>
    <w:rsid w:val="00F97E94"/>
    <w:rsid w:val="00FA1D67"/>
    <w:rsid w:val="00FA1DEC"/>
    <w:rsid w:val="00FA2314"/>
    <w:rsid w:val="00FA2D01"/>
    <w:rsid w:val="00FA2FF2"/>
    <w:rsid w:val="00FA6A37"/>
    <w:rsid w:val="00FA7BB3"/>
    <w:rsid w:val="00FB0126"/>
    <w:rsid w:val="00FB0BE4"/>
    <w:rsid w:val="00FB58B7"/>
    <w:rsid w:val="00FB5939"/>
    <w:rsid w:val="00FB6839"/>
    <w:rsid w:val="00FB70DF"/>
    <w:rsid w:val="00FB7623"/>
    <w:rsid w:val="00FB77B3"/>
    <w:rsid w:val="00FB7B06"/>
    <w:rsid w:val="00FB7E44"/>
    <w:rsid w:val="00FC15FD"/>
    <w:rsid w:val="00FC5D7A"/>
    <w:rsid w:val="00FC71AB"/>
    <w:rsid w:val="00FC7F76"/>
    <w:rsid w:val="00FD09F7"/>
    <w:rsid w:val="00FD0FBC"/>
    <w:rsid w:val="00FD1A79"/>
    <w:rsid w:val="00FD2B37"/>
    <w:rsid w:val="00FD366B"/>
    <w:rsid w:val="00FD7ED3"/>
    <w:rsid w:val="00FD7F7E"/>
    <w:rsid w:val="00FE0F5E"/>
    <w:rsid w:val="00FE15E5"/>
    <w:rsid w:val="00FE1E13"/>
    <w:rsid w:val="00FE29BB"/>
    <w:rsid w:val="00FE3377"/>
    <w:rsid w:val="00FE3BFC"/>
    <w:rsid w:val="00FE533A"/>
    <w:rsid w:val="00FE66D3"/>
    <w:rsid w:val="00FE68EF"/>
    <w:rsid w:val="00FE6DEC"/>
    <w:rsid w:val="00FE700A"/>
    <w:rsid w:val="00FE7206"/>
    <w:rsid w:val="00FF0573"/>
    <w:rsid w:val="00FF2BA4"/>
    <w:rsid w:val="00FF3287"/>
    <w:rsid w:val="00FF3324"/>
    <w:rsid w:val="00FF52DF"/>
    <w:rsid w:val="00FF5459"/>
    <w:rsid w:val="00FF5CB4"/>
    <w:rsid w:val="00FF626E"/>
    <w:rsid w:val="00FF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3EF16"/>
  <w15:chartTrackingRefBased/>
  <w15:docId w15:val="{E838709A-30F2-4A74-97FD-1E8FC3BE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933"/>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34707"/>
    <w:pPr>
      <w:keepNext/>
      <w:keepLines/>
      <w:spacing w:after="120" w:line="288" w:lineRule="auto"/>
      <w:outlineLvl w:val="0"/>
    </w:pPr>
    <w:rPr>
      <w:rFonts w:asciiTheme="majorHAnsi" w:hAnsiTheme="majorHAnsi" w:cstheme="majorHAnsi"/>
      <w:b/>
      <w:bCs/>
      <w:color w:val="0070C0"/>
      <w:sz w:val="32"/>
      <w:lang w:val="el-GR"/>
    </w:rPr>
  </w:style>
  <w:style w:type="paragraph" w:styleId="Heading2">
    <w:name w:val="heading 2"/>
    <w:basedOn w:val="Normal"/>
    <w:next w:val="Normal"/>
    <w:link w:val="Heading2Char"/>
    <w:uiPriority w:val="9"/>
    <w:unhideWhenUsed/>
    <w:qFormat/>
    <w:rsid w:val="00234707"/>
    <w:pPr>
      <w:keepNext/>
      <w:keepLines/>
      <w:spacing w:after="120" w:line="288" w:lineRule="auto"/>
      <w:outlineLvl w:val="1"/>
    </w:pPr>
    <w:rPr>
      <w:rFonts w:asciiTheme="majorHAnsi" w:eastAsiaTheme="majorEastAsia" w:hAnsiTheme="majorHAnsi" w:cstheme="majorHAnsi"/>
      <w:color w:val="0070C0"/>
      <w:sz w:val="28"/>
    </w:rPr>
  </w:style>
  <w:style w:type="paragraph" w:styleId="Heading3">
    <w:name w:val="heading 3"/>
    <w:basedOn w:val="Normal"/>
    <w:next w:val="Normal"/>
    <w:link w:val="Heading3Char"/>
    <w:uiPriority w:val="9"/>
    <w:unhideWhenUsed/>
    <w:qFormat/>
    <w:rsid w:val="000C6C37"/>
    <w:pPr>
      <w:keepNext/>
      <w:keepLines/>
      <w:spacing w:before="40"/>
      <w:outlineLvl w:val="2"/>
    </w:pPr>
    <w:rPr>
      <w:rFonts w:asciiTheme="majorHAnsi" w:eastAsiaTheme="majorEastAsia" w:hAnsiTheme="majorHAnsi" w:cstheme="majorBidi"/>
      <w:i/>
      <w:iCs/>
      <w:color w:val="0070C0"/>
      <w:lang w:val="el-GR"/>
    </w:rPr>
  </w:style>
  <w:style w:type="paragraph" w:styleId="Heading4">
    <w:name w:val="heading 4"/>
    <w:basedOn w:val="Normal"/>
    <w:next w:val="Normal"/>
    <w:link w:val="Heading4Char"/>
    <w:uiPriority w:val="9"/>
    <w:unhideWhenUsed/>
    <w:qFormat/>
    <w:rsid w:val="00FA7BB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F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C1E"/>
    <w:rPr>
      <w:rFonts w:asciiTheme="majorHAnsi" w:eastAsia="Arial" w:hAnsiTheme="majorHAnsi" w:cstheme="majorHAnsi"/>
      <w:b/>
      <w:bCs/>
      <w:color w:val="0070C0"/>
      <w:kern w:val="0"/>
      <w:sz w:val="32"/>
      <w:szCs w:val="24"/>
      <w:lang w:val="el-GR"/>
      <w14:ligatures w14:val="none"/>
    </w:rPr>
  </w:style>
  <w:style w:type="paragraph" w:styleId="TOCHeading">
    <w:name w:val="TOC Heading"/>
    <w:basedOn w:val="Heading1"/>
    <w:next w:val="Normal"/>
    <w:uiPriority w:val="39"/>
    <w:unhideWhenUsed/>
    <w:qFormat/>
    <w:rsid w:val="00624126"/>
    <w:pPr>
      <w:spacing w:before="240" w:after="0" w:line="259" w:lineRule="auto"/>
      <w:outlineLvl w:val="9"/>
    </w:pPr>
    <w:rPr>
      <w:rFonts w:eastAsiaTheme="majorEastAsia" w:cstheme="majorBidi"/>
      <w:color w:val="2F5496" w:themeColor="accent1" w:themeShade="BF"/>
      <w:szCs w:val="32"/>
      <w:lang w:val="en-US"/>
    </w:rPr>
  </w:style>
  <w:style w:type="paragraph" w:styleId="TOC1">
    <w:name w:val="toc 1"/>
    <w:basedOn w:val="Normal"/>
    <w:next w:val="Normal"/>
    <w:autoRedefine/>
    <w:uiPriority w:val="39"/>
    <w:unhideWhenUsed/>
    <w:rsid w:val="00624126"/>
    <w:pPr>
      <w:spacing w:after="100"/>
    </w:pPr>
  </w:style>
  <w:style w:type="character" w:styleId="Hyperlink">
    <w:name w:val="Hyperlink"/>
    <w:basedOn w:val="DefaultParagraphFont"/>
    <w:uiPriority w:val="99"/>
    <w:unhideWhenUsed/>
    <w:rsid w:val="00624126"/>
    <w:rPr>
      <w:color w:val="0563C1" w:themeColor="hyperlink"/>
      <w:u w:val="single"/>
    </w:rPr>
  </w:style>
  <w:style w:type="paragraph" w:styleId="Footer">
    <w:name w:val="footer"/>
    <w:basedOn w:val="Normal"/>
    <w:link w:val="FooterChar"/>
    <w:uiPriority w:val="99"/>
    <w:unhideWhenUsed/>
    <w:rsid w:val="00624126"/>
    <w:pPr>
      <w:tabs>
        <w:tab w:val="center" w:pos="4680"/>
        <w:tab w:val="right" w:pos="9360"/>
      </w:tabs>
    </w:pPr>
  </w:style>
  <w:style w:type="character" w:customStyle="1" w:styleId="FooterChar">
    <w:name w:val="Footer Char"/>
    <w:basedOn w:val="DefaultParagraphFont"/>
    <w:link w:val="Footer"/>
    <w:uiPriority w:val="99"/>
    <w:rsid w:val="00624126"/>
    <w:rPr>
      <w:rFonts w:ascii="Arial" w:eastAsia="Arial" w:hAnsi="Arial" w:cs="Arial"/>
      <w:kern w:val="0"/>
      <w:lang w:val="el"/>
      <w14:ligatures w14:val="none"/>
    </w:rPr>
  </w:style>
  <w:style w:type="table" w:styleId="TableGrid">
    <w:name w:val="Table Grid"/>
    <w:basedOn w:val="TableNormal"/>
    <w:uiPriority w:val="39"/>
    <w:rsid w:val="00624126"/>
    <w:pPr>
      <w:spacing w:after="0" w:line="240" w:lineRule="auto"/>
    </w:pPr>
    <w:rPr>
      <w:rFonts w:ascii="Arial" w:eastAsia="Arial" w:hAnsi="Arial" w:cs="Arial"/>
      <w:kern w:val="0"/>
      <w:lang w:val="e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4126"/>
    <w:rPr>
      <w:i/>
      <w:iCs/>
    </w:rPr>
  </w:style>
  <w:style w:type="character" w:styleId="UnresolvedMention">
    <w:name w:val="Unresolved Mention"/>
    <w:basedOn w:val="DefaultParagraphFont"/>
    <w:uiPriority w:val="99"/>
    <w:semiHidden/>
    <w:unhideWhenUsed/>
    <w:rsid w:val="00E310E4"/>
    <w:rPr>
      <w:color w:val="605E5C"/>
      <w:shd w:val="clear" w:color="auto" w:fill="E1DFDD"/>
    </w:rPr>
  </w:style>
  <w:style w:type="paragraph" w:styleId="ListParagraph">
    <w:name w:val="List Paragraph"/>
    <w:basedOn w:val="Normal"/>
    <w:uiPriority w:val="34"/>
    <w:qFormat/>
    <w:rsid w:val="009149B9"/>
    <w:pPr>
      <w:ind w:left="720"/>
      <w:contextualSpacing/>
    </w:pPr>
  </w:style>
  <w:style w:type="paragraph" w:styleId="EndnoteText">
    <w:name w:val="endnote text"/>
    <w:basedOn w:val="Normal"/>
    <w:link w:val="EndnoteTextChar"/>
    <w:uiPriority w:val="99"/>
    <w:semiHidden/>
    <w:unhideWhenUsed/>
    <w:rsid w:val="003828B3"/>
    <w:rPr>
      <w:sz w:val="20"/>
      <w:szCs w:val="20"/>
    </w:rPr>
  </w:style>
  <w:style w:type="character" w:customStyle="1" w:styleId="EndnoteTextChar">
    <w:name w:val="Endnote Text Char"/>
    <w:basedOn w:val="DefaultParagraphFont"/>
    <w:link w:val="EndnoteText"/>
    <w:uiPriority w:val="99"/>
    <w:semiHidden/>
    <w:rsid w:val="003828B3"/>
    <w:rPr>
      <w:rFonts w:ascii="Arial" w:eastAsia="Arial" w:hAnsi="Arial" w:cs="Arial"/>
      <w:kern w:val="0"/>
      <w:sz w:val="20"/>
      <w:szCs w:val="20"/>
      <w:lang w:val="el"/>
      <w14:ligatures w14:val="none"/>
    </w:rPr>
  </w:style>
  <w:style w:type="character" w:styleId="EndnoteReference">
    <w:name w:val="endnote reference"/>
    <w:basedOn w:val="DefaultParagraphFont"/>
    <w:uiPriority w:val="99"/>
    <w:semiHidden/>
    <w:unhideWhenUsed/>
    <w:rsid w:val="003828B3"/>
    <w:rPr>
      <w:vertAlign w:val="superscript"/>
    </w:rPr>
  </w:style>
  <w:style w:type="character" w:customStyle="1" w:styleId="Heading2Char">
    <w:name w:val="Heading 2 Char"/>
    <w:basedOn w:val="DefaultParagraphFont"/>
    <w:link w:val="Heading2"/>
    <w:uiPriority w:val="9"/>
    <w:rsid w:val="00ED1C1E"/>
    <w:rPr>
      <w:rFonts w:asciiTheme="majorHAnsi" w:eastAsiaTheme="majorEastAsia" w:hAnsiTheme="majorHAnsi" w:cstheme="majorHAnsi"/>
      <w:color w:val="0070C0"/>
      <w:kern w:val="0"/>
      <w:sz w:val="28"/>
      <w:szCs w:val="24"/>
      <w14:ligatures w14:val="none"/>
    </w:rPr>
  </w:style>
  <w:style w:type="character" w:customStyle="1" w:styleId="Heading3Char">
    <w:name w:val="Heading 3 Char"/>
    <w:basedOn w:val="DefaultParagraphFont"/>
    <w:link w:val="Heading3"/>
    <w:uiPriority w:val="9"/>
    <w:rsid w:val="000C6C37"/>
    <w:rPr>
      <w:rFonts w:asciiTheme="majorHAnsi" w:eastAsiaTheme="majorEastAsia" w:hAnsiTheme="majorHAnsi" w:cstheme="majorBidi"/>
      <w:i/>
      <w:iCs/>
      <w:color w:val="0070C0"/>
      <w:kern w:val="0"/>
      <w:lang w:val="el-GR"/>
      <w14:ligatures w14:val="none"/>
    </w:rPr>
  </w:style>
  <w:style w:type="paragraph" w:styleId="TOC2">
    <w:name w:val="toc 2"/>
    <w:basedOn w:val="Normal"/>
    <w:next w:val="Normal"/>
    <w:autoRedefine/>
    <w:uiPriority w:val="39"/>
    <w:unhideWhenUsed/>
    <w:rsid w:val="00CB164C"/>
    <w:pPr>
      <w:spacing w:after="100"/>
      <w:ind w:left="220"/>
    </w:pPr>
  </w:style>
  <w:style w:type="character" w:styleId="PlaceholderText">
    <w:name w:val="Placeholder Text"/>
    <w:basedOn w:val="DefaultParagraphFont"/>
    <w:uiPriority w:val="99"/>
    <w:semiHidden/>
    <w:rsid w:val="00843F29"/>
    <w:rPr>
      <w:color w:val="666666"/>
    </w:rPr>
  </w:style>
  <w:style w:type="paragraph" w:styleId="NormalWeb">
    <w:name w:val="Normal (Web)"/>
    <w:basedOn w:val="Normal"/>
    <w:uiPriority w:val="99"/>
    <w:unhideWhenUsed/>
    <w:rsid w:val="00B80605"/>
    <w:pPr>
      <w:spacing w:before="100" w:beforeAutospacing="1" w:after="100" w:afterAutospacing="1"/>
    </w:pPr>
  </w:style>
  <w:style w:type="character" w:customStyle="1" w:styleId="Heading4Char">
    <w:name w:val="Heading 4 Char"/>
    <w:basedOn w:val="DefaultParagraphFont"/>
    <w:link w:val="Heading4"/>
    <w:uiPriority w:val="9"/>
    <w:rsid w:val="00FA7BB3"/>
    <w:rPr>
      <w:rFonts w:asciiTheme="majorHAnsi" w:eastAsiaTheme="majorEastAsia" w:hAnsiTheme="majorHAnsi" w:cstheme="majorBidi"/>
      <w:i/>
      <w:iCs/>
      <w:color w:val="2F5496" w:themeColor="accent1" w:themeShade="BF"/>
      <w:kern w:val="0"/>
      <w:lang w:val="el"/>
      <w14:ligatures w14:val="none"/>
    </w:rPr>
  </w:style>
  <w:style w:type="character" w:customStyle="1" w:styleId="Heading5Char">
    <w:name w:val="Heading 5 Char"/>
    <w:basedOn w:val="DefaultParagraphFont"/>
    <w:link w:val="Heading5"/>
    <w:uiPriority w:val="9"/>
    <w:rsid w:val="000E0F0F"/>
    <w:rPr>
      <w:rFonts w:asciiTheme="majorHAnsi" w:eastAsiaTheme="majorEastAsia" w:hAnsiTheme="majorHAnsi" w:cstheme="majorBidi"/>
      <w:color w:val="2F5496" w:themeColor="accent1" w:themeShade="BF"/>
      <w:kern w:val="0"/>
      <w:lang w:val="el"/>
      <w14:ligatures w14:val="none"/>
    </w:rPr>
  </w:style>
  <w:style w:type="paragraph" w:styleId="TOC3">
    <w:name w:val="toc 3"/>
    <w:basedOn w:val="Normal"/>
    <w:next w:val="Normal"/>
    <w:autoRedefine/>
    <w:uiPriority w:val="39"/>
    <w:unhideWhenUsed/>
    <w:rsid w:val="00BD003A"/>
    <w:pPr>
      <w:spacing w:after="100"/>
      <w:ind w:left="440"/>
    </w:pPr>
  </w:style>
  <w:style w:type="character" w:styleId="FollowedHyperlink">
    <w:name w:val="FollowedHyperlink"/>
    <w:basedOn w:val="DefaultParagraphFont"/>
    <w:uiPriority w:val="99"/>
    <w:semiHidden/>
    <w:unhideWhenUsed/>
    <w:rsid w:val="00944B45"/>
    <w:rPr>
      <w:color w:val="954F72" w:themeColor="followedHyperlink"/>
      <w:u w:val="single"/>
    </w:rPr>
  </w:style>
  <w:style w:type="paragraph" w:styleId="Header">
    <w:name w:val="header"/>
    <w:basedOn w:val="Normal"/>
    <w:link w:val="HeaderChar"/>
    <w:uiPriority w:val="99"/>
    <w:unhideWhenUsed/>
    <w:rsid w:val="001D685F"/>
    <w:pPr>
      <w:tabs>
        <w:tab w:val="center" w:pos="4680"/>
        <w:tab w:val="right" w:pos="9360"/>
      </w:tabs>
    </w:pPr>
  </w:style>
  <w:style w:type="character" w:customStyle="1" w:styleId="HeaderChar">
    <w:name w:val="Header Char"/>
    <w:basedOn w:val="DefaultParagraphFont"/>
    <w:link w:val="Header"/>
    <w:uiPriority w:val="99"/>
    <w:rsid w:val="001D685F"/>
    <w:rPr>
      <w:rFonts w:ascii="Arial" w:eastAsia="Arial" w:hAnsi="Arial" w:cs="Arial"/>
      <w:kern w:val="0"/>
      <w:lang w:val="el"/>
      <w14:ligatures w14:val="none"/>
    </w:rPr>
  </w:style>
  <w:style w:type="character" w:styleId="Strong">
    <w:name w:val="Strong"/>
    <w:basedOn w:val="DefaultParagraphFont"/>
    <w:uiPriority w:val="22"/>
    <w:qFormat/>
    <w:rsid w:val="003D10B6"/>
    <w:rPr>
      <w:b/>
      <w:bCs/>
    </w:rPr>
  </w:style>
  <w:style w:type="paragraph" w:styleId="HTMLPreformatted">
    <w:name w:val="HTML Preformatted"/>
    <w:basedOn w:val="Normal"/>
    <w:link w:val="HTMLPreformattedChar"/>
    <w:uiPriority w:val="99"/>
    <w:semiHidden/>
    <w:unhideWhenUsed/>
    <w:rsid w:val="005D5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51E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73516"/>
    <w:rPr>
      <w:rFonts w:ascii="Courier New" w:eastAsia="Times New Roman" w:hAnsi="Courier New" w:cs="Courier New"/>
      <w:sz w:val="20"/>
      <w:szCs w:val="20"/>
    </w:rPr>
  </w:style>
  <w:style w:type="character" w:customStyle="1" w:styleId="apple-converted-space">
    <w:name w:val="apple-converted-space"/>
    <w:basedOn w:val="DefaultParagraphFont"/>
    <w:rsid w:val="00C73516"/>
  </w:style>
  <w:style w:type="character" w:customStyle="1" w:styleId="mord">
    <w:name w:val="mord"/>
    <w:basedOn w:val="DefaultParagraphFont"/>
    <w:rsid w:val="004600F0"/>
  </w:style>
  <w:style w:type="character" w:customStyle="1" w:styleId="mrel">
    <w:name w:val="mrel"/>
    <w:basedOn w:val="DefaultParagraphFont"/>
    <w:rsid w:val="004600F0"/>
  </w:style>
  <w:style w:type="character" w:customStyle="1" w:styleId="mop">
    <w:name w:val="mop"/>
    <w:basedOn w:val="DefaultParagraphFont"/>
    <w:rsid w:val="004600F0"/>
  </w:style>
  <w:style w:type="character" w:customStyle="1" w:styleId="mopen">
    <w:name w:val="mopen"/>
    <w:basedOn w:val="DefaultParagraphFont"/>
    <w:rsid w:val="004600F0"/>
  </w:style>
  <w:style w:type="character" w:customStyle="1" w:styleId="mpunct">
    <w:name w:val="mpunct"/>
    <w:basedOn w:val="DefaultParagraphFont"/>
    <w:rsid w:val="004600F0"/>
  </w:style>
  <w:style w:type="character" w:customStyle="1" w:styleId="mclose">
    <w:name w:val="mclose"/>
    <w:basedOn w:val="DefaultParagraphFont"/>
    <w:rsid w:val="004600F0"/>
  </w:style>
  <w:style w:type="character" w:styleId="PageNumber">
    <w:name w:val="page number"/>
    <w:basedOn w:val="DefaultParagraphFont"/>
    <w:uiPriority w:val="99"/>
    <w:semiHidden/>
    <w:unhideWhenUsed/>
    <w:rsid w:val="00BE3C56"/>
  </w:style>
  <w:style w:type="character" w:customStyle="1" w:styleId="mbin">
    <w:name w:val="mbin"/>
    <w:basedOn w:val="DefaultParagraphFont"/>
    <w:rsid w:val="00F7749C"/>
  </w:style>
  <w:style w:type="character" w:customStyle="1" w:styleId="katex-mathml">
    <w:name w:val="katex-mathml"/>
    <w:basedOn w:val="DefaultParagraphFont"/>
    <w:rsid w:val="00AB4589"/>
  </w:style>
  <w:style w:type="paragraph" w:customStyle="1" w:styleId="p1">
    <w:name w:val="p1"/>
    <w:basedOn w:val="Normal"/>
    <w:rsid w:val="00507066"/>
    <w:pPr>
      <w:spacing w:before="100" w:beforeAutospacing="1" w:after="100" w:afterAutospacing="1"/>
    </w:pPr>
  </w:style>
  <w:style w:type="paragraph" w:customStyle="1" w:styleId="p2">
    <w:name w:val="p2"/>
    <w:basedOn w:val="Normal"/>
    <w:rsid w:val="00507066"/>
    <w:pPr>
      <w:spacing w:before="100" w:beforeAutospacing="1" w:after="100" w:afterAutospacing="1"/>
    </w:pPr>
  </w:style>
  <w:style w:type="paragraph" w:customStyle="1" w:styleId="p3">
    <w:name w:val="p3"/>
    <w:basedOn w:val="Normal"/>
    <w:rsid w:val="00507066"/>
    <w:pPr>
      <w:spacing w:before="100" w:beforeAutospacing="1" w:after="100" w:afterAutospacing="1"/>
    </w:pPr>
  </w:style>
  <w:style w:type="character" w:customStyle="1" w:styleId="s1">
    <w:name w:val="s1"/>
    <w:basedOn w:val="DefaultParagraphFont"/>
    <w:rsid w:val="00507066"/>
  </w:style>
  <w:style w:type="character" w:customStyle="1" w:styleId="s2">
    <w:name w:val="s2"/>
    <w:basedOn w:val="DefaultParagraphFont"/>
    <w:rsid w:val="008274F6"/>
  </w:style>
  <w:style w:type="paragraph" w:customStyle="1" w:styleId="whitespace-normal">
    <w:name w:val="whitespace-normal"/>
    <w:basedOn w:val="Normal"/>
    <w:rsid w:val="00C64F83"/>
    <w:pPr>
      <w:spacing w:before="100" w:beforeAutospacing="1" w:after="100" w:afterAutospacing="1"/>
    </w:pPr>
  </w:style>
  <w:style w:type="character" w:customStyle="1" w:styleId="s3">
    <w:name w:val="s3"/>
    <w:basedOn w:val="DefaultParagraphFont"/>
    <w:rsid w:val="00316E89"/>
  </w:style>
  <w:style w:type="character" w:customStyle="1" w:styleId="token">
    <w:name w:val="token"/>
    <w:basedOn w:val="DefaultParagraphFont"/>
    <w:rsid w:val="002E1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8801">
      <w:bodyDiv w:val="1"/>
      <w:marLeft w:val="0"/>
      <w:marRight w:val="0"/>
      <w:marTop w:val="0"/>
      <w:marBottom w:val="0"/>
      <w:divBdr>
        <w:top w:val="none" w:sz="0" w:space="0" w:color="auto"/>
        <w:left w:val="none" w:sz="0" w:space="0" w:color="auto"/>
        <w:bottom w:val="none" w:sz="0" w:space="0" w:color="auto"/>
        <w:right w:val="none" w:sz="0" w:space="0" w:color="auto"/>
      </w:divBdr>
      <w:divsChild>
        <w:div w:id="863520616">
          <w:marLeft w:val="0"/>
          <w:marRight w:val="0"/>
          <w:marTop w:val="0"/>
          <w:marBottom w:val="0"/>
          <w:divBdr>
            <w:top w:val="none" w:sz="0" w:space="0" w:color="auto"/>
            <w:left w:val="none" w:sz="0" w:space="0" w:color="auto"/>
            <w:bottom w:val="none" w:sz="0" w:space="0" w:color="auto"/>
            <w:right w:val="none" w:sz="0" w:space="0" w:color="auto"/>
          </w:divBdr>
          <w:divsChild>
            <w:div w:id="728917082">
              <w:marLeft w:val="0"/>
              <w:marRight w:val="0"/>
              <w:marTop w:val="0"/>
              <w:marBottom w:val="0"/>
              <w:divBdr>
                <w:top w:val="none" w:sz="0" w:space="0" w:color="auto"/>
                <w:left w:val="none" w:sz="0" w:space="0" w:color="auto"/>
                <w:bottom w:val="none" w:sz="0" w:space="0" w:color="auto"/>
                <w:right w:val="none" w:sz="0" w:space="0" w:color="auto"/>
              </w:divBdr>
            </w:div>
            <w:div w:id="1785272454">
              <w:marLeft w:val="0"/>
              <w:marRight w:val="0"/>
              <w:marTop w:val="0"/>
              <w:marBottom w:val="0"/>
              <w:divBdr>
                <w:top w:val="none" w:sz="0" w:space="0" w:color="auto"/>
                <w:left w:val="none" w:sz="0" w:space="0" w:color="auto"/>
                <w:bottom w:val="none" w:sz="0" w:space="0" w:color="auto"/>
                <w:right w:val="none" w:sz="0" w:space="0" w:color="auto"/>
              </w:divBdr>
            </w:div>
            <w:div w:id="1775053496">
              <w:marLeft w:val="0"/>
              <w:marRight w:val="0"/>
              <w:marTop w:val="0"/>
              <w:marBottom w:val="0"/>
              <w:divBdr>
                <w:top w:val="none" w:sz="0" w:space="0" w:color="auto"/>
                <w:left w:val="none" w:sz="0" w:space="0" w:color="auto"/>
                <w:bottom w:val="none" w:sz="0" w:space="0" w:color="auto"/>
                <w:right w:val="none" w:sz="0" w:space="0" w:color="auto"/>
              </w:divBdr>
            </w:div>
            <w:div w:id="2087681653">
              <w:marLeft w:val="0"/>
              <w:marRight w:val="0"/>
              <w:marTop w:val="0"/>
              <w:marBottom w:val="0"/>
              <w:divBdr>
                <w:top w:val="none" w:sz="0" w:space="0" w:color="auto"/>
                <w:left w:val="none" w:sz="0" w:space="0" w:color="auto"/>
                <w:bottom w:val="none" w:sz="0" w:space="0" w:color="auto"/>
                <w:right w:val="none" w:sz="0" w:space="0" w:color="auto"/>
              </w:divBdr>
            </w:div>
            <w:div w:id="1950819391">
              <w:marLeft w:val="0"/>
              <w:marRight w:val="0"/>
              <w:marTop w:val="0"/>
              <w:marBottom w:val="0"/>
              <w:divBdr>
                <w:top w:val="none" w:sz="0" w:space="0" w:color="auto"/>
                <w:left w:val="none" w:sz="0" w:space="0" w:color="auto"/>
                <w:bottom w:val="none" w:sz="0" w:space="0" w:color="auto"/>
                <w:right w:val="none" w:sz="0" w:space="0" w:color="auto"/>
              </w:divBdr>
            </w:div>
            <w:div w:id="576672928">
              <w:marLeft w:val="0"/>
              <w:marRight w:val="0"/>
              <w:marTop w:val="0"/>
              <w:marBottom w:val="0"/>
              <w:divBdr>
                <w:top w:val="none" w:sz="0" w:space="0" w:color="auto"/>
                <w:left w:val="none" w:sz="0" w:space="0" w:color="auto"/>
                <w:bottom w:val="none" w:sz="0" w:space="0" w:color="auto"/>
                <w:right w:val="none" w:sz="0" w:space="0" w:color="auto"/>
              </w:divBdr>
            </w:div>
            <w:div w:id="416100547">
              <w:marLeft w:val="0"/>
              <w:marRight w:val="0"/>
              <w:marTop w:val="0"/>
              <w:marBottom w:val="0"/>
              <w:divBdr>
                <w:top w:val="none" w:sz="0" w:space="0" w:color="auto"/>
                <w:left w:val="none" w:sz="0" w:space="0" w:color="auto"/>
                <w:bottom w:val="none" w:sz="0" w:space="0" w:color="auto"/>
                <w:right w:val="none" w:sz="0" w:space="0" w:color="auto"/>
              </w:divBdr>
            </w:div>
            <w:div w:id="902835291">
              <w:marLeft w:val="0"/>
              <w:marRight w:val="0"/>
              <w:marTop w:val="0"/>
              <w:marBottom w:val="0"/>
              <w:divBdr>
                <w:top w:val="none" w:sz="0" w:space="0" w:color="auto"/>
                <w:left w:val="none" w:sz="0" w:space="0" w:color="auto"/>
                <w:bottom w:val="none" w:sz="0" w:space="0" w:color="auto"/>
                <w:right w:val="none" w:sz="0" w:space="0" w:color="auto"/>
              </w:divBdr>
            </w:div>
            <w:div w:id="1101606747">
              <w:marLeft w:val="0"/>
              <w:marRight w:val="0"/>
              <w:marTop w:val="0"/>
              <w:marBottom w:val="0"/>
              <w:divBdr>
                <w:top w:val="none" w:sz="0" w:space="0" w:color="auto"/>
                <w:left w:val="none" w:sz="0" w:space="0" w:color="auto"/>
                <w:bottom w:val="none" w:sz="0" w:space="0" w:color="auto"/>
                <w:right w:val="none" w:sz="0" w:space="0" w:color="auto"/>
              </w:divBdr>
            </w:div>
            <w:div w:id="1456175814">
              <w:marLeft w:val="0"/>
              <w:marRight w:val="0"/>
              <w:marTop w:val="0"/>
              <w:marBottom w:val="0"/>
              <w:divBdr>
                <w:top w:val="none" w:sz="0" w:space="0" w:color="auto"/>
                <w:left w:val="none" w:sz="0" w:space="0" w:color="auto"/>
                <w:bottom w:val="none" w:sz="0" w:space="0" w:color="auto"/>
                <w:right w:val="none" w:sz="0" w:space="0" w:color="auto"/>
              </w:divBdr>
            </w:div>
            <w:div w:id="490678230">
              <w:marLeft w:val="0"/>
              <w:marRight w:val="0"/>
              <w:marTop w:val="0"/>
              <w:marBottom w:val="0"/>
              <w:divBdr>
                <w:top w:val="none" w:sz="0" w:space="0" w:color="auto"/>
                <w:left w:val="none" w:sz="0" w:space="0" w:color="auto"/>
                <w:bottom w:val="none" w:sz="0" w:space="0" w:color="auto"/>
                <w:right w:val="none" w:sz="0" w:space="0" w:color="auto"/>
              </w:divBdr>
            </w:div>
            <w:div w:id="1457480275">
              <w:marLeft w:val="0"/>
              <w:marRight w:val="0"/>
              <w:marTop w:val="0"/>
              <w:marBottom w:val="0"/>
              <w:divBdr>
                <w:top w:val="none" w:sz="0" w:space="0" w:color="auto"/>
                <w:left w:val="none" w:sz="0" w:space="0" w:color="auto"/>
                <w:bottom w:val="none" w:sz="0" w:space="0" w:color="auto"/>
                <w:right w:val="none" w:sz="0" w:space="0" w:color="auto"/>
              </w:divBdr>
            </w:div>
            <w:div w:id="1081834883">
              <w:marLeft w:val="0"/>
              <w:marRight w:val="0"/>
              <w:marTop w:val="0"/>
              <w:marBottom w:val="0"/>
              <w:divBdr>
                <w:top w:val="none" w:sz="0" w:space="0" w:color="auto"/>
                <w:left w:val="none" w:sz="0" w:space="0" w:color="auto"/>
                <w:bottom w:val="none" w:sz="0" w:space="0" w:color="auto"/>
                <w:right w:val="none" w:sz="0" w:space="0" w:color="auto"/>
              </w:divBdr>
            </w:div>
            <w:div w:id="974524678">
              <w:marLeft w:val="0"/>
              <w:marRight w:val="0"/>
              <w:marTop w:val="0"/>
              <w:marBottom w:val="0"/>
              <w:divBdr>
                <w:top w:val="none" w:sz="0" w:space="0" w:color="auto"/>
                <w:left w:val="none" w:sz="0" w:space="0" w:color="auto"/>
                <w:bottom w:val="none" w:sz="0" w:space="0" w:color="auto"/>
                <w:right w:val="none" w:sz="0" w:space="0" w:color="auto"/>
              </w:divBdr>
            </w:div>
            <w:div w:id="324822479">
              <w:marLeft w:val="0"/>
              <w:marRight w:val="0"/>
              <w:marTop w:val="0"/>
              <w:marBottom w:val="0"/>
              <w:divBdr>
                <w:top w:val="none" w:sz="0" w:space="0" w:color="auto"/>
                <w:left w:val="none" w:sz="0" w:space="0" w:color="auto"/>
                <w:bottom w:val="none" w:sz="0" w:space="0" w:color="auto"/>
                <w:right w:val="none" w:sz="0" w:space="0" w:color="auto"/>
              </w:divBdr>
            </w:div>
            <w:div w:id="1314682668">
              <w:marLeft w:val="0"/>
              <w:marRight w:val="0"/>
              <w:marTop w:val="0"/>
              <w:marBottom w:val="0"/>
              <w:divBdr>
                <w:top w:val="none" w:sz="0" w:space="0" w:color="auto"/>
                <w:left w:val="none" w:sz="0" w:space="0" w:color="auto"/>
                <w:bottom w:val="none" w:sz="0" w:space="0" w:color="auto"/>
                <w:right w:val="none" w:sz="0" w:space="0" w:color="auto"/>
              </w:divBdr>
            </w:div>
            <w:div w:id="2002731175">
              <w:marLeft w:val="0"/>
              <w:marRight w:val="0"/>
              <w:marTop w:val="0"/>
              <w:marBottom w:val="0"/>
              <w:divBdr>
                <w:top w:val="none" w:sz="0" w:space="0" w:color="auto"/>
                <w:left w:val="none" w:sz="0" w:space="0" w:color="auto"/>
                <w:bottom w:val="none" w:sz="0" w:space="0" w:color="auto"/>
                <w:right w:val="none" w:sz="0" w:space="0" w:color="auto"/>
              </w:divBdr>
            </w:div>
            <w:div w:id="1823111956">
              <w:marLeft w:val="0"/>
              <w:marRight w:val="0"/>
              <w:marTop w:val="0"/>
              <w:marBottom w:val="0"/>
              <w:divBdr>
                <w:top w:val="none" w:sz="0" w:space="0" w:color="auto"/>
                <w:left w:val="none" w:sz="0" w:space="0" w:color="auto"/>
                <w:bottom w:val="none" w:sz="0" w:space="0" w:color="auto"/>
                <w:right w:val="none" w:sz="0" w:space="0" w:color="auto"/>
              </w:divBdr>
            </w:div>
            <w:div w:id="1212184735">
              <w:marLeft w:val="0"/>
              <w:marRight w:val="0"/>
              <w:marTop w:val="0"/>
              <w:marBottom w:val="0"/>
              <w:divBdr>
                <w:top w:val="none" w:sz="0" w:space="0" w:color="auto"/>
                <w:left w:val="none" w:sz="0" w:space="0" w:color="auto"/>
                <w:bottom w:val="none" w:sz="0" w:space="0" w:color="auto"/>
                <w:right w:val="none" w:sz="0" w:space="0" w:color="auto"/>
              </w:divBdr>
            </w:div>
            <w:div w:id="561989129">
              <w:marLeft w:val="0"/>
              <w:marRight w:val="0"/>
              <w:marTop w:val="0"/>
              <w:marBottom w:val="0"/>
              <w:divBdr>
                <w:top w:val="none" w:sz="0" w:space="0" w:color="auto"/>
                <w:left w:val="none" w:sz="0" w:space="0" w:color="auto"/>
                <w:bottom w:val="none" w:sz="0" w:space="0" w:color="auto"/>
                <w:right w:val="none" w:sz="0" w:space="0" w:color="auto"/>
              </w:divBdr>
            </w:div>
            <w:div w:id="1656639889">
              <w:marLeft w:val="0"/>
              <w:marRight w:val="0"/>
              <w:marTop w:val="0"/>
              <w:marBottom w:val="0"/>
              <w:divBdr>
                <w:top w:val="none" w:sz="0" w:space="0" w:color="auto"/>
                <w:left w:val="none" w:sz="0" w:space="0" w:color="auto"/>
                <w:bottom w:val="none" w:sz="0" w:space="0" w:color="auto"/>
                <w:right w:val="none" w:sz="0" w:space="0" w:color="auto"/>
              </w:divBdr>
            </w:div>
            <w:div w:id="948005775">
              <w:marLeft w:val="0"/>
              <w:marRight w:val="0"/>
              <w:marTop w:val="0"/>
              <w:marBottom w:val="0"/>
              <w:divBdr>
                <w:top w:val="none" w:sz="0" w:space="0" w:color="auto"/>
                <w:left w:val="none" w:sz="0" w:space="0" w:color="auto"/>
                <w:bottom w:val="none" w:sz="0" w:space="0" w:color="auto"/>
                <w:right w:val="none" w:sz="0" w:space="0" w:color="auto"/>
              </w:divBdr>
            </w:div>
            <w:div w:id="1211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68">
      <w:bodyDiv w:val="1"/>
      <w:marLeft w:val="0"/>
      <w:marRight w:val="0"/>
      <w:marTop w:val="0"/>
      <w:marBottom w:val="0"/>
      <w:divBdr>
        <w:top w:val="none" w:sz="0" w:space="0" w:color="auto"/>
        <w:left w:val="none" w:sz="0" w:space="0" w:color="auto"/>
        <w:bottom w:val="none" w:sz="0" w:space="0" w:color="auto"/>
        <w:right w:val="none" w:sz="0" w:space="0" w:color="auto"/>
      </w:divBdr>
    </w:div>
    <w:div w:id="12845374">
      <w:bodyDiv w:val="1"/>
      <w:marLeft w:val="0"/>
      <w:marRight w:val="0"/>
      <w:marTop w:val="0"/>
      <w:marBottom w:val="0"/>
      <w:divBdr>
        <w:top w:val="none" w:sz="0" w:space="0" w:color="auto"/>
        <w:left w:val="none" w:sz="0" w:space="0" w:color="auto"/>
        <w:bottom w:val="none" w:sz="0" w:space="0" w:color="auto"/>
        <w:right w:val="none" w:sz="0" w:space="0" w:color="auto"/>
      </w:divBdr>
    </w:div>
    <w:div w:id="45688315">
      <w:bodyDiv w:val="1"/>
      <w:marLeft w:val="0"/>
      <w:marRight w:val="0"/>
      <w:marTop w:val="0"/>
      <w:marBottom w:val="0"/>
      <w:divBdr>
        <w:top w:val="none" w:sz="0" w:space="0" w:color="auto"/>
        <w:left w:val="none" w:sz="0" w:space="0" w:color="auto"/>
        <w:bottom w:val="none" w:sz="0" w:space="0" w:color="auto"/>
        <w:right w:val="none" w:sz="0" w:space="0" w:color="auto"/>
      </w:divBdr>
    </w:div>
    <w:div w:id="55208976">
      <w:bodyDiv w:val="1"/>
      <w:marLeft w:val="0"/>
      <w:marRight w:val="0"/>
      <w:marTop w:val="0"/>
      <w:marBottom w:val="0"/>
      <w:divBdr>
        <w:top w:val="none" w:sz="0" w:space="0" w:color="auto"/>
        <w:left w:val="none" w:sz="0" w:space="0" w:color="auto"/>
        <w:bottom w:val="none" w:sz="0" w:space="0" w:color="auto"/>
        <w:right w:val="none" w:sz="0" w:space="0" w:color="auto"/>
      </w:divBdr>
    </w:div>
    <w:div w:id="61099550">
      <w:bodyDiv w:val="1"/>
      <w:marLeft w:val="0"/>
      <w:marRight w:val="0"/>
      <w:marTop w:val="0"/>
      <w:marBottom w:val="0"/>
      <w:divBdr>
        <w:top w:val="none" w:sz="0" w:space="0" w:color="auto"/>
        <w:left w:val="none" w:sz="0" w:space="0" w:color="auto"/>
        <w:bottom w:val="none" w:sz="0" w:space="0" w:color="auto"/>
        <w:right w:val="none" w:sz="0" w:space="0" w:color="auto"/>
      </w:divBdr>
      <w:divsChild>
        <w:div w:id="1442988207">
          <w:marLeft w:val="0"/>
          <w:marRight w:val="0"/>
          <w:marTop w:val="0"/>
          <w:marBottom w:val="0"/>
          <w:divBdr>
            <w:top w:val="none" w:sz="0" w:space="0" w:color="auto"/>
            <w:left w:val="none" w:sz="0" w:space="0" w:color="auto"/>
            <w:bottom w:val="none" w:sz="0" w:space="0" w:color="auto"/>
            <w:right w:val="none" w:sz="0" w:space="0" w:color="auto"/>
          </w:divBdr>
          <w:divsChild>
            <w:div w:id="393311679">
              <w:marLeft w:val="0"/>
              <w:marRight w:val="0"/>
              <w:marTop w:val="0"/>
              <w:marBottom w:val="0"/>
              <w:divBdr>
                <w:top w:val="none" w:sz="0" w:space="0" w:color="auto"/>
                <w:left w:val="none" w:sz="0" w:space="0" w:color="auto"/>
                <w:bottom w:val="none" w:sz="0" w:space="0" w:color="auto"/>
                <w:right w:val="none" w:sz="0" w:space="0" w:color="auto"/>
              </w:divBdr>
              <w:divsChild>
                <w:div w:id="8163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5487">
      <w:bodyDiv w:val="1"/>
      <w:marLeft w:val="0"/>
      <w:marRight w:val="0"/>
      <w:marTop w:val="0"/>
      <w:marBottom w:val="0"/>
      <w:divBdr>
        <w:top w:val="none" w:sz="0" w:space="0" w:color="auto"/>
        <w:left w:val="none" w:sz="0" w:space="0" w:color="auto"/>
        <w:bottom w:val="none" w:sz="0" w:space="0" w:color="auto"/>
        <w:right w:val="none" w:sz="0" w:space="0" w:color="auto"/>
      </w:divBdr>
      <w:divsChild>
        <w:div w:id="347415111">
          <w:marLeft w:val="0"/>
          <w:marRight w:val="0"/>
          <w:marTop w:val="0"/>
          <w:marBottom w:val="0"/>
          <w:divBdr>
            <w:top w:val="none" w:sz="0" w:space="0" w:color="auto"/>
            <w:left w:val="none" w:sz="0" w:space="0" w:color="auto"/>
            <w:bottom w:val="none" w:sz="0" w:space="0" w:color="auto"/>
            <w:right w:val="none" w:sz="0" w:space="0" w:color="auto"/>
          </w:divBdr>
          <w:divsChild>
            <w:div w:id="14353282">
              <w:marLeft w:val="0"/>
              <w:marRight w:val="0"/>
              <w:marTop w:val="0"/>
              <w:marBottom w:val="0"/>
              <w:divBdr>
                <w:top w:val="none" w:sz="0" w:space="0" w:color="auto"/>
                <w:left w:val="none" w:sz="0" w:space="0" w:color="auto"/>
                <w:bottom w:val="none" w:sz="0" w:space="0" w:color="auto"/>
                <w:right w:val="none" w:sz="0" w:space="0" w:color="auto"/>
              </w:divBdr>
            </w:div>
            <w:div w:id="41174007">
              <w:marLeft w:val="0"/>
              <w:marRight w:val="0"/>
              <w:marTop w:val="0"/>
              <w:marBottom w:val="0"/>
              <w:divBdr>
                <w:top w:val="none" w:sz="0" w:space="0" w:color="auto"/>
                <w:left w:val="none" w:sz="0" w:space="0" w:color="auto"/>
                <w:bottom w:val="none" w:sz="0" w:space="0" w:color="auto"/>
                <w:right w:val="none" w:sz="0" w:space="0" w:color="auto"/>
              </w:divBdr>
            </w:div>
            <w:div w:id="41908015">
              <w:marLeft w:val="0"/>
              <w:marRight w:val="0"/>
              <w:marTop w:val="0"/>
              <w:marBottom w:val="0"/>
              <w:divBdr>
                <w:top w:val="none" w:sz="0" w:space="0" w:color="auto"/>
                <w:left w:val="none" w:sz="0" w:space="0" w:color="auto"/>
                <w:bottom w:val="none" w:sz="0" w:space="0" w:color="auto"/>
                <w:right w:val="none" w:sz="0" w:space="0" w:color="auto"/>
              </w:divBdr>
            </w:div>
            <w:div w:id="72899561">
              <w:marLeft w:val="0"/>
              <w:marRight w:val="0"/>
              <w:marTop w:val="0"/>
              <w:marBottom w:val="0"/>
              <w:divBdr>
                <w:top w:val="none" w:sz="0" w:space="0" w:color="auto"/>
                <w:left w:val="none" w:sz="0" w:space="0" w:color="auto"/>
                <w:bottom w:val="none" w:sz="0" w:space="0" w:color="auto"/>
                <w:right w:val="none" w:sz="0" w:space="0" w:color="auto"/>
              </w:divBdr>
            </w:div>
            <w:div w:id="80571805">
              <w:marLeft w:val="0"/>
              <w:marRight w:val="0"/>
              <w:marTop w:val="0"/>
              <w:marBottom w:val="0"/>
              <w:divBdr>
                <w:top w:val="none" w:sz="0" w:space="0" w:color="auto"/>
                <w:left w:val="none" w:sz="0" w:space="0" w:color="auto"/>
                <w:bottom w:val="none" w:sz="0" w:space="0" w:color="auto"/>
                <w:right w:val="none" w:sz="0" w:space="0" w:color="auto"/>
              </w:divBdr>
            </w:div>
            <w:div w:id="86585156">
              <w:marLeft w:val="0"/>
              <w:marRight w:val="0"/>
              <w:marTop w:val="0"/>
              <w:marBottom w:val="0"/>
              <w:divBdr>
                <w:top w:val="none" w:sz="0" w:space="0" w:color="auto"/>
                <w:left w:val="none" w:sz="0" w:space="0" w:color="auto"/>
                <w:bottom w:val="none" w:sz="0" w:space="0" w:color="auto"/>
                <w:right w:val="none" w:sz="0" w:space="0" w:color="auto"/>
              </w:divBdr>
            </w:div>
            <w:div w:id="139544350">
              <w:marLeft w:val="0"/>
              <w:marRight w:val="0"/>
              <w:marTop w:val="0"/>
              <w:marBottom w:val="0"/>
              <w:divBdr>
                <w:top w:val="none" w:sz="0" w:space="0" w:color="auto"/>
                <w:left w:val="none" w:sz="0" w:space="0" w:color="auto"/>
                <w:bottom w:val="none" w:sz="0" w:space="0" w:color="auto"/>
                <w:right w:val="none" w:sz="0" w:space="0" w:color="auto"/>
              </w:divBdr>
            </w:div>
            <w:div w:id="148524404">
              <w:marLeft w:val="0"/>
              <w:marRight w:val="0"/>
              <w:marTop w:val="0"/>
              <w:marBottom w:val="0"/>
              <w:divBdr>
                <w:top w:val="none" w:sz="0" w:space="0" w:color="auto"/>
                <w:left w:val="none" w:sz="0" w:space="0" w:color="auto"/>
                <w:bottom w:val="none" w:sz="0" w:space="0" w:color="auto"/>
                <w:right w:val="none" w:sz="0" w:space="0" w:color="auto"/>
              </w:divBdr>
            </w:div>
            <w:div w:id="166992047">
              <w:marLeft w:val="0"/>
              <w:marRight w:val="0"/>
              <w:marTop w:val="0"/>
              <w:marBottom w:val="0"/>
              <w:divBdr>
                <w:top w:val="none" w:sz="0" w:space="0" w:color="auto"/>
                <w:left w:val="none" w:sz="0" w:space="0" w:color="auto"/>
                <w:bottom w:val="none" w:sz="0" w:space="0" w:color="auto"/>
                <w:right w:val="none" w:sz="0" w:space="0" w:color="auto"/>
              </w:divBdr>
            </w:div>
            <w:div w:id="224880816">
              <w:marLeft w:val="0"/>
              <w:marRight w:val="0"/>
              <w:marTop w:val="0"/>
              <w:marBottom w:val="0"/>
              <w:divBdr>
                <w:top w:val="none" w:sz="0" w:space="0" w:color="auto"/>
                <w:left w:val="none" w:sz="0" w:space="0" w:color="auto"/>
                <w:bottom w:val="none" w:sz="0" w:space="0" w:color="auto"/>
                <w:right w:val="none" w:sz="0" w:space="0" w:color="auto"/>
              </w:divBdr>
            </w:div>
            <w:div w:id="284387295">
              <w:marLeft w:val="0"/>
              <w:marRight w:val="0"/>
              <w:marTop w:val="0"/>
              <w:marBottom w:val="0"/>
              <w:divBdr>
                <w:top w:val="none" w:sz="0" w:space="0" w:color="auto"/>
                <w:left w:val="none" w:sz="0" w:space="0" w:color="auto"/>
                <w:bottom w:val="none" w:sz="0" w:space="0" w:color="auto"/>
                <w:right w:val="none" w:sz="0" w:space="0" w:color="auto"/>
              </w:divBdr>
            </w:div>
            <w:div w:id="311368965">
              <w:marLeft w:val="0"/>
              <w:marRight w:val="0"/>
              <w:marTop w:val="0"/>
              <w:marBottom w:val="0"/>
              <w:divBdr>
                <w:top w:val="none" w:sz="0" w:space="0" w:color="auto"/>
                <w:left w:val="none" w:sz="0" w:space="0" w:color="auto"/>
                <w:bottom w:val="none" w:sz="0" w:space="0" w:color="auto"/>
                <w:right w:val="none" w:sz="0" w:space="0" w:color="auto"/>
              </w:divBdr>
            </w:div>
            <w:div w:id="321010773">
              <w:marLeft w:val="0"/>
              <w:marRight w:val="0"/>
              <w:marTop w:val="0"/>
              <w:marBottom w:val="0"/>
              <w:divBdr>
                <w:top w:val="none" w:sz="0" w:space="0" w:color="auto"/>
                <w:left w:val="none" w:sz="0" w:space="0" w:color="auto"/>
                <w:bottom w:val="none" w:sz="0" w:space="0" w:color="auto"/>
                <w:right w:val="none" w:sz="0" w:space="0" w:color="auto"/>
              </w:divBdr>
            </w:div>
            <w:div w:id="372996468">
              <w:marLeft w:val="0"/>
              <w:marRight w:val="0"/>
              <w:marTop w:val="0"/>
              <w:marBottom w:val="0"/>
              <w:divBdr>
                <w:top w:val="none" w:sz="0" w:space="0" w:color="auto"/>
                <w:left w:val="none" w:sz="0" w:space="0" w:color="auto"/>
                <w:bottom w:val="none" w:sz="0" w:space="0" w:color="auto"/>
                <w:right w:val="none" w:sz="0" w:space="0" w:color="auto"/>
              </w:divBdr>
            </w:div>
            <w:div w:id="398330694">
              <w:marLeft w:val="0"/>
              <w:marRight w:val="0"/>
              <w:marTop w:val="0"/>
              <w:marBottom w:val="0"/>
              <w:divBdr>
                <w:top w:val="none" w:sz="0" w:space="0" w:color="auto"/>
                <w:left w:val="none" w:sz="0" w:space="0" w:color="auto"/>
                <w:bottom w:val="none" w:sz="0" w:space="0" w:color="auto"/>
                <w:right w:val="none" w:sz="0" w:space="0" w:color="auto"/>
              </w:divBdr>
            </w:div>
            <w:div w:id="429469815">
              <w:marLeft w:val="0"/>
              <w:marRight w:val="0"/>
              <w:marTop w:val="0"/>
              <w:marBottom w:val="0"/>
              <w:divBdr>
                <w:top w:val="none" w:sz="0" w:space="0" w:color="auto"/>
                <w:left w:val="none" w:sz="0" w:space="0" w:color="auto"/>
                <w:bottom w:val="none" w:sz="0" w:space="0" w:color="auto"/>
                <w:right w:val="none" w:sz="0" w:space="0" w:color="auto"/>
              </w:divBdr>
            </w:div>
            <w:div w:id="436289242">
              <w:marLeft w:val="0"/>
              <w:marRight w:val="0"/>
              <w:marTop w:val="0"/>
              <w:marBottom w:val="0"/>
              <w:divBdr>
                <w:top w:val="none" w:sz="0" w:space="0" w:color="auto"/>
                <w:left w:val="none" w:sz="0" w:space="0" w:color="auto"/>
                <w:bottom w:val="none" w:sz="0" w:space="0" w:color="auto"/>
                <w:right w:val="none" w:sz="0" w:space="0" w:color="auto"/>
              </w:divBdr>
            </w:div>
            <w:div w:id="571889109">
              <w:marLeft w:val="0"/>
              <w:marRight w:val="0"/>
              <w:marTop w:val="0"/>
              <w:marBottom w:val="0"/>
              <w:divBdr>
                <w:top w:val="none" w:sz="0" w:space="0" w:color="auto"/>
                <w:left w:val="none" w:sz="0" w:space="0" w:color="auto"/>
                <w:bottom w:val="none" w:sz="0" w:space="0" w:color="auto"/>
                <w:right w:val="none" w:sz="0" w:space="0" w:color="auto"/>
              </w:divBdr>
            </w:div>
            <w:div w:id="639578314">
              <w:marLeft w:val="0"/>
              <w:marRight w:val="0"/>
              <w:marTop w:val="0"/>
              <w:marBottom w:val="0"/>
              <w:divBdr>
                <w:top w:val="none" w:sz="0" w:space="0" w:color="auto"/>
                <w:left w:val="none" w:sz="0" w:space="0" w:color="auto"/>
                <w:bottom w:val="none" w:sz="0" w:space="0" w:color="auto"/>
                <w:right w:val="none" w:sz="0" w:space="0" w:color="auto"/>
              </w:divBdr>
            </w:div>
            <w:div w:id="687171778">
              <w:marLeft w:val="0"/>
              <w:marRight w:val="0"/>
              <w:marTop w:val="0"/>
              <w:marBottom w:val="0"/>
              <w:divBdr>
                <w:top w:val="none" w:sz="0" w:space="0" w:color="auto"/>
                <w:left w:val="none" w:sz="0" w:space="0" w:color="auto"/>
                <w:bottom w:val="none" w:sz="0" w:space="0" w:color="auto"/>
                <w:right w:val="none" w:sz="0" w:space="0" w:color="auto"/>
              </w:divBdr>
            </w:div>
            <w:div w:id="705064396">
              <w:marLeft w:val="0"/>
              <w:marRight w:val="0"/>
              <w:marTop w:val="0"/>
              <w:marBottom w:val="0"/>
              <w:divBdr>
                <w:top w:val="none" w:sz="0" w:space="0" w:color="auto"/>
                <w:left w:val="none" w:sz="0" w:space="0" w:color="auto"/>
                <w:bottom w:val="none" w:sz="0" w:space="0" w:color="auto"/>
                <w:right w:val="none" w:sz="0" w:space="0" w:color="auto"/>
              </w:divBdr>
            </w:div>
            <w:div w:id="708069729">
              <w:marLeft w:val="0"/>
              <w:marRight w:val="0"/>
              <w:marTop w:val="0"/>
              <w:marBottom w:val="0"/>
              <w:divBdr>
                <w:top w:val="none" w:sz="0" w:space="0" w:color="auto"/>
                <w:left w:val="none" w:sz="0" w:space="0" w:color="auto"/>
                <w:bottom w:val="none" w:sz="0" w:space="0" w:color="auto"/>
                <w:right w:val="none" w:sz="0" w:space="0" w:color="auto"/>
              </w:divBdr>
            </w:div>
            <w:div w:id="728771970">
              <w:marLeft w:val="0"/>
              <w:marRight w:val="0"/>
              <w:marTop w:val="0"/>
              <w:marBottom w:val="0"/>
              <w:divBdr>
                <w:top w:val="none" w:sz="0" w:space="0" w:color="auto"/>
                <w:left w:val="none" w:sz="0" w:space="0" w:color="auto"/>
                <w:bottom w:val="none" w:sz="0" w:space="0" w:color="auto"/>
                <w:right w:val="none" w:sz="0" w:space="0" w:color="auto"/>
              </w:divBdr>
            </w:div>
            <w:div w:id="825127187">
              <w:marLeft w:val="0"/>
              <w:marRight w:val="0"/>
              <w:marTop w:val="0"/>
              <w:marBottom w:val="0"/>
              <w:divBdr>
                <w:top w:val="none" w:sz="0" w:space="0" w:color="auto"/>
                <w:left w:val="none" w:sz="0" w:space="0" w:color="auto"/>
                <w:bottom w:val="none" w:sz="0" w:space="0" w:color="auto"/>
                <w:right w:val="none" w:sz="0" w:space="0" w:color="auto"/>
              </w:divBdr>
            </w:div>
            <w:div w:id="894778240">
              <w:marLeft w:val="0"/>
              <w:marRight w:val="0"/>
              <w:marTop w:val="0"/>
              <w:marBottom w:val="0"/>
              <w:divBdr>
                <w:top w:val="none" w:sz="0" w:space="0" w:color="auto"/>
                <w:left w:val="none" w:sz="0" w:space="0" w:color="auto"/>
                <w:bottom w:val="none" w:sz="0" w:space="0" w:color="auto"/>
                <w:right w:val="none" w:sz="0" w:space="0" w:color="auto"/>
              </w:divBdr>
            </w:div>
            <w:div w:id="981276438">
              <w:marLeft w:val="0"/>
              <w:marRight w:val="0"/>
              <w:marTop w:val="0"/>
              <w:marBottom w:val="0"/>
              <w:divBdr>
                <w:top w:val="none" w:sz="0" w:space="0" w:color="auto"/>
                <w:left w:val="none" w:sz="0" w:space="0" w:color="auto"/>
                <w:bottom w:val="none" w:sz="0" w:space="0" w:color="auto"/>
                <w:right w:val="none" w:sz="0" w:space="0" w:color="auto"/>
              </w:divBdr>
            </w:div>
            <w:div w:id="1091582521">
              <w:marLeft w:val="0"/>
              <w:marRight w:val="0"/>
              <w:marTop w:val="0"/>
              <w:marBottom w:val="0"/>
              <w:divBdr>
                <w:top w:val="none" w:sz="0" w:space="0" w:color="auto"/>
                <w:left w:val="none" w:sz="0" w:space="0" w:color="auto"/>
                <w:bottom w:val="none" w:sz="0" w:space="0" w:color="auto"/>
                <w:right w:val="none" w:sz="0" w:space="0" w:color="auto"/>
              </w:divBdr>
            </w:div>
            <w:div w:id="1102991997">
              <w:marLeft w:val="0"/>
              <w:marRight w:val="0"/>
              <w:marTop w:val="0"/>
              <w:marBottom w:val="0"/>
              <w:divBdr>
                <w:top w:val="none" w:sz="0" w:space="0" w:color="auto"/>
                <w:left w:val="none" w:sz="0" w:space="0" w:color="auto"/>
                <w:bottom w:val="none" w:sz="0" w:space="0" w:color="auto"/>
                <w:right w:val="none" w:sz="0" w:space="0" w:color="auto"/>
              </w:divBdr>
            </w:div>
            <w:div w:id="1128474045">
              <w:marLeft w:val="0"/>
              <w:marRight w:val="0"/>
              <w:marTop w:val="0"/>
              <w:marBottom w:val="0"/>
              <w:divBdr>
                <w:top w:val="none" w:sz="0" w:space="0" w:color="auto"/>
                <w:left w:val="none" w:sz="0" w:space="0" w:color="auto"/>
                <w:bottom w:val="none" w:sz="0" w:space="0" w:color="auto"/>
                <w:right w:val="none" w:sz="0" w:space="0" w:color="auto"/>
              </w:divBdr>
            </w:div>
            <w:div w:id="1140414584">
              <w:marLeft w:val="0"/>
              <w:marRight w:val="0"/>
              <w:marTop w:val="0"/>
              <w:marBottom w:val="0"/>
              <w:divBdr>
                <w:top w:val="none" w:sz="0" w:space="0" w:color="auto"/>
                <w:left w:val="none" w:sz="0" w:space="0" w:color="auto"/>
                <w:bottom w:val="none" w:sz="0" w:space="0" w:color="auto"/>
                <w:right w:val="none" w:sz="0" w:space="0" w:color="auto"/>
              </w:divBdr>
            </w:div>
            <w:div w:id="1233659026">
              <w:marLeft w:val="0"/>
              <w:marRight w:val="0"/>
              <w:marTop w:val="0"/>
              <w:marBottom w:val="0"/>
              <w:divBdr>
                <w:top w:val="none" w:sz="0" w:space="0" w:color="auto"/>
                <w:left w:val="none" w:sz="0" w:space="0" w:color="auto"/>
                <w:bottom w:val="none" w:sz="0" w:space="0" w:color="auto"/>
                <w:right w:val="none" w:sz="0" w:space="0" w:color="auto"/>
              </w:divBdr>
            </w:div>
            <w:div w:id="1291398496">
              <w:marLeft w:val="0"/>
              <w:marRight w:val="0"/>
              <w:marTop w:val="0"/>
              <w:marBottom w:val="0"/>
              <w:divBdr>
                <w:top w:val="none" w:sz="0" w:space="0" w:color="auto"/>
                <w:left w:val="none" w:sz="0" w:space="0" w:color="auto"/>
                <w:bottom w:val="none" w:sz="0" w:space="0" w:color="auto"/>
                <w:right w:val="none" w:sz="0" w:space="0" w:color="auto"/>
              </w:divBdr>
            </w:div>
            <w:div w:id="1324554579">
              <w:marLeft w:val="0"/>
              <w:marRight w:val="0"/>
              <w:marTop w:val="0"/>
              <w:marBottom w:val="0"/>
              <w:divBdr>
                <w:top w:val="none" w:sz="0" w:space="0" w:color="auto"/>
                <w:left w:val="none" w:sz="0" w:space="0" w:color="auto"/>
                <w:bottom w:val="none" w:sz="0" w:space="0" w:color="auto"/>
                <w:right w:val="none" w:sz="0" w:space="0" w:color="auto"/>
              </w:divBdr>
            </w:div>
            <w:div w:id="1353652979">
              <w:marLeft w:val="0"/>
              <w:marRight w:val="0"/>
              <w:marTop w:val="0"/>
              <w:marBottom w:val="0"/>
              <w:divBdr>
                <w:top w:val="none" w:sz="0" w:space="0" w:color="auto"/>
                <w:left w:val="none" w:sz="0" w:space="0" w:color="auto"/>
                <w:bottom w:val="none" w:sz="0" w:space="0" w:color="auto"/>
                <w:right w:val="none" w:sz="0" w:space="0" w:color="auto"/>
              </w:divBdr>
            </w:div>
            <w:div w:id="1376082659">
              <w:marLeft w:val="0"/>
              <w:marRight w:val="0"/>
              <w:marTop w:val="0"/>
              <w:marBottom w:val="0"/>
              <w:divBdr>
                <w:top w:val="none" w:sz="0" w:space="0" w:color="auto"/>
                <w:left w:val="none" w:sz="0" w:space="0" w:color="auto"/>
                <w:bottom w:val="none" w:sz="0" w:space="0" w:color="auto"/>
                <w:right w:val="none" w:sz="0" w:space="0" w:color="auto"/>
              </w:divBdr>
            </w:div>
            <w:div w:id="1397053023">
              <w:marLeft w:val="0"/>
              <w:marRight w:val="0"/>
              <w:marTop w:val="0"/>
              <w:marBottom w:val="0"/>
              <w:divBdr>
                <w:top w:val="none" w:sz="0" w:space="0" w:color="auto"/>
                <w:left w:val="none" w:sz="0" w:space="0" w:color="auto"/>
                <w:bottom w:val="none" w:sz="0" w:space="0" w:color="auto"/>
                <w:right w:val="none" w:sz="0" w:space="0" w:color="auto"/>
              </w:divBdr>
            </w:div>
            <w:div w:id="1423575228">
              <w:marLeft w:val="0"/>
              <w:marRight w:val="0"/>
              <w:marTop w:val="0"/>
              <w:marBottom w:val="0"/>
              <w:divBdr>
                <w:top w:val="none" w:sz="0" w:space="0" w:color="auto"/>
                <w:left w:val="none" w:sz="0" w:space="0" w:color="auto"/>
                <w:bottom w:val="none" w:sz="0" w:space="0" w:color="auto"/>
                <w:right w:val="none" w:sz="0" w:space="0" w:color="auto"/>
              </w:divBdr>
            </w:div>
            <w:div w:id="1432160365">
              <w:marLeft w:val="0"/>
              <w:marRight w:val="0"/>
              <w:marTop w:val="0"/>
              <w:marBottom w:val="0"/>
              <w:divBdr>
                <w:top w:val="none" w:sz="0" w:space="0" w:color="auto"/>
                <w:left w:val="none" w:sz="0" w:space="0" w:color="auto"/>
                <w:bottom w:val="none" w:sz="0" w:space="0" w:color="auto"/>
                <w:right w:val="none" w:sz="0" w:space="0" w:color="auto"/>
              </w:divBdr>
            </w:div>
            <w:div w:id="1463426420">
              <w:marLeft w:val="0"/>
              <w:marRight w:val="0"/>
              <w:marTop w:val="0"/>
              <w:marBottom w:val="0"/>
              <w:divBdr>
                <w:top w:val="none" w:sz="0" w:space="0" w:color="auto"/>
                <w:left w:val="none" w:sz="0" w:space="0" w:color="auto"/>
                <w:bottom w:val="none" w:sz="0" w:space="0" w:color="auto"/>
                <w:right w:val="none" w:sz="0" w:space="0" w:color="auto"/>
              </w:divBdr>
            </w:div>
            <w:div w:id="1467894082">
              <w:marLeft w:val="0"/>
              <w:marRight w:val="0"/>
              <w:marTop w:val="0"/>
              <w:marBottom w:val="0"/>
              <w:divBdr>
                <w:top w:val="none" w:sz="0" w:space="0" w:color="auto"/>
                <w:left w:val="none" w:sz="0" w:space="0" w:color="auto"/>
                <w:bottom w:val="none" w:sz="0" w:space="0" w:color="auto"/>
                <w:right w:val="none" w:sz="0" w:space="0" w:color="auto"/>
              </w:divBdr>
            </w:div>
            <w:div w:id="1487042861">
              <w:marLeft w:val="0"/>
              <w:marRight w:val="0"/>
              <w:marTop w:val="0"/>
              <w:marBottom w:val="0"/>
              <w:divBdr>
                <w:top w:val="none" w:sz="0" w:space="0" w:color="auto"/>
                <w:left w:val="none" w:sz="0" w:space="0" w:color="auto"/>
                <w:bottom w:val="none" w:sz="0" w:space="0" w:color="auto"/>
                <w:right w:val="none" w:sz="0" w:space="0" w:color="auto"/>
              </w:divBdr>
            </w:div>
            <w:div w:id="1487436213">
              <w:marLeft w:val="0"/>
              <w:marRight w:val="0"/>
              <w:marTop w:val="0"/>
              <w:marBottom w:val="0"/>
              <w:divBdr>
                <w:top w:val="none" w:sz="0" w:space="0" w:color="auto"/>
                <w:left w:val="none" w:sz="0" w:space="0" w:color="auto"/>
                <w:bottom w:val="none" w:sz="0" w:space="0" w:color="auto"/>
                <w:right w:val="none" w:sz="0" w:space="0" w:color="auto"/>
              </w:divBdr>
            </w:div>
            <w:div w:id="1503425656">
              <w:marLeft w:val="0"/>
              <w:marRight w:val="0"/>
              <w:marTop w:val="0"/>
              <w:marBottom w:val="0"/>
              <w:divBdr>
                <w:top w:val="none" w:sz="0" w:space="0" w:color="auto"/>
                <w:left w:val="none" w:sz="0" w:space="0" w:color="auto"/>
                <w:bottom w:val="none" w:sz="0" w:space="0" w:color="auto"/>
                <w:right w:val="none" w:sz="0" w:space="0" w:color="auto"/>
              </w:divBdr>
            </w:div>
            <w:div w:id="1563100555">
              <w:marLeft w:val="0"/>
              <w:marRight w:val="0"/>
              <w:marTop w:val="0"/>
              <w:marBottom w:val="0"/>
              <w:divBdr>
                <w:top w:val="none" w:sz="0" w:space="0" w:color="auto"/>
                <w:left w:val="none" w:sz="0" w:space="0" w:color="auto"/>
                <w:bottom w:val="none" w:sz="0" w:space="0" w:color="auto"/>
                <w:right w:val="none" w:sz="0" w:space="0" w:color="auto"/>
              </w:divBdr>
            </w:div>
            <w:div w:id="1684940439">
              <w:marLeft w:val="0"/>
              <w:marRight w:val="0"/>
              <w:marTop w:val="0"/>
              <w:marBottom w:val="0"/>
              <w:divBdr>
                <w:top w:val="none" w:sz="0" w:space="0" w:color="auto"/>
                <w:left w:val="none" w:sz="0" w:space="0" w:color="auto"/>
                <w:bottom w:val="none" w:sz="0" w:space="0" w:color="auto"/>
                <w:right w:val="none" w:sz="0" w:space="0" w:color="auto"/>
              </w:divBdr>
            </w:div>
            <w:div w:id="1798450774">
              <w:marLeft w:val="0"/>
              <w:marRight w:val="0"/>
              <w:marTop w:val="0"/>
              <w:marBottom w:val="0"/>
              <w:divBdr>
                <w:top w:val="none" w:sz="0" w:space="0" w:color="auto"/>
                <w:left w:val="none" w:sz="0" w:space="0" w:color="auto"/>
                <w:bottom w:val="none" w:sz="0" w:space="0" w:color="auto"/>
                <w:right w:val="none" w:sz="0" w:space="0" w:color="auto"/>
              </w:divBdr>
            </w:div>
            <w:div w:id="1849370600">
              <w:marLeft w:val="0"/>
              <w:marRight w:val="0"/>
              <w:marTop w:val="0"/>
              <w:marBottom w:val="0"/>
              <w:divBdr>
                <w:top w:val="none" w:sz="0" w:space="0" w:color="auto"/>
                <w:left w:val="none" w:sz="0" w:space="0" w:color="auto"/>
                <w:bottom w:val="none" w:sz="0" w:space="0" w:color="auto"/>
                <w:right w:val="none" w:sz="0" w:space="0" w:color="auto"/>
              </w:divBdr>
            </w:div>
            <w:div w:id="1892837382">
              <w:marLeft w:val="0"/>
              <w:marRight w:val="0"/>
              <w:marTop w:val="0"/>
              <w:marBottom w:val="0"/>
              <w:divBdr>
                <w:top w:val="none" w:sz="0" w:space="0" w:color="auto"/>
                <w:left w:val="none" w:sz="0" w:space="0" w:color="auto"/>
                <w:bottom w:val="none" w:sz="0" w:space="0" w:color="auto"/>
                <w:right w:val="none" w:sz="0" w:space="0" w:color="auto"/>
              </w:divBdr>
            </w:div>
            <w:div w:id="1994603284">
              <w:marLeft w:val="0"/>
              <w:marRight w:val="0"/>
              <w:marTop w:val="0"/>
              <w:marBottom w:val="0"/>
              <w:divBdr>
                <w:top w:val="none" w:sz="0" w:space="0" w:color="auto"/>
                <w:left w:val="none" w:sz="0" w:space="0" w:color="auto"/>
                <w:bottom w:val="none" w:sz="0" w:space="0" w:color="auto"/>
                <w:right w:val="none" w:sz="0" w:space="0" w:color="auto"/>
              </w:divBdr>
            </w:div>
            <w:div w:id="2005625631">
              <w:marLeft w:val="0"/>
              <w:marRight w:val="0"/>
              <w:marTop w:val="0"/>
              <w:marBottom w:val="0"/>
              <w:divBdr>
                <w:top w:val="none" w:sz="0" w:space="0" w:color="auto"/>
                <w:left w:val="none" w:sz="0" w:space="0" w:color="auto"/>
                <w:bottom w:val="none" w:sz="0" w:space="0" w:color="auto"/>
                <w:right w:val="none" w:sz="0" w:space="0" w:color="auto"/>
              </w:divBdr>
            </w:div>
            <w:div w:id="2019309879">
              <w:marLeft w:val="0"/>
              <w:marRight w:val="0"/>
              <w:marTop w:val="0"/>
              <w:marBottom w:val="0"/>
              <w:divBdr>
                <w:top w:val="none" w:sz="0" w:space="0" w:color="auto"/>
                <w:left w:val="none" w:sz="0" w:space="0" w:color="auto"/>
                <w:bottom w:val="none" w:sz="0" w:space="0" w:color="auto"/>
                <w:right w:val="none" w:sz="0" w:space="0" w:color="auto"/>
              </w:divBdr>
            </w:div>
            <w:div w:id="21214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5512">
      <w:bodyDiv w:val="1"/>
      <w:marLeft w:val="0"/>
      <w:marRight w:val="0"/>
      <w:marTop w:val="0"/>
      <w:marBottom w:val="0"/>
      <w:divBdr>
        <w:top w:val="none" w:sz="0" w:space="0" w:color="auto"/>
        <w:left w:val="none" w:sz="0" w:space="0" w:color="auto"/>
        <w:bottom w:val="none" w:sz="0" w:space="0" w:color="auto"/>
        <w:right w:val="none" w:sz="0" w:space="0" w:color="auto"/>
      </w:divBdr>
      <w:divsChild>
        <w:div w:id="1909800858">
          <w:marLeft w:val="0"/>
          <w:marRight w:val="0"/>
          <w:marTop w:val="0"/>
          <w:marBottom w:val="0"/>
          <w:divBdr>
            <w:top w:val="none" w:sz="0" w:space="0" w:color="auto"/>
            <w:left w:val="none" w:sz="0" w:space="0" w:color="auto"/>
            <w:bottom w:val="none" w:sz="0" w:space="0" w:color="auto"/>
            <w:right w:val="none" w:sz="0" w:space="0" w:color="auto"/>
          </w:divBdr>
          <w:divsChild>
            <w:div w:id="914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817">
      <w:bodyDiv w:val="1"/>
      <w:marLeft w:val="0"/>
      <w:marRight w:val="0"/>
      <w:marTop w:val="0"/>
      <w:marBottom w:val="0"/>
      <w:divBdr>
        <w:top w:val="none" w:sz="0" w:space="0" w:color="auto"/>
        <w:left w:val="none" w:sz="0" w:space="0" w:color="auto"/>
        <w:bottom w:val="none" w:sz="0" w:space="0" w:color="auto"/>
        <w:right w:val="none" w:sz="0" w:space="0" w:color="auto"/>
      </w:divBdr>
    </w:div>
    <w:div w:id="141701321">
      <w:bodyDiv w:val="1"/>
      <w:marLeft w:val="0"/>
      <w:marRight w:val="0"/>
      <w:marTop w:val="0"/>
      <w:marBottom w:val="0"/>
      <w:divBdr>
        <w:top w:val="none" w:sz="0" w:space="0" w:color="auto"/>
        <w:left w:val="none" w:sz="0" w:space="0" w:color="auto"/>
        <w:bottom w:val="none" w:sz="0" w:space="0" w:color="auto"/>
        <w:right w:val="none" w:sz="0" w:space="0" w:color="auto"/>
      </w:divBdr>
    </w:div>
    <w:div w:id="146673131">
      <w:bodyDiv w:val="1"/>
      <w:marLeft w:val="0"/>
      <w:marRight w:val="0"/>
      <w:marTop w:val="0"/>
      <w:marBottom w:val="0"/>
      <w:divBdr>
        <w:top w:val="none" w:sz="0" w:space="0" w:color="auto"/>
        <w:left w:val="none" w:sz="0" w:space="0" w:color="auto"/>
        <w:bottom w:val="none" w:sz="0" w:space="0" w:color="auto"/>
        <w:right w:val="none" w:sz="0" w:space="0" w:color="auto"/>
      </w:divBdr>
    </w:div>
    <w:div w:id="183907053">
      <w:bodyDiv w:val="1"/>
      <w:marLeft w:val="0"/>
      <w:marRight w:val="0"/>
      <w:marTop w:val="0"/>
      <w:marBottom w:val="0"/>
      <w:divBdr>
        <w:top w:val="none" w:sz="0" w:space="0" w:color="auto"/>
        <w:left w:val="none" w:sz="0" w:space="0" w:color="auto"/>
        <w:bottom w:val="none" w:sz="0" w:space="0" w:color="auto"/>
        <w:right w:val="none" w:sz="0" w:space="0" w:color="auto"/>
      </w:divBdr>
    </w:div>
    <w:div w:id="188836243">
      <w:bodyDiv w:val="1"/>
      <w:marLeft w:val="0"/>
      <w:marRight w:val="0"/>
      <w:marTop w:val="0"/>
      <w:marBottom w:val="0"/>
      <w:divBdr>
        <w:top w:val="none" w:sz="0" w:space="0" w:color="auto"/>
        <w:left w:val="none" w:sz="0" w:space="0" w:color="auto"/>
        <w:bottom w:val="none" w:sz="0" w:space="0" w:color="auto"/>
        <w:right w:val="none" w:sz="0" w:space="0" w:color="auto"/>
      </w:divBdr>
      <w:divsChild>
        <w:div w:id="798306101">
          <w:marLeft w:val="0"/>
          <w:marRight w:val="0"/>
          <w:marTop w:val="0"/>
          <w:marBottom w:val="0"/>
          <w:divBdr>
            <w:top w:val="none" w:sz="0" w:space="0" w:color="auto"/>
            <w:left w:val="none" w:sz="0" w:space="0" w:color="auto"/>
            <w:bottom w:val="none" w:sz="0" w:space="0" w:color="auto"/>
            <w:right w:val="none" w:sz="0" w:space="0" w:color="auto"/>
          </w:divBdr>
          <w:divsChild>
            <w:div w:id="1293101366">
              <w:marLeft w:val="0"/>
              <w:marRight w:val="0"/>
              <w:marTop w:val="0"/>
              <w:marBottom w:val="0"/>
              <w:divBdr>
                <w:top w:val="none" w:sz="0" w:space="0" w:color="auto"/>
                <w:left w:val="none" w:sz="0" w:space="0" w:color="auto"/>
                <w:bottom w:val="none" w:sz="0" w:space="0" w:color="auto"/>
                <w:right w:val="none" w:sz="0" w:space="0" w:color="auto"/>
              </w:divBdr>
            </w:div>
            <w:div w:id="473647070">
              <w:marLeft w:val="0"/>
              <w:marRight w:val="0"/>
              <w:marTop w:val="0"/>
              <w:marBottom w:val="0"/>
              <w:divBdr>
                <w:top w:val="none" w:sz="0" w:space="0" w:color="auto"/>
                <w:left w:val="none" w:sz="0" w:space="0" w:color="auto"/>
                <w:bottom w:val="none" w:sz="0" w:space="0" w:color="auto"/>
                <w:right w:val="none" w:sz="0" w:space="0" w:color="auto"/>
              </w:divBdr>
            </w:div>
            <w:div w:id="580288310">
              <w:marLeft w:val="0"/>
              <w:marRight w:val="0"/>
              <w:marTop w:val="0"/>
              <w:marBottom w:val="0"/>
              <w:divBdr>
                <w:top w:val="none" w:sz="0" w:space="0" w:color="auto"/>
                <w:left w:val="none" w:sz="0" w:space="0" w:color="auto"/>
                <w:bottom w:val="none" w:sz="0" w:space="0" w:color="auto"/>
                <w:right w:val="none" w:sz="0" w:space="0" w:color="auto"/>
              </w:divBdr>
            </w:div>
            <w:div w:id="1791314869">
              <w:marLeft w:val="0"/>
              <w:marRight w:val="0"/>
              <w:marTop w:val="0"/>
              <w:marBottom w:val="0"/>
              <w:divBdr>
                <w:top w:val="none" w:sz="0" w:space="0" w:color="auto"/>
                <w:left w:val="none" w:sz="0" w:space="0" w:color="auto"/>
                <w:bottom w:val="none" w:sz="0" w:space="0" w:color="auto"/>
                <w:right w:val="none" w:sz="0" w:space="0" w:color="auto"/>
              </w:divBdr>
            </w:div>
            <w:div w:id="177811191">
              <w:marLeft w:val="0"/>
              <w:marRight w:val="0"/>
              <w:marTop w:val="0"/>
              <w:marBottom w:val="0"/>
              <w:divBdr>
                <w:top w:val="none" w:sz="0" w:space="0" w:color="auto"/>
                <w:left w:val="none" w:sz="0" w:space="0" w:color="auto"/>
                <w:bottom w:val="none" w:sz="0" w:space="0" w:color="auto"/>
                <w:right w:val="none" w:sz="0" w:space="0" w:color="auto"/>
              </w:divBdr>
            </w:div>
            <w:div w:id="1334913303">
              <w:marLeft w:val="0"/>
              <w:marRight w:val="0"/>
              <w:marTop w:val="0"/>
              <w:marBottom w:val="0"/>
              <w:divBdr>
                <w:top w:val="none" w:sz="0" w:space="0" w:color="auto"/>
                <w:left w:val="none" w:sz="0" w:space="0" w:color="auto"/>
                <w:bottom w:val="none" w:sz="0" w:space="0" w:color="auto"/>
                <w:right w:val="none" w:sz="0" w:space="0" w:color="auto"/>
              </w:divBdr>
            </w:div>
            <w:div w:id="1668749497">
              <w:marLeft w:val="0"/>
              <w:marRight w:val="0"/>
              <w:marTop w:val="0"/>
              <w:marBottom w:val="0"/>
              <w:divBdr>
                <w:top w:val="none" w:sz="0" w:space="0" w:color="auto"/>
                <w:left w:val="none" w:sz="0" w:space="0" w:color="auto"/>
                <w:bottom w:val="none" w:sz="0" w:space="0" w:color="auto"/>
                <w:right w:val="none" w:sz="0" w:space="0" w:color="auto"/>
              </w:divBdr>
            </w:div>
            <w:div w:id="1915819501">
              <w:marLeft w:val="0"/>
              <w:marRight w:val="0"/>
              <w:marTop w:val="0"/>
              <w:marBottom w:val="0"/>
              <w:divBdr>
                <w:top w:val="none" w:sz="0" w:space="0" w:color="auto"/>
                <w:left w:val="none" w:sz="0" w:space="0" w:color="auto"/>
                <w:bottom w:val="none" w:sz="0" w:space="0" w:color="auto"/>
                <w:right w:val="none" w:sz="0" w:space="0" w:color="auto"/>
              </w:divBdr>
            </w:div>
            <w:div w:id="665549849">
              <w:marLeft w:val="0"/>
              <w:marRight w:val="0"/>
              <w:marTop w:val="0"/>
              <w:marBottom w:val="0"/>
              <w:divBdr>
                <w:top w:val="none" w:sz="0" w:space="0" w:color="auto"/>
                <w:left w:val="none" w:sz="0" w:space="0" w:color="auto"/>
                <w:bottom w:val="none" w:sz="0" w:space="0" w:color="auto"/>
                <w:right w:val="none" w:sz="0" w:space="0" w:color="auto"/>
              </w:divBdr>
            </w:div>
            <w:div w:id="170334534">
              <w:marLeft w:val="0"/>
              <w:marRight w:val="0"/>
              <w:marTop w:val="0"/>
              <w:marBottom w:val="0"/>
              <w:divBdr>
                <w:top w:val="none" w:sz="0" w:space="0" w:color="auto"/>
                <w:left w:val="none" w:sz="0" w:space="0" w:color="auto"/>
                <w:bottom w:val="none" w:sz="0" w:space="0" w:color="auto"/>
                <w:right w:val="none" w:sz="0" w:space="0" w:color="auto"/>
              </w:divBdr>
            </w:div>
            <w:div w:id="298346511">
              <w:marLeft w:val="0"/>
              <w:marRight w:val="0"/>
              <w:marTop w:val="0"/>
              <w:marBottom w:val="0"/>
              <w:divBdr>
                <w:top w:val="none" w:sz="0" w:space="0" w:color="auto"/>
                <w:left w:val="none" w:sz="0" w:space="0" w:color="auto"/>
                <w:bottom w:val="none" w:sz="0" w:space="0" w:color="auto"/>
                <w:right w:val="none" w:sz="0" w:space="0" w:color="auto"/>
              </w:divBdr>
            </w:div>
            <w:div w:id="739792460">
              <w:marLeft w:val="0"/>
              <w:marRight w:val="0"/>
              <w:marTop w:val="0"/>
              <w:marBottom w:val="0"/>
              <w:divBdr>
                <w:top w:val="none" w:sz="0" w:space="0" w:color="auto"/>
                <w:left w:val="none" w:sz="0" w:space="0" w:color="auto"/>
                <w:bottom w:val="none" w:sz="0" w:space="0" w:color="auto"/>
                <w:right w:val="none" w:sz="0" w:space="0" w:color="auto"/>
              </w:divBdr>
            </w:div>
            <w:div w:id="991913615">
              <w:marLeft w:val="0"/>
              <w:marRight w:val="0"/>
              <w:marTop w:val="0"/>
              <w:marBottom w:val="0"/>
              <w:divBdr>
                <w:top w:val="none" w:sz="0" w:space="0" w:color="auto"/>
                <w:left w:val="none" w:sz="0" w:space="0" w:color="auto"/>
                <w:bottom w:val="none" w:sz="0" w:space="0" w:color="auto"/>
                <w:right w:val="none" w:sz="0" w:space="0" w:color="auto"/>
              </w:divBdr>
            </w:div>
            <w:div w:id="414476936">
              <w:marLeft w:val="0"/>
              <w:marRight w:val="0"/>
              <w:marTop w:val="0"/>
              <w:marBottom w:val="0"/>
              <w:divBdr>
                <w:top w:val="none" w:sz="0" w:space="0" w:color="auto"/>
                <w:left w:val="none" w:sz="0" w:space="0" w:color="auto"/>
                <w:bottom w:val="none" w:sz="0" w:space="0" w:color="auto"/>
                <w:right w:val="none" w:sz="0" w:space="0" w:color="auto"/>
              </w:divBdr>
            </w:div>
            <w:div w:id="199437952">
              <w:marLeft w:val="0"/>
              <w:marRight w:val="0"/>
              <w:marTop w:val="0"/>
              <w:marBottom w:val="0"/>
              <w:divBdr>
                <w:top w:val="none" w:sz="0" w:space="0" w:color="auto"/>
                <w:left w:val="none" w:sz="0" w:space="0" w:color="auto"/>
                <w:bottom w:val="none" w:sz="0" w:space="0" w:color="auto"/>
                <w:right w:val="none" w:sz="0" w:space="0" w:color="auto"/>
              </w:divBdr>
            </w:div>
            <w:div w:id="183446946">
              <w:marLeft w:val="0"/>
              <w:marRight w:val="0"/>
              <w:marTop w:val="0"/>
              <w:marBottom w:val="0"/>
              <w:divBdr>
                <w:top w:val="none" w:sz="0" w:space="0" w:color="auto"/>
                <w:left w:val="none" w:sz="0" w:space="0" w:color="auto"/>
                <w:bottom w:val="none" w:sz="0" w:space="0" w:color="auto"/>
                <w:right w:val="none" w:sz="0" w:space="0" w:color="auto"/>
              </w:divBdr>
            </w:div>
            <w:div w:id="832914931">
              <w:marLeft w:val="0"/>
              <w:marRight w:val="0"/>
              <w:marTop w:val="0"/>
              <w:marBottom w:val="0"/>
              <w:divBdr>
                <w:top w:val="none" w:sz="0" w:space="0" w:color="auto"/>
                <w:left w:val="none" w:sz="0" w:space="0" w:color="auto"/>
                <w:bottom w:val="none" w:sz="0" w:space="0" w:color="auto"/>
                <w:right w:val="none" w:sz="0" w:space="0" w:color="auto"/>
              </w:divBdr>
            </w:div>
            <w:div w:id="6828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461">
      <w:bodyDiv w:val="1"/>
      <w:marLeft w:val="0"/>
      <w:marRight w:val="0"/>
      <w:marTop w:val="0"/>
      <w:marBottom w:val="0"/>
      <w:divBdr>
        <w:top w:val="none" w:sz="0" w:space="0" w:color="auto"/>
        <w:left w:val="none" w:sz="0" w:space="0" w:color="auto"/>
        <w:bottom w:val="none" w:sz="0" w:space="0" w:color="auto"/>
        <w:right w:val="none" w:sz="0" w:space="0" w:color="auto"/>
      </w:divBdr>
    </w:div>
    <w:div w:id="200631162">
      <w:bodyDiv w:val="1"/>
      <w:marLeft w:val="0"/>
      <w:marRight w:val="0"/>
      <w:marTop w:val="0"/>
      <w:marBottom w:val="0"/>
      <w:divBdr>
        <w:top w:val="none" w:sz="0" w:space="0" w:color="auto"/>
        <w:left w:val="none" w:sz="0" w:space="0" w:color="auto"/>
        <w:bottom w:val="none" w:sz="0" w:space="0" w:color="auto"/>
        <w:right w:val="none" w:sz="0" w:space="0" w:color="auto"/>
      </w:divBdr>
      <w:divsChild>
        <w:div w:id="115220796">
          <w:marLeft w:val="0"/>
          <w:marRight w:val="0"/>
          <w:marTop w:val="0"/>
          <w:marBottom w:val="0"/>
          <w:divBdr>
            <w:top w:val="none" w:sz="0" w:space="0" w:color="auto"/>
            <w:left w:val="none" w:sz="0" w:space="0" w:color="auto"/>
            <w:bottom w:val="none" w:sz="0" w:space="0" w:color="auto"/>
            <w:right w:val="none" w:sz="0" w:space="0" w:color="auto"/>
          </w:divBdr>
          <w:divsChild>
            <w:div w:id="225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6786">
      <w:bodyDiv w:val="1"/>
      <w:marLeft w:val="0"/>
      <w:marRight w:val="0"/>
      <w:marTop w:val="0"/>
      <w:marBottom w:val="0"/>
      <w:divBdr>
        <w:top w:val="none" w:sz="0" w:space="0" w:color="auto"/>
        <w:left w:val="none" w:sz="0" w:space="0" w:color="auto"/>
        <w:bottom w:val="none" w:sz="0" w:space="0" w:color="auto"/>
        <w:right w:val="none" w:sz="0" w:space="0" w:color="auto"/>
      </w:divBdr>
    </w:div>
    <w:div w:id="232351487">
      <w:bodyDiv w:val="1"/>
      <w:marLeft w:val="0"/>
      <w:marRight w:val="0"/>
      <w:marTop w:val="0"/>
      <w:marBottom w:val="0"/>
      <w:divBdr>
        <w:top w:val="none" w:sz="0" w:space="0" w:color="auto"/>
        <w:left w:val="none" w:sz="0" w:space="0" w:color="auto"/>
        <w:bottom w:val="none" w:sz="0" w:space="0" w:color="auto"/>
        <w:right w:val="none" w:sz="0" w:space="0" w:color="auto"/>
      </w:divBdr>
    </w:div>
    <w:div w:id="248850115">
      <w:bodyDiv w:val="1"/>
      <w:marLeft w:val="0"/>
      <w:marRight w:val="0"/>
      <w:marTop w:val="0"/>
      <w:marBottom w:val="0"/>
      <w:divBdr>
        <w:top w:val="none" w:sz="0" w:space="0" w:color="auto"/>
        <w:left w:val="none" w:sz="0" w:space="0" w:color="auto"/>
        <w:bottom w:val="none" w:sz="0" w:space="0" w:color="auto"/>
        <w:right w:val="none" w:sz="0" w:space="0" w:color="auto"/>
      </w:divBdr>
    </w:div>
    <w:div w:id="265429872">
      <w:bodyDiv w:val="1"/>
      <w:marLeft w:val="0"/>
      <w:marRight w:val="0"/>
      <w:marTop w:val="0"/>
      <w:marBottom w:val="0"/>
      <w:divBdr>
        <w:top w:val="none" w:sz="0" w:space="0" w:color="auto"/>
        <w:left w:val="none" w:sz="0" w:space="0" w:color="auto"/>
        <w:bottom w:val="none" w:sz="0" w:space="0" w:color="auto"/>
        <w:right w:val="none" w:sz="0" w:space="0" w:color="auto"/>
      </w:divBdr>
    </w:div>
    <w:div w:id="298844572">
      <w:bodyDiv w:val="1"/>
      <w:marLeft w:val="0"/>
      <w:marRight w:val="0"/>
      <w:marTop w:val="0"/>
      <w:marBottom w:val="0"/>
      <w:divBdr>
        <w:top w:val="none" w:sz="0" w:space="0" w:color="auto"/>
        <w:left w:val="none" w:sz="0" w:space="0" w:color="auto"/>
        <w:bottom w:val="none" w:sz="0" w:space="0" w:color="auto"/>
        <w:right w:val="none" w:sz="0" w:space="0" w:color="auto"/>
      </w:divBdr>
    </w:div>
    <w:div w:id="331685920">
      <w:bodyDiv w:val="1"/>
      <w:marLeft w:val="0"/>
      <w:marRight w:val="0"/>
      <w:marTop w:val="0"/>
      <w:marBottom w:val="0"/>
      <w:divBdr>
        <w:top w:val="none" w:sz="0" w:space="0" w:color="auto"/>
        <w:left w:val="none" w:sz="0" w:space="0" w:color="auto"/>
        <w:bottom w:val="none" w:sz="0" w:space="0" w:color="auto"/>
        <w:right w:val="none" w:sz="0" w:space="0" w:color="auto"/>
      </w:divBdr>
    </w:div>
    <w:div w:id="334693484">
      <w:bodyDiv w:val="1"/>
      <w:marLeft w:val="0"/>
      <w:marRight w:val="0"/>
      <w:marTop w:val="0"/>
      <w:marBottom w:val="0"/>
      <w:divBdr>
        <w:top w:val="none" w:sz="0" w:space="0" w:color="auto"/>
        <w:left w:val="none" w:sz="0" w:space="0" w:color="auto"/>
        <w:bottom w:val="none" w:sz="0" w:space="0" w:color="auto"/>
        <w:right w:val="none" w:sz="0" w:space="0" w:color="auto"/>
      </w:divBdr>
      <w:divsChild>
        <w:div w:id="1704864161">
          <w:marLeft w:val="0"/>
          <w:marRight w:val="0"/>
          <w:marTop w:val="0"/>
          <w:marBottom w:val="0"/>
          <w:divBdr>
            <w:top w:val="none" w:sz="0" w:space="0" w:color="auto"/>
            <w:left w:val="none" w:sz="0" w:space="0" w:color="auto"/>
            <w:bottom w:val="none" w:sz="0" w:space="0" w:color="auto"/>
            <w:right w:val="none" w:sz="0" w:space="0" w:color="auto"/>
          </w:divBdr>
          <w:divsChild>
            <w:div w:id="1282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7927">
      <w:bodyDiv w:val="1"/>
      <w:marLeft w:val="0"/>
      <w:marRight w:val="0"/>
      <w:marTop w:val="0"/>
      <w:marBottom w:val="0"/>
      <w:divBdr>
        <w:top w:val="none" w:sz="0" w:space="0" w:color="auto"/>
        <w:left w:val="none" w:sz="0" w:space="0" w:color="auto"/>
        <w:bottom w:val="none" w:sz="0" w:space="0" w:color="auto"/>
        <w:right w:val="none" w:sz="0" w:space="0" w:color="auto"/>
      </w:divBdr>
    </w:div>
    <w:div w:id="467866883">
      <w:bodyDiv w:val="1"/>
      <w:marLeft w:val="0"/>
      <w:marRight w:val="0"/>
      <w:marTop w:val="0"/>
      <w:marBottom w:val="0"/>
      <w:divBdr>
        <w:top w:val="none" w:sz="0" w:space="0" w:color="auto"/>
        <w:left w:val="none" w:sz="0" w:space="0" w:color="auto"/>
        <w:bottom w:val="none" w:sz="0" w:space="0" w:color="auto"/>
        <w:right w:val="none" w:sz="0" w:space="0" w:color="auto"/>
      </w:divBdr>
    </w:div>
    <w:div w:id="483007097">
      <w:bodyDiv w:val="1"/>
      <w:marLeft w:val="0"/>
      <w:marRight w:val="0"/>
      <w:marTop w:val="0"/>
      <w:marBottom w:val="0"/>
      <w:divBdr>
        <w:top w:val="none" w:sz="0" w:space="0" w:color="auto"/>
        <w:left w:val="none" w:sz="0" w:space="0" w:color="auto"/>
        <w:bottom w:val="none" w:sz="0" w:space="0" w:color="auto"/>
        <w:right w:val="none" w:sz="0" w:space="0" w:color="auto"/>
      </w:divBdr>
    </w:div>
    <w:div w:id="533738452">
      <w:bodyDiv w:val="1"/>
      <w:marLeft w:val="0"/>
      <w:marRight w:val="0"/>
      <w:marTop w:val="0"/>
      <w:marBottom w:val="0"/>
      <w:divBdr>
        <w:top w:val="none" w:sz="0" w:space="0" w:color="auto"/>
        <w:left w:val="none" w:sz="0" w:space="0" w:color="auto"/>
        <w:bottom w:val="none" w:sz="0" w:space="0" w:color="auto"/>
        <w:right w:val="none" w:sz="0" w:space="0" w:color="auto"/>
      </w:divBdr>
      <w:divsChild>
        <w:div w:id="1517378247">
          <w:marLeft w:val="0"/>
          <w:marRight w:val="0"/>
          <w:marTop w:val="0"/>
          <w:marBottom w:val="0"/>
          <w:divBdr>
            <w:top w:val="none" w:sz="0" w:space="0" w:color="auto"/>
            <w:left w:val="none" w:sz="0" w:space="0" w:color="auto"/>
            <w:bottom w:val="none" w:sz="0" w:space="0" w:color="auto"/>
            <w:right w:val="none" w:sz="0" w:space="0" w:color="auto"/>
          </w:divBdr>
          <w:divsChild>
            <w:div w:id="1411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606">
      <w:bodyDiv w:val="1"/>
      <w:marLeft w:val="0"/>
      <w:marRight w:val="0"/>
      <w:marTop w:val="0"/>
      <w:marBottom w:val="0"/>
      <w:divBdr>
        <w:top w:val="none" w:sz="0" w:space="0" w:color="auto"/>
        <w:left w:val="none" w:sz="0" w:space="0" w:color="auto"/>
        <w:bottom w:val="none" w:sz="0" w:space="0" w:color="auto"/>
        <w:right w:val="none" w:sz="0" w:space="0" w:color="auto"/>
      </w:divBdr>
      <w:divsChild>
        <w:div w:id="2089112209">
          <w:marLeft w:val="0"/>
          <w:marRight w:val="0"/>
          <w:marTop w:val="0"/>
          <w:marBottom w:val="0"/>
          <w:divBdr>
            <w:top w:val="none" w:sz="0" w:space="0" w:color="auto"/>
            <w:left w:val="none" w:sz="0" w:space="0" w:color="auto"/>
            <w:bottom w:val="none" w:sz="0" w:space="0" w:color="auto"/>
            <w:right w:val="none" w:sz="0" w:space="0" w:color="auto"/>
          </w:divBdr>
          <w:divsChild>
            <w:div w:id="1828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395">
      <w:bodyDiv w:val="1"/>
      <w:marLeft w:val="0"/>
      <w:marRight w:val="0"/>
      <w:marTop w:val="0"/>
      <w:marBottom w:val="0"/>
      <w:divBdr>
        <w:top w:val="none" w:sz="0" w:space="0" w:color="auto"/>
        <w:left w:val="none" w:sz="0" w:space="0" w:color="auto"/>
        <w:bottom w:val="none" w:sz="0" w:space="0" w:color="auto"/>
        <w:right w:val="none" w:sz="0" w:space="0" w:color="auto"/>
      </w:divBdr>
      <w:divsChild>
        <w:div w:id="990865559">
          <w:marLeft w:val="0"/>
          <w:marRight w:val="0"/>
          <w:marTop w:val="0"/>
          <w:marBottom w:val="0"/>
          <w:divBdr>
            <w:top w:val="none" w:sz="0" w:space="0" w:color="auto"/>
            <w:left w:val="none" w:sz="0" w:space="0" w:color="auto"/>
            <w:bottom w:val="none" w:sz="0" w:space="0" w:color="auto"/>
            <w:right w:val="none" w:sz="0" w:space="0" w:color="auto"/>
          </w:divBdr>
          <w:divsChild>
            <w:div w:id="1845902905">
              <w:marLeft w:val="0"/>
              <w:marRight w:val="0"/>
              <w:marTop w:val="0"/>
              <w:marBottom w:val="0"/>
              <w:divBdr>
                <w:top w:val="none" w:sz="0" w:space="0" w:color="auto"/>
                <w:left w:val="none" w:sz="0" w:space="0" w:color="auto"/>
                <w:bottom w:val="none" w:sz="0" w:space="0" w:color="auto"/>
                <w:right w:val="none" w:sz="0" w:space="0" w:color="auto"/>
              </w:divBdr>
              <w:divsChild>
                <w:div w:id="1859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96599">
      <w:bodyDiv w:val="1"/>
      <w:marLeft w:val="0"/>
      <w:marRight w:val="0"/>
      <w:marTop w:val="0"/>
      <w:marBottom w:val="0"/>
      <w:divBdr>
        <w:top w:val="none" w:sz="0" w:space="0" w:color="auto"/>
        <w:left w:val="none" w:sz="0" w:space="0" w:color="auto"/>
        <w:bottom w:val="none" w:sz="0" w:space="0" w:color="auto"/>
        <w:right w:val="none" w:sz="0" w:space="0" w:color="auto"/>
      </w:divBdr>
    </w:div>
    <w:div w:id="584073140">
      <w:bodyDiv w:val="1"/>
      <w:marLeft w:val="0"/>
      <w:marRight w:val="0"/>
      <w:marTop w:val="0"/>
      <w:marBottom w:val="0"/>
      <w:divBdr>
        <w:top w:val="none" w:sz="0" w:space="0" w:color="auto"/>
        <w:left w:val="none" w:sz="0" w:space="0" w:color="auto"/>
        <w:bottom w:val="none" w:sz="0" w:space="0" w:color="auto"/>
        <w:right w:val="none" w:sz="0" w:space="0" w:color="auto"/>
      </w:divBdr>
    </w:div>
    <w:div w:id="605965217">
      <w:bodyDiv w:val="1"/>
      <w:marLeft w:val="0"/>
      <w:marRight w:val="0"/>
      <w:marTop w:val="0"/>
      <w:marBottom w:val="0"/>
      <w:divBdr>
        <w:top w:val="none" w:sz="0" w:space="0" w:color="auto"/>
        <w:left w:val="none" w:sz="0" w:space="0" w:color="auto"/>
        <w:bottom w:val="none" w:sz="0" w:space="0" w:color="auto"/>
        <w:right w:val="none" w:sz="0" w:space="0" w:color="auto"/>
      </w:divBdr>
      <w:divsChild>
        <w:div w:id="716776648">
          <w:marLeft w:val="0"/>
          <w:marRight w:val="0"/>
          <w:marTop w:val="0"/>
          <w:marBottom w:val="0"/>
          <w:divBdr>
            <w:top w:val="none" w:sz="0" w:space="0" w:color="auto"/>
            <w:left w:val="none" w:sz="0" w:space="0" w:color="auto"/>
            <w:bottom w:val="none" w:sz="0" w:space="0" w:color="auto"/>
            <w:right w:val="none" w:sz="0" w:space="0" w:color="auto"/>
          </w:divBdr>
          <w:divsChild>
            <w:div w:id="13183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6747">
      <w:bodyDiv w:val="1"/>
      <w:marLeft w:val="0"/>
      <w:marRight w:val="0"/>
      <w:marTop w:val="0"/>
      <w:marBottom w:val="0"/>
      <w:divBdr>
        <w:top w:val="none" w:sz="0" w:space="0" w:color="auto"/>
        <w:left w:val="none" w:sz="0" w:space="0" w:color="auto"/>
        <w:bottom w:val="none" w:sz="0" w:space="0" w:color="auto"/>
        <w:right w:val="none" w:sz="0" w:space="0" w:color="auto"/>
      </w:divBdr>
    </w:div>
    <w:div w:id="612593556">
      <w:bodyDiv w:val="1"/>
      <w:marLeft w:val="0"/>
      <w:marRight w:val="0"/>
      <w:marTop w:val="0"/>
      <w:marBottom w:val="0"/>
      <w:divBdr>
        <w:top w:val="none" w:sz="0" w:space="0" w:color="auto"/>
        <w:left w:val="none" w:sz="0" w:space="0" w:color="auto"/>
        <w:bottom w:val="none" w:sz="0" w:space="0" w:color="auto"/>
        <w:right w:val="none" w:sz="0" w:space="0" w:color="auto"/>
      </w:divBdr>
      <w:divsChild>
        <w:div w:id="1442458868">
          <w:marLeft w:val="0"/>
          <w:marRight w:val="0"/>
          <w:marTop w:val="0"/>
          <w:marBottom w:val="0"/>
          <w:divBdr>
            <w:top w:val="none" w:sz="0" w:space="0" w:color="auto"/>
            <w:left w:val="none" w:sz="0" w:space="0" w:color="auto"/>
            <w:bottom w:val="none" w:sz="0" w:space="0" w:color="auto"/>
            <w:right w:val="none" w:sz="0" w:space="0" w:color="auto"/>
          </w:divBdr>
          <w:divsChild>
            <w:div w:id="20925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353">
      <w:bodyDiv w:val="1"/>
      <w:marLeft w:val="0"/>
      <w:marRight w:val="0"/>
      <w:marTop w:val="0"/>
      <w:marBottom w:val="0"/>
      <w:divBdr>
        <w:top w:val="none" w:sz="0" w:space="0" w:color="auto"/>
        <w:left w:val="none" w:sz="0" w:space="0" w:color="auto"/>
        <w:bottom w:val="none" w:sz="0" w:space="0" w:color="auto"/>
        <w:right w:val="none" w:sz="0" w:space="0" w:color="auto"/>
      </w:divBdr>
      <w:divsChild>
        <w:div w:id="516966272">
          <w:marLeft w:val="0"/>
          <w:marRight w:val="0"/>
          <w:marTop w:val="0"/>
          <w:marBottom w:val="0"/>
          <w:divBdr>
            <w:top w:val="none" w:sz="0" w:space="0" w:color="auto"/>
            <w:left w:val="none" w:sz="0" w:space="0" w:color="auto"/>
            <w:bottom w:val="none" w:sz="0" w:space="0" w:color="auto"/>
            <w:right w:val="none" w:sz="0" w:space="0" w:color="auto"/>
          </w:divBdr>
          <w:divsChild>
            <w:div w:id="211698999">
              <w:marLeft w:val="0"/>
              <w:marRight w:val="0"/>
              <w:marTop w:val="0"/>
              <w:marBottom w:val="0"/>
              <w:divBdr>
                <w:top w:val="none" w:sz="0" w:space="0" w:color="auto"/>
                <w:left w:val="none" w:sz="0" w:space="0" w:color="auto"/>
                <w:bottom w:val="none" w:sz="0" w:space="0" w:color="auto"/>
                <w:right w:val="none" w:sz="0" w:space="0" w:color="auto"/>
              </w:divBdr>
            </w:div>
            <w:div w:id="1502886102">
              <w:marLeft w:val="0"/>
              <w:marRight w:val="0"/>
              <w:marTop w:val="0"/>
              <w:marBottom w:val="0"/>
              <w:divBdr>
                <w:top w:val="none" w:sz="0" w:space="0" w:color="auto"/>
                <w:left w:val="none" w:sz="0" w:space="0" w:color="auto"/>
                <w:bottom w:val="none" w:sz="0" w:space="0" w:color="auto"/>
                <w:right w:val="none" w:sz="0" w:space="0" w:color="auto"/>
              </w:divBdr>
            </w:div>
            <w:div w:id="25376861">
              <w:marLeft w:val="0"/>
              <w:marRight w:val="0"/>
              <w:marTop w:val="0"/>
              <w:marBottom w:val="0"/>
              <w:divBdr>
                <w:top w:val="none" w:sz="0" w:space="0" w:color="auto"/>
                <w:left w:val="none" w:sz="0" w:space="0" w:color="auto"/>
                <w:bottom w:val="none" w:sz="0" w:space="0" w:color="auto"/>
                <w:right w:val="none" w:sz="0" w:space="0" w:color="auto"/>
              </w:divBdr>
            </w:div>
            <w:div w:id="1298876418">
              <w:marLeft w:val="0"/>
              <w:marRight w:val="0"/>
              <w:marTop w:val="0"/>
              <w:marBottom w:val="0"/>
              <w:divBdr>
                <w:top w:val="none" w:sz="0" w:space="0" w:color="auto"/>
                <w:left w:val="none" w:sz="0" w:space="0" w:color="auto"/>
                <w:bottom w:val="none" w:sz="0" w:space="0" w:color="auto"/>
                <w:right w:val="none" w:sz="0" w:space="0" w:color="auto"/>
              </w:divBdr>
            </w:div>
            <w:div w:id="571282770">
              <w:marLeft w:val="0"/>
              <w:marRight w:val="0"/>
              <w:marTop w:val="0"/>
              <w:marBottom w:val="0"/>
              <w:divBdr>
                <w:top w:val="none" w:sz="0" w:space="0" w:color="auto"/>
                <w:left w:val="none" w:sz="0" w:space="0" w:color="auto"/>
                <w:bottom w:val="none" w:sz="0" w:space="0" w:color="auto"/>
                <w:right w:val="none" w:sz="0" w:space="0" w:color="auto"/>
              </w:divBdr>
            </w:div>
            <w:div w:id="1992900793">
              <w:marLeft w:val="0"/>
              <w:marRight w:val="0"/>
              <w:marTop w:val="0"/>
              <w:marBottom w:val="0"/>
              <w:divBdr>
                <w:top w:val="none" w:sz="0" w:space="0" w:color="auto"/>
                <w:left w:val="none" w:sz="0" w:space="0" w:color="auto"/>
                <w:bottom w:val="none" w:sz="0" w:space="0" w:color="auto"/>
                <w:right w:val="none" w:sz="0" w:space="0" w:color="auto"/>
              </w:divBdr>
            </w:div>
            <w:div w:id="191765953">
              <w:marLeft w:val="0"/>
              <w:marRight w:val="0"/>
              <w:marTop w:val="0"/>
              <w:marBottom w:val="0"/>
              <w:divBdr>
                <w:top w:val="none" w:sz="0" w:space="0" w:color="auto"/>
                <w:left w:val="none" w:sz="0" w:space="0" w:color="auto"/>
                <w:bottom w:val="none" w:sz="0" w:space="0" w:color="auto"/>
                <w:right w:val="none" w:sz="0" w:space="0" w:color="auto"/>
              </w:divBdr>
            </w:div>
            <w:div w:id="119302745">
              <w:marLeft w:val="0"/>
              <w:marRight w:val="0"/>
              <w:marTop w:val="0"/>
              <w:marBottom w:val="0"/>
              <w:divBdr>
                <w:top w:val="none" w:sz="0" w:space="0" w:color="auto"/>
                <w:left w:val="none" w:sz="0" w:space="0" w:color="auto"/>
                <w:bottom w:val="none" w:sz="0" w:space="0" w:color="auto"/>
                <w:right w:val="none" w:sz="0" w:space="0" w:color="auto"/>
              </w:divBdr>
            </w:div>
            <w:div w:id="2035156856">
              <w:marLeft w:val="0"/>
              <w:marRight w:val="0"/>
              <w:marTop w:val="0"/>
              <w:marBottom w:val="0"/>
              <w:divBdr>
                <w:top w:val="none" w:sz="0" w:space="0" w:color="auto"/>
                <w:left w:val="none" w:sz="0" w:space="0" w:color="auto"/>
                <w:bottom w:val="none" w:sz="0" w:space="0" w:color="auto"/>
                <w:right w:val="none" w:sz="0" w:space="0" w:color="auto"/>
              </w:divBdr>
            </w:div>
            <w:div w:id="600451295">
              <w:marLeft w:val="0"/>
              <w:marRight w:val="0"/>
              <w:marTop w:val="0"/>
              <w:marBottom w:val="0"/>
              <w:divBdr>
                <w:top w:val="none" w:sz="0" w:space="0" w:color="auto"/>
                <w:left w:val="none" w:sz="0" w:space="0" w:color="auto"/>
                <w:bottom w:val="none" w:sz="0" w:space="0" w:color="auto"/>
                <w:right w:val="none" w:sz="0" w:space="0" w:color="auto"/>
              </w:divBdr>
            </w:div>
            <w:div w:id="401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3439">
      <w:bodyDiv w:val="1"/>
      <w:marLeft w:val="0"/>
      <w:marRight w:val="0"/>
      <w:marTop w:val="0"/>
      <w:marBottom w:val="0"/>
      <w:divBdr>
        <w:top w:val="none" w:sz="0" w:space="0" w:color="auto"/>
        <w:left w:val="none" w:sz="0" w:space="0" w:color="auto"/>
        <w:bottom w:val="none" w:sz="0" w:space="0" w:color="auto"/>
        <w:right w:val="none" w:sz="0" w:space="0" w:color="auto"/>
      </w:divBdr>
    </w:div>
    <w:div w:id="634068973">
      <w:bodyDiv w:val="1"/>
      <w:marLeft w:val="0"/>
      <w:marRight w:val="0"/>
      <w:marTop w:val="0"/>
      <w:marBottom w:val="0"/>
      <w:divBdr>
        <w:top w:val="none" w:sz="0" w:space="0" w:color="auto"/>
        <w:left w:val="none" w:sz="0" w:space="0" w:color="auto"/>
        <w:bottom w:val="none" w:sz="0" w:space="0" w:color="auto"/>
        <w:right w:val="none" w:sz="0" w:space="0" w:color="auto"/>
      </w:divBdr>
      <w:divsChild>
        <w:div w:id="1546020875">
          <w:marLeft w:val="0"/>
          <w:marRight w:val="0"/>
          <w:marTop w:val="0"/>
          <w:marBottom w:val="0"/>
          <w:divBdr>
            <w:top w:val="none" w:sz="0" w:space="0" w:color="auto"/>
            <w:left w:val="none" w:sz="0" w:space="0" w:color="auto"/>
            <w:bottom w:val="none" w:sz="0" w:space="0" w:color="auto"/>
            <w:right w:val="none" w:sz="0" w:space="0" w:color="auto"/>
          </w:divBdr>
          <w:divsChild>
            <w:div w:id="830490266">
              <w:marLeft w:val="0"/>
              <w:marRight w:val="0"/>
              <w:marTop w:val="0"/>
              <w:marBottom w:val="0"/>
              <w:divBdr>
                <w:top w:val="none" w:sz="0" w:space="0" w:color="auto"/>
                <w:left w:val="none" w:sz="0" w:space="0" w:color="auto"/>
                <w:bottom w:val="none" w:sz="0" w:space="0" w:color="auto"/>
                <w:right w:val="none" w:sz="0" w:space="0" w:color="auto"/>
              </w:divBdr>
            </w:div>
            <w:div w:id="534270035">
              <w:marLeft w:val="0"/>
              <w:marRight w:val="0"/>
              <w:marTop w:val="0"/>
              <w:marBottom w:val="0"/>
              <w:divBdr>
                <w:top w:val="none" w:sz="0" w:space="0" w:color="auto"/>
                <w:left w:val="none" w:sz="0" w:space="0" w:color="auto"/>
                <w:bottom w:val="none" w:sz="0" w:space="0" w:color="auto"/>
                <w:right w:val="none" w:sz="0" w:space="0" w:color="auto"/>
              </w:divBdr>
            </w:div>
            <w:div w:id="840048486">
              <w:marLeft w:val="0"/>
              <w:marRight w:val="0"/>
              <w:marTop w:val="0"/>
              <w:marBottom w:val="0"/>
              <w:divBdr>
                <w:top w:val="none" w:sz="0" w:space="0" w:color="auto"/>
                <w:left w:val="none" w:sz="0" w:space="0" w:color="auto"/>
                <w:bottom w:val="none" w:sz="0" w:space="0" w:color="auto"/>
                <w:right w:val="none" w:sz="0" w:space="0" w:color="auto"/>
              </w:divBdr>
            </w:div>
            <w:div w:id="476068925">
              <w:marLeft w:val="0"/>
              <w:marRight w:val="0"/>
              <w:marTop w:val="0"/>
              <w:marBottom w:val="0"/>
              <w:divBdr>
                <w:top w:val="none" w:sz="0" w:space="0" w:color="auto"/>
                <w:left w:val="none" w:sz="0" w:space="0" w:color="auto"/>
                <w:bottom w:val="none" w:sz="0" w:space="0" w:color="auto"/>
                <w:right w:val="none" w:sz="0" w:space="0" w:color="auto"/>
              </w:divBdr>
            </w:div>
            <w:div w:id="9914951">
              <w:marLeft w:val="0"/>
              <w:marRight w:val="0"/>
              <w:marTop w:val="0"/>
              <w:marBottom w:val="0"/>
              <w:divBdr>
                <w:top w:val="none" w:sz="0" w:space="0" w:color="auto"/>
                <w:left w:val="none" w:sz="0" w:space="0" w:color="auto"/>
                <w:bottom w:val="none" w:sz="0" w:space="0" w:color="auto"/>
                <w:right w:val="none" w:sz="0" w:space="0" w:color="auto"/>
              </w:divBdr>
            </w:div>
            <w:div w:id="758598091">
              <w:marLeft w:val="0"/>
              <w:marRight w:val="0"/>
              <w:marTop w:val="0"/>
              <w:marBottom w:val="0"/>
              <w:divBdr>
                <w:top w:val="none" w:sz="0" w:space="0" w:color="auto"/>
                <w:left w:val="none" w:sz="0" w:space="0" w:color="auto"/>
                <w:bottom w:val="none" w:sz="0" w:space="0" w:color="auto"/>
                <w:right w:val="none" w:sz="0" w:space="0" w:color="auto"/>
              </w:divBdr>
            </w:div>
            <w:div w:id="510950618">
              <w:marLeft w:val="0"/>
              <w:marRight w:val="0"/>
              <w:marTop w:val="0"/>
              <w:marBottom w:val="0"/>
              <w:divBdr>
                <w:top w:val="none" w:sz="0" w:space="0" w:color="auto"/>
                <w:left w:val="none" w:sz="0" w:space="0" w:color="auto"/>
                <w:bottom w:val="none" w:sz="0" w:space="0" w:color="auto"/>
                <w:right w:val="none" w:sz="0" w:space="0" w:color="auto"/>
              </w:divBdr>
            </w:div>
            <w:div w:id="1608149097">
              <w:marLeft w:val="0"/>
              <w:marRight w:val="0"/>
              <w:marTop w:val="0"/>
              <w:marBottom w:val="0"/>
              <w:divBdr>
                <w:top w:val="none" w:sz="0" w:space="0" w:color="auto"/>
                <w:left w:val="none" w:sz="0" w:space="0" w:color="auto"/>
                <w:bottom w:val="none" w:sz="0" w:space="0" w:color="auto"/>
                <w:right w:val="none" w:sz="0" w:space="0" w:color="auto"/>
              </w:divBdr>
            </w:div>
            <w:div w:id="889731757">
              <w:marLeft w:val="0"/>
              <w:marRight w:val="0"/>
              <w:marTop w:val="0"/>
              <w:marBottom w:val="0"/>
              <w:divBdr>
                <w:top w:val="none" w:sz="0" w:space="0" w:color="auto"/>
                <w:left w:val="none" w:sz="0" w:space="0" w:color="auto"/>
                <w:bottom w:val="none" w:sz="0" w:space="0" w:color="auto"/>
                <w:right w:val="none" w:sz="0" w:space="0" w:color="auto"/>
              </w:divBdr>
            </w:div>
            <w:div w:id="728650288">
              <w:marLeft w:val="0"/>
              <w:marRight w:val="0"/>
              <w:marTop w:val="0"/>
              <w:marBottom w:val="0"/>
              <w:divBdr>
                <w:top w:val="none" w:sz="0" w:space="0" w:color="auto"/>
                <w:left w:val="none" w:sz="0" w:space="0" w:color="auto"/>
                <w:bottom w:val="none" w:sz="0" w:space="0" w:color="auto"/>
                <w:right w:val="none" w:sz="0" w:space="0" w:color="auto"/>
              </w:divBdr>
            </w:div>
            <w:div w:id="347148069">
              <w:marLeft w:val="0"/>
              <w:marRight w:val="0"/>
              <w:marTop w:val="0"/>
              <w:marBottom w:val="0"/>
              <w:divBdr>
                <w:top w:val="none" w:sz="0" w:space="0" w:color="auto"/>
                <w:left w:val="none" w:sz="0" w:space="0" w:color="auto"/>
                <w:bottom w:val="none" w:sz="0" w:space="0" w:color="auto"/>
                <w:right w:val="none" w:sz="0" w:space="0" w:color="auto"/>
              </w:divBdr>
            </w:div>
            <w:div w:id="2134589559">
              <w:marLeft w:val="0"/>
              <w:marRight w:val="0"/>
              <w:marTop w:val="0"/>
              <w:marBottom w:val="0"/>
              <w:divBdr>
                <w:top w:val="none" w:sz="0" w:space="0" w:color="auto"/>
                <w:left w:val="none" w:sz="0" w:space="0" w:color="auto"/>
                <w:bottom w:val="none" w:sz="0" w:space="0" w:color="auto"/>
                <w:right w:val="none" w:sz="0" w:space="0" w:color="auto"/>
              </w:divBdr>
            </w:div>
            <w:div w:id="758914292">
              <w:marLeft w:val="0"/>
              <w:marRight w:val="0"/>
              <w:marTop w:val="0"/>
              <w:marBottom w:val="0"/>
              <w:divBdr>
                <w:top w:val="none" w:sz="0" w:space="0" w:color="auto"/>
                <w:left w:val="none" w:sz="0" w:space="0" w:color="auto"/>
                <w:bottom w:val="none" w:sz="0" w:space="0" w:color="auto"/>
                <w:right w:val="none" w:sz="0" w:space="0" w:color="auto"/>
              </w:divBdr>
            </w:div>
            <w:div w:id="1438908497">
              <w:marLeft w:val="0"/>
              <w:marRight w:val="0"/>
              <w:marTop w:val="0"/>
              <w:marBottom w:val="0"/>
              <w:divBdr>
                <w:top w:val="none" w:sz="0" w:space="0" w:color="auto"/>
                <w:left w:val="none" w:sz="0" w:space="0" w:color="auto"/>
                <w:bottom w:val="none" w:sz="0" w:space="0" w:color="auto"/>
                <w:right w:val="none" w:sz="0" w:space="0" w:color="auto"/>
              </w:divBdr>
            </w:div>
            <w:div w:id="797912048">
              <w:marLeft w:val="0"/>
              <w:marRight w:val="0"/>
              <w:marTop w:val="0"/>
              <w:marBottom w:val="0"/>
              <w:divBdr>
                <w:top w:val="none" w:sz="0" w:space="0" w:color="auto"/>
                <w:left w:val="none" w:sz="0" w:space="0" w:color="auto"/>
                <w:bottom w:val="none" w:sz="0" w:space="0" w:color="auto"/>
                <w:right w:val="none" w:sz="0" w:space="0" w:color="auto"/>
              </w:divBdr>
            </w:div>
            <w:div w:id="808013294">
              <w:marLeft w:val="0"/>
              <w:marRight w:val="0"/>
              <w:marTop w:val="0"/>
              <w:marBottom w:val="0"/>
              <w:divBdr>
                <w:top w:val="none" w:sz="0" w:space="0" w:color="auto"/>
                <w:left w:val="none" w:sz="0" w:space="0" w:color="auto"/>
                <w:bottom w:val="none" w:sz="0" w:space="0" w:color="auto"/>
                <w:right w:val="none" w:sz="0" w:space="0" w:color="auto"/>
              </w:divBdr>
            </w:div>
            <w:div w:id="977030890">
              <w:marLeft w:val="0"/>
              <w:marRight w:val="0"/>
              <w:marTop w:val="0"/>
              <w:marBottom w:val="0"/>
              <w:divBdr>
                <w:top w:val="none" w:sz="0" w:space="0" w:color="auto"/>
                <w:left w:val="none" w:sz="0" w:space="0" w:color="auto"/>
                <w:bottom w:val="none" w:sz="0" w:space="0" w:color="auto"/>
                <w:right w:val="none" w:sz="0" w:space="0" w:color="auto"/>
              </w:divBdr>
            </w:div>
            <w:div w:id="5637630">
              <w:marLeft w:val="0"/>
              <w:marRight w:val="0"/>
              <w:marTop w:val="0"/>
              <w:marBottom w:val="0"/>
              <w:divBdr>
                <w:top w:val="none" w:sz="0" w:space="0" w:color="auto"/>
                <w:left w:val="none" w:sz="0" w:space="0" w:color="auto"/>
                <w:bottom w:val="none" w:sz="0" w:space="0" w:color="auto"/>
                <w:right w:val="none" w:sz="0" w:space="0" w:color="auto"/>
              </w:divBdr>
            </w:div>
            <w:div w:id="1558322527">
              <w:marLeft w:val="0"/>
              <w:marRight w:val="0"/>
              <w:marTop w:val="0"/>
              <w:marBottom w:val="0"/>
              <w:divBdr>
                <w:top w:val="none" w:sz="0" w:space="0" w:color="auto"/>
                <w:left w:val="none" w:sz="0" w:space="0" w:color="auto"/>
                <w:bottom w:val="none" w:sz="0" w:space="0" w:color="auto"/>
                <w:right w:val="none" w:sz="0" w:space="0" w:color="auto"/>
              </w:divBdr>
            </w:div>
            <w:div w:id="1733235029">
              <w:marLeft w:val="0"/>
              <w:marRight w:val="0"/>
              <w:marTop w:val="0"/>
              <w:marBottom w:val="0"/>
              <w:divBdr>
                <w:top w:val="none" w:sz="0" w:space="0" w:color="auto"/>
                <w:left w:val="none" w:sz="0" w:space="0" w:color="auto"/>
                <w:bottom w:val="none" w:sz="0" w:space="0" w:color="auto"/>
                <w:right w:val="none" w:sz="0" w:space="0" w:color="auto"/>
              </w:divBdr>
            </w:div>
            <w:div w:id="2119567571">
              <w:marLeft w:val="0"/>
              <w:marRight w:val="0"/>
              <w:marTop w:val="0"/>
              <w:marBottom w:val="0"/>
              <w:divBdr>
                <w:top w:val="none" w:sz="0" w:space="0" w:color="auto"/>
                <w:left w:val="none" w:sz="0" w:space="0" w:color="auto"/>
                <w:bottom w:val="none" w:sz="0" w:space="0" w:color="auto"/>
                <w:right w:val="none" w:sz="0" w:space="0" w:color="auto"/>
              </w:divBdr>
            </w:div>
            <w:div w:id="8605597">
              <w:marLeft w:val="0"/>
              <w:marRight w:val="0"/>
              <w:marTop w:val="0"/>
              <w:marBottom w:val="0"/>
              <w:divBdr>
                <w:top w:val="none" w:sz="0" w:space="0" w:color="auto"/>
                <w:left w:val="none" w:sz="0" w:space="0" w:color="auto"/>
                <w:bottom w:val="none" w:sz="0" w:space="0" w:color="auto"/>
                <w:right w:val="none" w:sz="0" w:space="0" w:color="auto"/>
              </w:divBdr>
            </w:div>
            <w:div w:id="16150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389">
      <w:bodyDiv w:val="1"/>
      <w:marLeft w:val="0"/>
      <w:marRight w:val="0"/>
      <w:marTop w:val="0"/>
      <w:marBottom w:val="0"/>
      <w:divBdr>
        <w:top w:val="none" w:sz="0" w:space="0" w:color="auto"/>
        <w:left w:val="none" w:sz="0" w:space="0" w:color="auto"/>
        <w:bottom w:val="none" w:sz="0" w:space="0" w:color="auto"/>
        <w:right w:val="none" w:sz="0" w:space="0" w:color="auto"/>
      </w:divBdr>
      <w:divsChild>
        <w:div w:id="1223175586">
          <w:marLeft w:val="0"/>
          <w:marRight w:val="0"/>
          <w:marTop w:val="0"/>
          <w:marBottom w:val="0"/>
          <w:divBdr>
            <w:top w:val="none" w:sz="0" w:space="0" w:color="auto"/>
            <w:left w:val="none" w:sz="0" w:space="0" w:color="auto"/>
            <w:bottom w:val="none" w:sz="0" w:space="0" w:color="auto"/>
            <w:right w:val="none" w:sz="0" w:space="0" w:color="auto"/>
          </w:divBdr>
          <w:divsChild>
            <w:div w:id="967466211">
              <w:marLeft w:val="0"/>
              <w:marRight w:val="0"/>
              <w:marTop w:val="0"/>
              <w:marBottom w:val="0"/>
              <w:divBdr>
                <w:top w:val="none" w:sz="0" w:space="0" w:color="auto"/>
                <w:left w:val="none" w:sz="0" w:space="0" w:color="auto"/>
                <w:bottom w:val="none" w:sz="0" w:space="0" w:color="auto"/>
                <w:right w:val="none" w:sz="0" w:space="0" w:color="auto"/>
              </w:divBdr>
            </w:div>
            <w:div w:id="460419447">
              <w:marLeft w:val="0"/>
              <w:marRight w:val="0"/>
              <w:marTop w:val="0"/>
              <w:marBottom w:val="0"/>
              <w:divBdr>
                <w:top w:val="none" w:sz="0" w:space="0" w:color="auto"/>
                <w:left w:val="none" w:sz="0" w:space="0" w:color="auto"/>
                <w:bottom w:val="none" w:sz="0" w:space="0" w:color="auto"/>
                <w:right w:val="none" w:sz="0" w:space="0" w:color="auto"/>
              </w:divBdr>
            </w:div>
            <w:div w:id="442726140">
              <w:marLeft w:val="0"/>
              <w:marRight w:val="0"/>
              <w:marTop w:val="0"/>
              <w:marBottom w:val="0"/>
              <w:divBdr>
                <w:top w:val="none" w:sz="0" w:space="0" w:color="auto"/>
                <w:left w:val="none" w:sz="0" w:space="0" w:color="auto"/>
                <w:bottom w:val="none" w:sz="0" w:space="0" w:color="auto"/>
                <w:right w:val="none" w:sz="0" w:space="0" w:color="auto"/>
              </w:divBdr>
            </w:div>
            <w:div w:id="1144274850">
              <w:marLeft w:val="0"/>
              <w:marRight w:val="0"/>
              <w:marTop w:val="0"/>
              <w:marBottom w:val="0"/>
              <w:divBdr>
                <w:top w:val="none" w:sz="0" w:space="0" w:color="auto"/>
                <w:left w:val="none" w:sz="0" w:space="0" w:color="auto"/>
                <w:bottom w:val="none" w:sz="0" w:space="0" w:color="auto"/>
                <w:right w:val="none" w:sz="0" w:space="0" w:color="auto"/>
              </w:divBdr>
            </w:div>
            <w:div w:id="1174763078">
              <w:marLeft w:val="0"/>
              <w:marRight w:val="0"/>
              <w:marTop w:val="0"/>
              <w:marBottom w:val="0"/>
              <w:divBdr>
                <w:top w:val="none" w:sz="0" w:space="0" w:color="auto"/>
                <w:left w:val="none" w:sz="0" w:space="0" w:color="auto"/>
                <w:bottom w:val="none" w:sz="0" w:space="0" w:color="auto"/>
                <w:right w:val="none" w:sz="0" w:space="0" w:color="auto"/>
              </w:divBdr>
            </w:div>
            <w:div w:id="39984120">
              <w:marLeft w:val="0"/>
              <w:marRight w:val="0"/>
              <w:marTop w:val="0"/>
              <w:marBottom w:val="0"/>
              <w:divBdr>
                <w:top w:val="none" w:sz="0" w:space="0" w:color="auto"/>
                <w:left w:val="none" w:sz="0" w:space="0" w:color="auto"/>
                <w:bottom w:val="none" w:sz="0" w:space="0" w:color="auto"/>
                <w:right w:val="none" w:sz="0" w:space="0" w:color="auto"/>
              </w:divBdr>
            </w:div>
            <w:div w:id="68424425">
              <w:marLeft w:val="0"/>
              <w:marRight w:val="0"/>
              <w:marTop w:val="0"/>
              <w:marBottom w:val="0"/>
              <w:divBdr>
                <w:top w:val="none" w:sz="0" w:space="0" w:color="auto"/>
                <w:left w:val="none" w:sz="0" w:space="0" w:color="auto"/>
                <w:bottom w:val="none" w:sz="0" w:space="0" w:color="auto"/>
                <w:right w:val="none" w:sz="0" w:space="0" w:color="auto"/>
              </w:divBdr>
            </w:div>
            <w:div w:id="2018074085">
              <w:marLeft w:val="0"/>
              <w:marRight w:val="0"/>
              <w:marTop w:val="0"/>
              <w:marBottom w:val="0"/>
              <w:divBdr>
                <w:top w:val="none" w:sz="0" w:space="0" w:color="auto"/>
                <w:left w:val="none" w:sz="0" w:space="0" w:color="auto"/>
                <w:bottom w:val="none" w:sz="0" w:space="0" w:color="auto"/>
                <w:right w:val="none" w:sz="0" w:space="0" w:color="auto"/>
              </w:divBdr>
            </w:div>
            <w:div w:id="12978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152">
      <w:bodyDiv w:val="1"/>
      <w:marLeft w:val="0"/>
      <w:marRight w:val="0"/>
      <w:marTop w:val="0"/>
      <w:marBottom w:val="0"/>
      <w:divBdr>
        <w:top w:val="none" w:sz="0" w:space="0" w:color="auto"/>
        <w:left w:val="none" w:sz="0" w:space="0" w:color="auto"/>
        <w:bottom w:val="none" w:sz="0" w:space="0" w:color="auto"/>
        <w:right w:val="none" w:sz="0" w:space="0" w:color="auto"/>
      </w:divBdr>
    </w:div>
    <w:div w:id="693533245">
      <w:bodyDiv w:val="1"/>
      <w:marLeft w:val="0"/>
      <w:marRight w:val="0"/>
      <w:marTop w:val="0"/>
      <w:marBottom w:val="0"/>
      <w:divBdr>
        <w:top w:val="none" w:sz="0" w:space="0" w:color="auto"/>
        <w:left w:val="none" w:sz="0" w:space="0" w:color="auto"/>
        <w:bottom w:val="none" w:sz="0" w:space="0" w:color="auto"/>
        <w:right w:val="none" w:sz="0" w:space="0" w:color="auto"/>
      </w:divBdr>
      <w:divsChild>
        <w:div w:id="1244685874">
          <w:marLeft w:val="0"/>
          <w:marRight w:val="0"/>
          <w:marTop w:val="0"/>
          <w:marBottom w:val="0"/>
          <w:divBdr>
            <w:top w:val="none" w:sz="0" w:space="0" w:color="auto"/>
            <w:left w:val="none" w:sz="0" w:space="0" w:color="auto"/>
            <w:bottom w:val="none" w:sz="0" w:space="0" w:color="auto"/>
            <w:right w:val="none" w:sz="0" w:space="0" w:color="auto"/>
          </w:divBdr>
          <w:divsChild>
            <w:div w:id="283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840">
      <w:bodyDiv w:val="1"/>
      <w:marLeft w:val="0"/>
      <w:marRight w:val="0"/>
      <w:marTop w:val="0"/>
      <w:marBottom w:val="0"/>
      <w:divBdr>
        <w:top w:val="none" w:sz="0" w:space="0" w:color="auto"/>
        <w:left w:val="none" w:sz="0" w:space="0" w:color="auto"/>
        <w:bottom w:val="none" w:sz="0" w:space="0" w:color="auto"/>
        <w:right w:val="none" w:sz="0" w:space="0" w:color="auto"/>
      </w:divBdr>
    </w:div>
    <w:div w:id="719287637">
      <w:bodyDiv w:val="1"/>
      <w:marLeft w:val="0"/>
      <w:marRight w:val="0"/>
      <w:marTop w:val="0"/>
      <w:marBottom w:val="0"/>
      <w:divBdr>
        <w:top w:val="none" w:sz="0" w:space="0" w:color="auto"/>
        <w:left w:val="none" w:sz="0" w:space="0" w:color="auto"/>
        <w:bottom w:val="none" w:sz="0" w:space="0" w:color="auto"/>
        <w:right w:val="none" w:sz="0" w:space="0" w:color="auto"/>
      </w:divBdr>
      <w:divsChild>
        <w:div w:id="1792897500">
          <w:marLeft w:val="0"/>
          <w:marRight w:val="0"/>
          <w:marTop w:val="0"/>
          <w:marBottom w:val="0"/>
          <w:divBdr>
            <w:top w:val="none" w:sz="0" w:space="0" w:color="auto"/>
            <w:left w:val="none" w:sz="0" w:space="0" w:color="auto"/>
            <w:bottom w:val="none" w:sz="0" w:space="0" w:color="auto"/>
            <w:right w:val="none" w:sz="0" w:space="0" w:color="auto"/>
          </w:divBdr>
          <w:divsChild>
            <w:div w:id="1808626255">
              <w:marLeft w:val="0"/>
              <w:marRight w:val="0"/>
              <w:marTop w:val="0"/>
              <w:marBottom w:val="0"/>
              <w:divBdr>
                <w:top w:val="none" w:sz="0" w:space="0" w:color="auto"/>
                <w:left w:val="none" w:sz="0" w:space="0" w:color="auto"/>
                <w:bottom w:val="none" w:sz="0" w:space="0" w:color="auto"/>
                <w:right w:val="none" w:sz="0" w:space="0" w:color="auto"/>
              </w:divBdr>
              <w:divsChild>
                <w:div w:id="467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4145">
      <w:bodyDiv w:val="1"/>
      <w:marLeft w:val="0"/>
      <w:marRight w:val="0"/>
      <w:marTop w:val="0"/>
      <w:marBottom w:val="0"/>
      <w:divBdr>
        <w:top w:val="none" w:sz="0" w:space="0" w:color="auto"/>
        <w:left w:val="none" w:sz="0" w:space="0" w:color="auto"/>
        <w:bottom w:val="none" w:sz="0" w:space="0" w:color="auto"/>
        <w:right w:val="none" w:sz="0" w:space="0" w:color="auto"/>
      </w:divBdr>
      <w:divsChild>
        <w:div w:id="54162715">
          <w:marLeft w:val="0"/>
          <w:marRight w:val="0"/>
          <w:marTop w:val="0"/>
          <w:marBottom w:val="0"/>
          <w:divBdr>
            <w:top w:val="none" w:sz="0" w:space="0" w:color="auto"/>
            <w:left w:val="none" w:sz="0" w:space="0" w:color="auto"/>
            <w:bottom w:val="none" w:sz="0" w:space="0" w:color="auto"/>
            <w:right w:val="none" w:sz="0" w:space="0" w:color="auto"/>
          </w:divBdr>
          <w:divsChild>
            <w:div w:id="668293675">
              <w:marLeft w:val="0"/>
              <w:marRight w:val="0"/>
              <w:marTop w:val="0"/>
              <w:marBottom w:val="0"/>
              <w:divBdr>
                <w:top w:val="none" w:sz="0" w:space="0" w:color="auto"/>
                <w:left w:val="none" w:sz="0" w:space="0" w:color="auto"/>
                <w:bottom w:val="none" w:sz="0" w:space="0" w:color="auto"/>
                <w:right w:val="none" w:sz="0" w:space="0" w:color="auto"/>
              </w:divBdr>
            </w:div>
            <w:div w:id="1498153980">
              <w:marLeft w:val="0"/>
              <w:marRight w:val="0"/>
              <w:marTop w:val="0"/>
              <w:marBottom w:val="0"/>
              <w:divBdr>
                <w:top w:val="none" w:sz="0" w:space="0" w:color="auto"/>
                <w:left w:val="none" w:sz="0" w:space="0" w:color="auto"/>
                <w:bottom w:val="none" w:sz="0" w:space="0" w:color="auto"/>
                <w:right w:val="none" w:sz="0" w:space="0" w:color="auto"/>
              </w:divBdr>
            </w:div>
            <w:div w:id="1927613882">
              <w:marLeft w:val="0"/>
              <w:marRight w:val="0"/>
              <w:marTop w:val="0"/>
              <w:marBottom w:val="0"/>
              <w:divBdr>
                <w:top w:val="none" w:sz="0" w:space="0" w:color="auto"/>
                <w:left w:val="none" w:sz="0" w:space="0" w:color="auto"/>
                <w:bottom w:val="none" w:sz="0" w:space="0" w:color="auto"/>
                <w:right w:val="none" w:sz="0" w:space="0" w:color="auto"/>
              </w:divBdr>
            </w:div>
            <w:div w:id="306401048">
              <w:marLeft w:val="0"/>
              <w:marRight w:val="0"/>
              <w:marTop w:val="0"/>
              <w:marBottom w:val="0"/>
              <w:divBdr>
                <w:top w:val="none" w:sz="0" w:space="0" w:color="auto"/>
                <w:left w:val="none" w:sz="0" w:space="0" w:color="auto"/>
                <w:bottom w:val="none" w:sz="0" w:space="0" w:color="auto"/>
                <w:right w:val="none" w:sz="0" w:space="0" w:color="auto"/>
              </w:divBdr>
            </w:div>
            <w:div w:id="2005011710">
              <w:marLeft w:val="0"/>
              <w:marRight w:val="0"/>
              <w:marTop w:val="0"/>
              <w:marBottom w:val="0"/>
              <w:divBdr>
                <w:top w:val="none" w:sz="0" w:space="0" w:color="auto"/>
                <w:left w:val="none" w:sz="0" w:space="0" w:color="auto"/>
                <w:bottom w:val="none" w:sz="0" w:space="0" w:color="auto"/>
                <w:right w:val="none" w:sz="0" w:space="0" w:color="auto"/>
              </w:divBdr>
            </w:div>
            <w:div w:id="146215290">
              <w:marLeft w:val="0"/>
              <w:marRight w:val="0"/>
              <w:marTop w:val="0"/>
              <w:marBottom w:val="0"/>
              <w:divBdr>
                <w:top w:val="none" w:sz="0" w:space="0" w:color="auto"/>
                <w:left w:val="none" w:sz="0" w:space="0" w:color="auto"/>
                <w:bottom w:val="none" w:sz="0" w:space="0" w:color="auto"/>
                <w:right w:val="none" w:sz="0" w:space="0" w:color="auto"/>
              </w:divBdr>
            </w:div>
            <w:div w:id="2023967903">
              <w:marLeft w:val="0"/>
              <w:marRight w:val="0"/>
              <w:marTop w:val="0"/>
              <w:marBottom w:val="0"/>
              <w:divBdr>
                <w:top w:val="none" w:sz="0" w:space="0" w:color="auto"/>
                <w:left w:val="none" w:sz="0" w:space="0" w:color="auto"/>
                <w:bottom w:val="none" w:sz="0" w:space="0" w:color="auto"/>
                <w:right w:val="none" w:sz="0" w:space="0" w:color="auto"/>
              </w:divBdr>
            </w:div>
            <w:div w:id="351805521">
              <w:marLeft w:val="0"/>
              <w:marRight w:val="0"/>
              <w:marTop w:val="0"/>
              <w:marBottom w:val="0"/>
              <w:divBdr>
                <w:top w:val="none" w:sz="0" w:space="0" w:color="auto"/>
                <w:left w:val="none" w:sz="0" w:space="0" w:color="auto"/>
                <w:bottom w:val="none" w:sz="0" w:space="0" w:color="auto"/>
                <w:right w:val="none" w:sz="0" w:space="0" w:color="auto"/>
              </w:divBdr>
            </w:div>
            <w:div w:id="1734622015">
              <w:marLeft w:val="0"/>
              <w:marRight w:val="0"/>
              <w:marTop w:val="0"/>
              <w:marBottom w:val="0"/>
              <w:divBdr>
                <w:top w:val="none" w:sz="0" w:space="0" w:color="auto"/>
                <w:left w:val="none" w:sz="0" w:space="0" w:color="auto"/>
                <w:bottom w:val="none" w:sz="0" w:space="0" w:color="auto"/>
                <w:right w:val="none" w:sz="0" w:space="0" w:color="auto"/>
              </w:divBdr>
            </w:div>
            <w:div w:id="129369109">
              <w:marLeft w:val="0"/>
              <w:marRight w:val="0"/>
              <w:marTop w:val="0"/>
              <w:marBottom w:val="0"/>
              <w:divBdr>
                <w:top w:val="none" w:sz="0" w:space="0" w:color="auto"/>
                <w:left w:val="none" w:sz="0" w:space="0" w:color="auto"/>
                <w:bottom w:val="none" w:sz="0" w:space="0" w:color="auto"/>
                <w:right w:val="none" w:sz="0" w:space="0" w:color="auto"/>
              </w:divBdr>
            </w:div>
            <w:div w:id="4219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5169">
      <w:bodyDiv w:val="1"/>
      <w:marLeft w:val="0"/>
      <w:marRight w:val="0"/>
      <w:marTop w:val="0"/>
      <w:marBottom w:val="0"/>
      <w:divBdr>
        <w:top w:val="none" w:sz="0" w:space="0" w:color="auto"/>
        <w:left w:val="none" w:sz="0" w:space="0" w:color="auto"/>
        <w:bottom w:val="none" w:sz="0" w:space="0" w:color="auto"/>
        <w:right w:val="none" w:sz="0" w:space="0" w:color="auto"/>
      </w:divBdr>
      <w:divsChild>
        <w:div w:id="59606373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54324193">
      <w:bodyDiv w:val="1"/>
      <w:marLeft w:val="0"/>
      <w:marRight w:val="0"/>
      <w:marTop w:val="0"/>
      <w:marBottom w:val="0"/>
      <w:divBdr>
        <w:top w:val="none" w:sz="0" w:space="0" w:color="auto"/>
        <w:left w:val="none" w:sz="0" w:space="0" w:color="auto"/>
        <w:bottom w:val="none" w:sz="0" w:space="0" w:color="auto"/>
        <w:right w:val="none" w:sz="0" w:space="0" w:color="auto"/>
      </w:divBdr>
      <w:divsChild>
        <w:div w:id="1990136324">
          <w:marLeft w:val="0"/>
          <w:marRight w:val="0"/>
          <w:marTop w:val="0"/>
          <w:marBottom w:val="0"/>
          <w:divBdr>
            <w:top w:val="none" w:sz="0" w:space="0" w:color="auto"/>
            <w:left w:val="none" w:sz="0" w:space="0" w:color="auto"/>
            <w:bottom w:val="none" w:sz="0" w:space="0" w:color="auto"/>
            <w:right w:val="none" w:sz="0" w:space="0" w:color="auto"/>
          </w:divBdr>
          <w:divsChild>
            <w:div w:id="181211685">
              <w:marLeft w:val="0"/>
              <w:marRight w:val="0"/>
              <w:marTop w:val="0"/>
              <w:marBottom w:val="0"/>
              <w:divBdr>
                <w:top w:val="none" w:sz="0" w:space="0" w:color="auto"/>
                <w:left w:val="none" w:sz="0" w:space="0" w:color="auto"/>
                <w:bottom w:val="none" w:sz="0" w:space="0" w:color="auto"/>
                <w:right w:val="none" w:sz="0" w:space="0" w:color="auto"/>
              </w:divBdr>
            </w:div>
            <w:div w:id="741753922">
              <w:marLeft w:val="0"/>
              <w:marRight w:val="0"/>
              <w:marTop w:val="0"/>
              <w:marBottom w:val="0"/>
              <w:divBdr>
                <w:top w:val="none" w:sz="0" w:space="0" w:color="auto"/>
                <w:left w:val="none" w:sz="0" w:space="0" w:color="auto"/>
                <w:bottom w:val="none" w:sz="0" w:space="0" w:color="auto"/>
                <w:right w:val="none" w:sz="0" w:space="0" w:color="auto"/>
              </w:divBdr>
            </w:div>
            <w:div w:id="587347722">
              <w:marLeft w:val="0"/>
              <w:marRight w:val="0"/>
              <w:marTop w:val="0"/>
              <w:marBottom w:val="0"/>
              <w:divBdr>
                <w:top w:val="none" w:sz="0" w:space="0" w:color="auto"/>
                <w:left w:val="none" w:sz="0" w:space="0" w:color="auto"/>
                <w:bottom w:val="none" w:sz="0" w:space="0" w:color="auto"/>
                <w:right w:val="none" w:sz="0" w:space="0" w:color="auto"/>
              </w:divBdr>
            </w:div>
            <w:div w:id="253169381">
              <w:marLeft w:val="0"/>
              <w:marRight w:val="0"/>
              <w:marTop w:val="0"/>
              <w:marBottom w:val="0"/>
              <w:divBdr>
                <w:top w:val="none" w:sz="0" w:space="0" w:color="auto"/>
                <w:left w:val="none" w:sz="0" w:space="0" w:color="auto"/>
                <w:bottom w:val="none" w:sz="0" w:space="0" w:color="auto"/>
                <w:right w:val="none" w:sz="0" w:space="0" w:color="auto"/>
              </w:divBdr>
            </w:div>
            <w:div w:id="1664510367">
              <w:marLeft w:val="0"/>
              <w:marRight w:val="0"/>
              <w:marTop w:val="0"/>
              <w:marBottom w:val="0"/>
              <w:divBdr>
                <w:top w:val="none" w:sz="0" w:space="0" w:color="auto"/>
                <w:left w:val="none" w:sz="0" w:space="0" w:color="auto"/>
                <w:bottom w:val="none" w:sz="0" w:space="0" w:color="auto"/>
                <w:right w:val="none" w:sz="0" w:space="0" w:color="auto"/>
              </w:divBdr>
            </w:div>
            <w:div w:id="681396487">
              <w:marLeft w:val="0"/>
              <w:marRight w:val="0"/>
              <w:marTop w:val="0"/>
              <w:marBottom w:val="0"/>
              <w:divBdr>
                <w:top w:val="none" w:sz="0" w:space="0" w:color="auto"/>
                <w:left w:val="none" w:sz="0" w:space="0" w:color="auto"/>
                <w:bottom w:val="none" w:sz="0" w:space="0" w:color="auto"/>
                <w:right w:val="none" w:sz="0" w:space="0" w:color="auto"/>
              </w:divBdr>
            </w:div>
            <w:div w:id="1099329711">
              <w:marLeft w:val="0"/>
              <w:marRight w:val="0"/>
              <w:marTop w:val="0"/>
              <w:marBottom w:val="0"/>
              <w:divBdr>
                <w:top w:val="none" w:sz="0" w:space="0" w:color="auto"/>
                <w:left w:val="none" w:sz="0" w:space="0" w:color="auto"/>
                <w:bottom w:val="none" w:sz="0" w:space="0" w:color="auto"/>
                <w:right w:val="none" w:sz="0" w:space="0" w:color="auto"/>
              </w:divBdr>
            </w:div>
            <w:div w:id="149911957">
              <w:marLeft w:val="0"/>
              <w:marRight w:val="0"/>
              <w:marTop w:val="0"/>
              <w:marBottom w:val="0"/>
              <w:divBdr>
                <w:top w:val="none" w:sz="0" w:space="0" w:color="auto"/>
                <w:left w:val="none" w:sz="0" w:space="0" w:color="auto"/>
                <w:bottom w:val="none" w:sz="0" w:space="0" w:color="auto"/>
                <w:right w:val="none" w:sz="0" w:space="0" w:color="auto"/>
              </w:divBdr>
            </w:div>
            <w:div w:id="108472656">
              <w:marLeft w:val="0"/>
              <w:marRight w:val="0"/>
              <w:marTop w:val="0"/>
              <w:marBottom w:val="0"/>
              <w:divBdr>
                <w:top w:val="none" w:sz="0" w:space="0" w:color="auto"/>
                <w:left w:val="none" w:sz="0" w:space="0" w:color="auto"/>
                <w:bottom w:val="none" w:sz="0" w:space="0" w:color="auto"/>
                <w:right w:val="none" w:sz="0" w:space="0" w:color="auto"/>
              </w:divBdr>
            </w:div>
            <w:div w:id="2054382388">
              <w:marLeft w:val="0"/>
              <w:marRight w:val="0"/>
              <w:marTop w:val="0"/>
              <w:marBottom w:val="0"/>
              <w:divBdr>
                <w:top w:val="none" w:sz="0" w:space="0" w:color="auto"/>
                <w:left w:val="none" w:sz="0" w:space="0" w:color="auto"/>
                <w:bottom w:val="none" w:sz="0" w:space="0" w:color="auto"/>
                <w:right w:val="none" w:sz="0" w:space="0" w:color="auto"/>
              </w:divBdr>
            </w:div>
            <w:div w:id="2035618414">
              <w:marLeft w:val="0"/>
              <w:marRight w:val="0"/>
              <w:marTop w:val="0"/>
              <w:marBottom w:val="0"/>
              <w:divBdr>
                <w:top w:val="none" w:sz="0" w:space="0" w:color="auto"/>
                <w:left w:val="none" w:sz="0" w:space="0" w:color="auto"/>
                <w:bottom w:val="none" w:sz="0" w:space="0" w:color="auto"/>
                <w:right w:val="none" w:sz="0" w:space="0" w:color="auto"/>
              </w:divBdr>
            </w:div>
            <w:div w:id="40331559">
              <w:marLeft w:val="0"/>
              <w:marRight w:val="0"/>
              <w:marTop w:val="0"/>
              <w:marBottom w:val="0"/>
              <w:divBdr>
                <w:top w:val="none" w:sz="0" w:space="0" w:color="auto"/>
                <w:left w:val="none" w:sz="0" w:space="0" w:color="auto"/>
                <w:bottom w:val="none" w:sz="0" w:space="0" w:color="auto"/>
                <w:right w:val="none" w:sz="0" w:space="0" w:color="auto"/>
              </w:divBdr>
            </w:div>
            <w:div w:id="317345578">
              <w:marLeft w:val="0"/>
              <w:marRight w:val="0"/>
              <w:marTop w:val="0"/>
              <w:marBottom w:val="0"/>
              <w:divBdr>
                <w:top w:val="none" w:sz="0" w:space="0" w:color="auto"/>
                <w:left w:val="none" w:sz="0" w:space="0" w:color="auto"/>
                <w:bottom w:val="none" w:sz="0" w:space="0" w:color="auto"/>
                <w:right w:val="none" w:sz="0" w:space="0" w:color="auto"/>
              </w:divBdr>
            </w:div>
            <w:div w:id="569275027">
              <w:marLeft w:val="0"/>
              <w:marRight w:val="0"/>
              <w:marTop w:val="0"/>
              <w:marBottom w:val="0"/>
              <w:divBdr>
                <w:top w:val="none" w:sz="0" w:space="0" w:color="auto"/>
                <w:left w:val="none" w:sz="0" w:space="0" w:color="auto"/>
                <w:bottom w:val="none" w:sz="0" w:space="0" w:color="auto"/>
                <w:right w:val="none" w:sz="0" w:space="0" w:color="auto"/>
              </w:divBdr>
            </w:div>
            <w:div w:id="726153012">
              <w:marLeft w:val="0"/>
              <w:marRight w:val="0"/>
              <w:marTop w:val="0"/>
              <w:marBottom w:val="0"/>
              <w:divBdr>
                <w:top w:val="none" w:sz="0" w:space="0" w:color="auto"/>
                <w:left w:val="none" w:sz="0" w:space="0" w:color="auto"/>
                <w:bottom w:val="none" w:sz="0" w:space="0" w:color="auto"/>
                <w:right w:val="none" w:sz="0" w:space="0" w:color="auto"/>
              </w:divBdr>
            </w:div>
            <w:div w:id="1715496667">
              <w:marLeft w:val="0"/>
              <w:marRight w:val="0"/>
              <w:marTop w:val="0"/>
              <w:marBottom w:val="0"/>
              <w:divBdr>
                <w:top w:val="none" w:sz="0" w:space="0" w:color="auto"/>
                <w:left w:val="none" w:sz="0" w:space="0" w:color="auto"/>
                <w:bottom w:val="none" w:sz="0" w:space="0" w:color="auto"/>
                <w:right w:val="none" w:sz="0" w:space="0" w:color="auto"/>
              </w:divBdr>
            </w:div>
            <w:div w:id="151261719">
              <w:marLeft w:val="0"/>
              <w:marRight w:val="0"/>
              <w:marTop w:val="0"/>
              <w:marBottom w:val="0"/>
              <w:divBdr>
                <w:top w:val="none" w:sz="0" w:space="0" w:color="auto"/>
                <w:left w:val="none" w:sz="0" w:space="0" w:color="auto"/>
                <w:bottom w:val="none" w:sz="0" w:space="0" w:color="auto"/>
                <w:right w:val="none" w:sz="0" w:space="0" w:color="auto"/>
              </w:divBdr>
            </w:div>
            <w:div w:id="335421395">
              <w:marLeft w:val="0"/>
              <w:marRight w:val="0"/>
              <w:marTop w:val="0"/>
              <w:marBottom w:val="0"/>
              <w:divBdr>
                <w:top w:val="none" w:sz="0" w:space="0" w:color="auto"/>
                <w:left w:val="none" w:sz="0" w:space="0" w:color="auto"/>
                <w:bottom w:val="none" w:sz="0" w:space="0" w:color="auto"/>
                <w:right w:val="none" w:sz="0" w:space="0" w:color="auto"/>
              </w:divBdr>
            </w:div>
            <w:div w:id="41515377">
              <w:marLeft w:val="0"/>
              <w:marRight w:val="0"/>
              <w:marTop w:val="0"/>
              <w:marBottom w:val="0"/>
              <w:divBdr>
                <w:top w:val="none" w:sz="0" w:space="0" w:color="auto"/>
                <w:left w:val="none" w:sz="0" w:space="0" w:color="auto"/>
                <w:bottom w:val="none" w:sz="0" w:space="0" w:color="auto"/>
                <w:right w:val="none" w:sz="0" w:space="0" w:color="auto"/>
              </w:divBdr>
            </w:div>
            <w:div w:id="360283424">
              <w:marLeft w:val="0"/>
              <w:marRight w:val="0"/>
              <w:marTop w:val="0"/>
              <w:marBottom w:val="0"/>
              <w:divBdr>
                <w:top w:val="none" w:sz="0" w:space="0" w:color="auto"/>
                <w:left w:val="none" w:sz="0" w:space="0" w:color="auto"/>
                <w:bottom w:val="none" w:sz="0" w:space="0" w:color="auto"/>
                <w:right w:val="none" w:sz="0" w:space="0" w:color="auto"/>
              </w:divBdr>
            </w:div>
            <w:div w:id="1756436407">
              <w:marLeft w:val="0"/>
              <w:marRight w:val="0"/>
              <w:marTop w:val="0"/>
              <w:marBottom w:val="0"/>
              <w:divBdr>
                <w:top w:val="none" w:sz="0" w:space="0" w:color="auto"/>
                <w:left w:val="none" w:sz="0" w:space="0" w:color="auto"/>
                <w:bottom w:val="none" w:sz="0" w:space="0" w:color="auto"/>
                <w:right w:val="none" w:sz="0" w:space="0" w:color="auto"/>
              </w:divBdr>
            </w:div>
            <w:div w:id="1574503702">
              <w:marLeft w:val="0"/>
              <w:marRight w:val="0"/>
              <w:marTop w:val="0"/>
              <w:marBottom w:val="0"/>
              <w:divBdr>
                <w:top w:val="none" w:sz="0" w:space="0" w:color="auto"/>
                <w:left w:val="none" w:sz="0" w:space="0" w:color="auto"/>
                <w:bottom w:val="none" w:sz="0" w:space="0" w:color="auto"/>
                <w:right w:val="none" w:sz="0" w:space="0" w:color="auto"/>
              </w:divBdr>
            </w:div>
            <w:div w:id="417291742">
              <w:marLeft w:val="0"/>
              <w:marRight w:val="0"/>
              <w:marTop w:val="0"/>
              <w:marBottom w:val="0"/>
              <w:divBdr>
                <w:top w:val="none" w:sz="0" w:space="0" w:color="auto"/>
                <w:left w:val="none" w:sz="0" w:space="0" w:color="auto"/>
                <w:bottom w:val="none" w:sz="0" w:space="0" w:color="auto"/>
                <w:right w:val="none" w:sz="0" w:space="0" w:color="auto"/>
              </w:divBdr>
            </w:div>
            <w:div w:id="521601030">
              <w:marLeft w:val="0"/>
              <w:marRight w:val="0"/>
              <w:marTop w:val="0"/>
              <w:marBottom w:val="0"/>
              <w:divBdr>
                <w:top w:val="none" w:sz="0" w:space="0" w:color="auto"/>
                <w:left w:val="none" w:sz="0" w:space="0" w:color="auto"/>
                <w:bottom w:val="none" w:sz="0" w:space="0" w:color="auto"/>
                <w:right w:val="none" w:sz="0" w:space="0" w:color="auto"/>
              </w:divBdr>
            </w:div>
            <w:div w:id="1713798971">
              <w:marLeft w:val="0"/>
              <w:marRight w:val="0"/>
              <w:marTop w:val="0"/>
              <w:marBottom w:val="0"/>
              <w:divBdr>
                <w:top w:val="none" w:sz="0" w:space="0" w:color="auto"/>
                <w:left w:val="none" w:sz="0" w:space="0" w:color="auto"/>
                <w:bottom w:val="none" w:sz="0" w:space="0" w:color="auto"/>
                <w:right w:val="none" w:sz="0" w:space="0" w:color="auto"/>
              </w:divBdr>
            </w:div>
            <w:div w:id="956839607">
              <w:marLeft w:val="0"/>
              <w:marRight w:val="0"/>
              <w:marTop w:val="0"/>
              <w:marBottom w:val="0"/>
              <w:divBdr>
                <w:top w:val="none" w:sz="0" w:space="0" w:color="auto"/>
                <w:left w:val="none" w:sz="0" w:space="0" w:color="auto"/>
                <w:bottom w:val="none" w:sz="0" w:space="0" w:color="auto"/>
                <w:right w:val="none" w:sz="0" w:space="0" w:color="auto"/>
              </w:divBdr>
            </w:div>
            <w:div w:id="614947510">
              <w:marLeft w:val="0"/>
              <w:marRight w:val="0"/>
              <w:marTop w:val="0"/>
              <w:marBottom w:val="0"/>
              <w:divBdr>
                <w:top w:val="none" w:sz="0" w:space="0" w:color="auto"/>
                <w:left w:val="none" w:sz="0" w:space="0" w:color="auto"/>
                <w:bottom w:val="none" w:sz="0" w:space="0" w:color="auto"/>
                <w:right w:val="none" w:sz="0" w:space="0" w:color="auto"/>
              </w:divBdr>
            </w:div>
            <w:div w:id="754324023">
              <w:marLeft w:val="0"/>
              <w:marRight w:val="0"/>
              <w:marTop w:val="0"/>
              <w:marBottom w:val="0"/>
              <w:divBdr>
                <w:top w:val="none" w:sz="0" w:space="0" w:color="auto"/>
                <w:left w:val="none" w:sz="0" w:space="0" w:color="auto"/>
                <w:bottom w:val="none" w:sz="0" w:space="0" w:color="auto"/>
                <w:right w:val="none" w:sz="0" w:space="0" w:color="auto"/>
              </w:divBdr>
            </w:div>
            <w:div w:id="1436293406">
              <w:marLeft w:val="0"/>
              <w:marRight w:val="0"/>
              <w:marTop w:val="0"/>
              <w:marBottom w:val="0"/>
              <w:divBdr>
                <w:top w:val="none" w:sz="0" w:space="0" w:color="auto"/>
                <w:left w:val="none" w:sz="0" w:space="0" w:color="auto"/>
                <w:bottom w:val="none" w:sz="0" w:space="0" w:color="auto"/>
                <w:right w:val="none" w:sz="0" w:space="0" w:color="auto"/>
              </w:divBdr>
            </w:div>
            <w:div w:id="331177289">
              <w:marLeft w:val="0"/>
              <w:marRight w:val="0"/>
              <w:marTop w:val="0"/>
              <w:marBottom w:val="0"/>
              <w:divBdr>
                <w:top w:val="none" w:sz="0" w:space="0" w:color="auto"/>
                <w:left w:val="none" w:sz="0" w:space="0" w:color="auto"/>
                <w:bottom w:val="none" w:sz="0" w:space="0" w:color="auto"/>
                <w:right w:val="none" w:sz="0" w:space="0" w:color="auto"/>
              </w:divBdr>
            </w:div>
            <w:div w:id="1505977624">
              <w:marLeft w:val="0"/>
              <w:marRight w:val="0"/>
              <w:marTop w:val="0"/>
              <w:marBottom w:val="0"/>
              <w:divBdr>
                <w:top w:val="none" w:sz="0" w:space="0" w:color="auto"/>
                <w:left w:val="none" w:sz="0" w:space="0" w:color="auto"/>
                <w:bottom w:val="none" w:sz="0" w:space="0" w:color="auto"/>
                <w:right w:val="none" w:sz="0" w:space="0" w:color="auto"/>
              </w:divBdr>
            </w:div>
            <w:div w:id="1968271984">
              <w:marLeft w:val="0"/>
              <w:marRight w:val="0"/>
              <w:marTop w:val="0"/>
              <w:marBottom w:val="0"/>
              <w:divBdr>
                <w:top w:val="none" w:sz="0" w:space="0" w:color="auto"/>
                <w:left w:val="none" w:sz="0" w:space="0" w:color="auto"/>
                <w:bottom w:val="none" w:sz="0" w:space="0" w:color="auto"/>
                <w:right w:val="none" w:sz="0" w:space="0" w:color="auto"/>
              </w:divBdr>
            </w:div>
            <w:div w:id="1387145819">
              <w:marLeft w:val="0"/>
              <w:marRight w:val="0"/>
              <w:marTop w:val="0"/>
              <w:marBottom w:val="0"/>
              <w:divBdr>
                <w:top w:val="none" w:sz="0" w:space="0" w:color="auto"/>
                <w:left w:val="none" w:sz="0" w:space="0" w:color="auto"/>
                <w:bottom w:val="none" w:sz="0" w:space="0" w:color="auto"/>
                <w:right w:val="none" w:sz="0" w:space="0" w:color="auto"/>
              </w:divBdr>
            </w:div>
            <w:div w:id="1972513302">
              <w:marLeft w:val="0"/>
              <w:marRight w:val="0"/>
              <w:marTop w:val="0"/>
              <w:marBottom w:val="0"/>
              <w:divBdr>
                <w:top w:val="none" w:sz="0" w:space="0" w:color="auto"/>
                <w:left w:val="none" w:sz="0" w:space="0" w:color="auto"/>
                <w:bottom w:val="none" w:sz="0" w:space="0" w:color="auto"/>
                <w:right w:val="none" w:sz="0" w:space="0" w:color="auto"/>
              </w:divBdr>
            </w:div>
            <w:div w:id="816529281">
              <w:marLeft w:val="0"/>
              <w:marRight w:val="0"/>
              <w:marTop w:val="0"/>
              <w:marBottom w:val="0"/>
              <w:divBdr>
                <w:top w:val="none" w:sz="0" w:space="0" w:color="auto"/>
                <w:left w:val="none" w:sz="0" w:space="0" w:color="auto"/>
                <w:bottom w:val="none" w:sz="0" w:space="0" w:color="auto"/>
                <w:right w:val="none" w:sz="0" w:space="0" w:color="auto"/>
              </w:divBdr>
            </w:div>
            <w:div w:id="1426607888">
              <w:marLeft w:val="0"/>
              <w:marRight w:val="0"/>
              <w:marTop w:val="0"/>
              <w:marBottom w:val="0"/>
              <w:divBdr>
                <w:top w:val="none" w:sz="0" w:space="0" w:color="auto"/>
                <w:left w:val="none" w:sz="0" w:space="0" w:color="auto"/>
                <w:bottom w:val="none" w:sz="0" w:space="0" w:color="auto"/>
                <w:right w:val="none" w:sz="0" w:space="0" w:color="auto"/>
              </w:divBdr>
            </w:div>
            <w:div w:id="824393700">
              <w:marLeft w:val="0"/>
              <w:marRight w:val="0"/>
              <w:marTop w:val="0"/>
              <w:marBottom w:val="0"/>
              <w:divBdr>
                <w:top w:val="none" w:sz="0" w:space="0" w:color="auto"/>
                <w:left w:val="none" w:sz="0" w:space="0" w:color="auto"/>
                <w:bottom w:val="none" w:sz="0" w:space="0" w:color="auto"/>
                <w:right w:val="none" w:sz="0" w:space="0" w:color="auto"/>
              </w:divBdr>
            </w:div>
            <w:div w:id="831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216">
      <w:bodyDiv w:val="1"/>
      <w:marLeft w:val="0"/>
      <w:marRight w:val="0"/>
      <w:marTop w:val="0"/>
      <w:marBottom w:val="0"/>
      <w:divBdr>
        <w:top w:val="none" w:sz="0" w:space="0" w:color="auto"/>
        <w:left w:val="none" w:sz="0" w:space="0" w:color="auto"/>
        <w:bottom w:val="none" w:sz="0" w:space="0" w:color="auto"/>
        <w:right w:val="none" w:sz="0" w:space="0" w:color="auto"/>
      </w:divBdr>
    </w:div>
    <w:div w:id="776025749">
      <w:bodyDiv w:val="1"/>
      <w:marLeft w:val="0"/>
      <w:marRight w:val="0"/>
      <w:marTop w:val="0"/>
      <w:marBottom w:val="0"/>
      <w:divBdr>
        <w:top w:val="none" w:sz="0" w:space="0" w:color="auto"/>
        <w:left w:val="none" w:sz="0" w:space="0" w:color="auto"/>
        <w:bottom w:val="none" w:sz="0" w:space="0" w:color="auto"/>
        <w:right w:val="none" w:sz="0" w:space="0" w:color="auto"/>
      </w:divBdr>
    </w:div>
    <w:div w:id="787162308">
      <w:bodyDiv w:val="1"/>
      <w:marLeft w:val="0"/>
      <w:marRight w:val="0"/>
      <w:marTop w:val="0"/>
      <w:marBottom w:val="0"/>
      <w:divBdr>
        <w:top w:val="none" w:sz="0" w:space="0" w:color="auto"/>
        <w:left w:val="none" w:sz="0" w:space="0" w:color="auto"/>
        <w:bottom w:val="none" w:sz="0" w:space="0" w:color="auto"/>
        <w:right w:val="none" w:sz="0" w:space="0" w:color="auto"/>
      </w:divBdr>
    </w:div>
    <w:div w:id="790444659">
      <w:bodyDiv w:val="1"/>
      <w:marLeft w:val="0"/>
      <w:marRight w:val="0"/>
      <w:marTop w:val="0"/>
      <w:marBottom w:val="0"/>
      <w:divBdr>
        <w:top w:val="none" w:sz="0" w:space="0" w:color="auto"/>
        <w:left w:val="none" w:sz="0" w:space="0" w:color="auto"/>
        <w:bottom w:val="none" w:sz="0" w:space="0" w:color="auto"/>
        <w:right w:val="none" w:sz="0" w:space="0" w:color="auto"/>
      </w:divBdr>
    </w:div>
    <w:div w:id="804467101">
      <w:bodyDiv w:val="1"/>
      <w:marLeft w:val="0"/>
      <w:marRight w:val="0"/>
      <w:marTop w:val="0"/>
      <w:marBottom w:val="0"/>
      <w:divBdr>
        <w:top w:val="none" w:sz="0" w:space="0" w:color="auto"/>
        <w:left w:val="none" w:sz="0" w:space="0" w:color="auto"/>
        <w:bottom w:val="none" w:sz="0" w:space="0" w:color="auto"/>
        <w:right w:val="none" w:sz="0" w:space="0" w:color="auto"/>
      </w:divBdr>
      <w:divsChild>
        <w:div w:id="1293025351">
          <w:marLeft w:val="0"/>
          <w:marRight w:val="0"/>
          <w:marTop w:val="0"/>
          <w:marBottom w:val="0"/>
          <w:divBdr>
            <w:top w:val="none" w:sz="0" w:space="0" w:color="auto"/>
            <w:left w:val="none" w:sz="0" w:space="0" w:color="auto"/>
            <w:bottom w:val="none" w:sz="0" w:space="0" w:color="auto"/>
            <w:right w:val="none" w:sz="0" w:space="0" w:color="auto"/>
          </w:divBdr>
          <w:divsChild>
            <w:div w:id="675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9">
      <w:bodyDiv w:val="1"/>
      <w:marLeft w:val="0"/>
      <w:marRight w:val="0"/>
      <w:marTop w:val="0"/>
      <w:marBottom w:val="0"/>
      <w:divBdr>
        <w:top w:val="none" w:sz="0" w:space="0" w:color="auto"/>
        <w:left w:val="none" w:sz="0" w:space="0" w:color="auto"/>
        <w:bottom w:val="none" w:sz="0" w:space="0" w:color="auto"/>
        <w:right w:val="none" w:sz="0" w:space="0" w:color="auto"/>
      </w:divBdr>
    </w:div>
    <w:div w:id="840856328">
      <w:bodyDiv w:val="1"/>
      <w:marLeft w:val="0"/>
      <w:marRight w:val="0"/>
      <w:marTop w:val="0"/>
      <w:marBottom w:val="0"/>
      <w:divBdr>
        <w:top w:val="none" w:sz="0" w:space="0" w:color="auto"/>
        <w:left w:val="none" w:sz="0" w:space="0" w:color="auto"/>
        <w:bottom w:val="none" w:sz="0" w:space="0" w:color="auto"/>
        <w:right w:val="none" w:sz="0" w:space="0" w:color="auto"/>
      </w:divBdr>
    </w:div>
    <w:div w:id="852766430">
      <w:bodyDiv w:val="1"/>
      <w:marLeft w:val="0"/>
      <w:marRight w:val="0"/>
      <w:marTop w:val="0"/>
      <w:marBottom w:val="0"/>
      <w:divBdr>
        <w:top w:val="none" w:sz="0" w:space="0" w:color="auto"/>
        <w:left w:val="none" w:sz="0" w:space="0" w:color="auto"/>
        <w:bottom w:val="none" w:sz="0" w:space="0" w:color="auto"/>
        <w:right w:val="none" w:sz="0" w:space="0" w:color="auto"/>
      </w:divBdr>
      <w:divsChild>
        <w:div w:id="1258952250">
          <w:marLeft w:val="0"/>
          <w:marRight w:val="0"/>
          <w:marTop w:val="0"/>
          <w:marBottom w:val="0"/>
          <w:divBdr>
            <w:top w:val="none" w:sz="0" w:space="0" w:color="auto"/>
            <w:left w:val="none" w:sz="0" w:space="0" w:color="auto"/>
            <w:bottom w:val="none" w:sz="0" w:space="0" w:color="auto"/>
            <w:right w:val="none" w:sz="0" w:space="0" w:color="auto"/>
          </w:divBdr>
          <w:divsChild>
            <w:div w:id="9059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576">
      <w:bodyDiv w:val="1"/>
      <w:marLeft w:val="0"/>
      <w:marRight w:val="0"/>
      <w:marTop w:val="0"/>
      <w:marBottom w:val="0"/>
      <w:divBdr>
        <w:top w:val="none" w:sz="0" w:space="0" w:color="auto"/>
        <w:left w:val="none" w:sz="0" w:space="0" w:color="auto"/>
        <w:bottom w:val="none" w:sz="0" w:space="0" w:color="auto"/>
        <w:right w:val="none" w:sz="0" w:space="0" w:color="auto"/>
      </w:divBdr>
      <w:divsChild>
        <w:div w:id="2107288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7086724">
      <w:bodyDiv w:val="1"/>
      <w:marLeft w:val="0"/>
      <w:marRight w:val="0"/>
      <w:marTop w:val="0"/>
      <w:marBottom w:val="0"/>
      <w:divBdr>
        <w:top w:val="none" w:sz="0" w:space="0" w:color="auto"/>
        <w:left w:val="none" w:sz="0" w:space="0" w:color="auto"/>
        <w:bottom w:val="none" w:sz="0" w:space="0" w:color="auto"/>
        <w:right w:val="none" w:sz="0" w:space="0" w:color="auto"/>
      </w:divBdr>
    </w:div>
    <w:div w:id="858619793">
      <w:bodyDiv w:val="1"/>
      <w:marLeft w:val="0"/>
      <w:marRight w:val="0"/>
      <w:marTop w:val="0"/>
      <w:marBottom w:val="0"/>
      <w:divBdr>
        <w:top w:val="none" w:sz="0" w:space="0" w:color="auto"/>
        <w:left w:val="none" w:sz="0" w:space="0" w:color="auto"/>
        <w:bottom w:val="none" w:sz="0" w:space="0" w:color="auto"/>
        <w:right w:val="none" w:sz="0" w:space="0" w:color="auto"/>
      </w:divBdr>
      <w:divsChild>
        <w:div w:id="1938172839">
          <w:marLeft w:val="0"/>
          <w:marRight w:val="0"/>
          <w:marTop w:val="0"/>
          <w:marBottom w:val="0"/>
          <w:divBdr>
            <w:top w:val="none" w:sz="0" w:space="0" w:color="auto"/>
            <w:left w:val="none" w:sz="0" w:space="0" w:color="auto"/>
            <w:bottom w:val="none" w:sz="0" w:space="0" w:color="auto"/>
            <w:right w:val="none" w:sz="0" w:space="0" w:color="auto"/>
          </w:divBdr>
          <w:divsChild>
            <w:div w:id="1001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046">
      <w:bodyDiv w:val="1"/>
      <w:marLeft w:val="0"/>
      <w:marRight w:val="0"/>
      <w:marTop w:val="0"/>
      <w:marBottom w:val="0"/>
      <w:divBdr>
        <w:top w:val="none" w:sz="0" w:space="0" w:color="auto"/>
        <w:left w:val="none" w:sz="0" w:space="0" w:color="auto"/>
        <w:bottom w:val="none" w:sz="0" w:space="0" w:color="auto"/>
        <w:right w:val="none" w:sz="0" w:space="0" w:color="auto"/>
      </w:divBdr>
      <w:divsChild>
        <w:div w:id="519903709">
          <w:marLeft w:val="0"/>
          <w:marRight w:val="0"/>
          <w:marTop w:val="0"/>
          <w:marBottom w:val="0"/>
          <w:divBdr>
            <w:top w:val="none" w:sz="0" w:space="0" w:color="auto"/>
            <w:left w:val="none" w:sz="0" w:space="0" w:color="auto"/>
            <w:bottom w:val="none" w:sz="0" w:space="0" w:color="auto"/>
            <w:right w:val="none" w:sz="0" w:space="0" w:color="auto"/>
          </w:divBdr>
          <w:divsChild>
            <w:div w:id="1481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8831">
      <w:bodyDiv w:val="1"/>
      <w:marLeft w:val="0"/>
      <w:marRight w:val="0"/>
      <w:marTop w:val="0"/>
      <w:marBottom w:val="0"/>
      <w:divBdr>
        <w:top w:val="none" w:sz="0" w:space="0" w:color="auto"/>
        <w:left w:val="none" w:sz="0" w:space="0" w:color="auto"/>
        <w:bottom w:val="none" w:sz="0" w:space="0" w:color="auto"/>
        <w:right w:val="none" w:sz="0" w:space="0" w:color="auto"/>
      </w:divBdr>
      <w:divsChild>
        <w:div w:id="730734442">
          <w:marLeft w:val="0"/>
          <w:marRight w:val="0"/>
          <w:marTop w:val="0"/>
          <w:marBottom w:val="0"/>
          <w:divBdr>
            <w:top w:val="none" w:sz="0" w:space="0" w:color="auto"/>
            <w:left w:val="none" w:sz="0" w:space="0" w:color="auto"/>
            <w:bottom w:val="none" w:sz="0" w:space="0" w:color="auto"/>
            <w:right w:val="none" w:sz="0" w:space="0" w:color="auto"/>
          </w:divBdr>
          <w:divsChild>
            <w:div w:id="736821789">
              <w:marLeft w:val="0"/>
              <w:marRight w:val="0"/>
              <w:marTop w:val="0"/>
              <w:marBottom w:val="0"/>
              <w:divBdr>
                <w:top w:val="none" w:sz="0" w:space="0" w:color="auto"/>
                <w:left w:val="none" w:sz="0" w:space="0" w:color="auto"/>
                <w:bottom w:val="none" w:sz="0" w:space="0" w:color="auto"/>
                <w:right w:val="none" w:sz="0" w:space="0" w:color="auto"/>
              </w:divBdr>
              <w:divsChild>
                <w:div w:id="5273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4102">
      <w:bodyDiv w:val="1"/>
      <w:marLeft w:val="0"/>
      <w:marRight w:val="0"/>
      <w:marTop w:val="0"/>
      <w:marBottom w:val="0"/>
      <w:divBdr>
        <w:top w:val="none" w:sz="0" w:space="0" w:color="auto"/>
        <w:left w:val="none" w:sz="0" w:space="0" w:color="auto"/>
        <w:bottom w:val="none" w:sz="0" w:space="0" w:color="auto"/>
        <w:right w:val="none" w:sz="0" w:space="0" w:color="auto"/>
      </w:divBdr>
    </w:div>
    <w:div w:id="905533022">
      <w:bodyDiv w:val="1"/>
      <w:marLeft w:val="0"/>
      <w:marRight w:val="0"/>
      <w:marTop w:val="0"/>
      <w:marBottom w:val="0"/>
      <w:divBdr>
        <w:top w:val="none" w:sz="0" w:space="0" w:color="auto"/>
        <w:left w:val="none" w:sz="0" w:space="0" w:color="auto"/>
        <w:bottom w:val="none" w:sz="0" w:space="0" w:color="auto"/>
        <w:right w:val="none" w:sz="0" w:space="0" w:color="auto"/>
      </w:divBdr>
      <w:divsChild>
        <w:div w:id="2048601146">
          <w:marLeft w:val="0"/>
          <w:marRight w:val="0"/>
          <w:marTop w:val="0"/>
          <w:marBottom w:val="0"/>
          <w:divBdr>
            <w:top w:val="none" w:sz="0" w:space="0" w:color="auto"/>
            <w:left w:val="none" w:sz="0" w:space="0" w:color="auto"/>
            <w:bottom w:val="none" w:sz="0" w:space="0" w:color="auto"/>
            <w:right w:val="none" w:sz="0" w:space="0" w:color="auto"/>
          </w:divBdr>
          <w:divsChild>
            <w:div w:id="1871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0950">
      <w:bodyDiv w:val="1"/>
      <w:marLeft w:val="0"/>
      <w:marRight w:val="0"/>
      <w:marTop w:val="0"/>
      <w:marBottom w:val="0"/>
      <w:divBdr>
        <w:top w:val="none" w:sz="0" w:space="0" w:color="auto"/>
        <w:left w:val="none" w:sz="0" w:space="0" w:color="auto"/>
        <w:bottom w:val="none" w:sz="0" w:space="0" w:color="auto"/>
        <w:right w:val="none" w:sz="0" w:space="0" w:color="auto"/>
      </w:divBdr>
    </w:div>
    <w:div w:id="935330444">
      <w:bodyDiv w:val="1"/>
      <w:marLeft w:val="0"/>
      <w:marRight w:val="0"/>
      <w:marTop w:val="0"/>
      <w:marBottom w:val="0"/>
      <w:divBdr>
        <w:top w:val="none" w:sz="0" w:space="0" w:color="auto"/>
        <w:left w:val="none" w:sz="0" w:space="0" w:color="auto"/>
        <w:bottom w:val="none" w:sz="0" w:space="0" w:color="auto"/>
        <w:right w:val="none" w:sz="0" w:space="0" w:color="auto"/>
      </w:divBdr>
    </w:div>
    <w:div w:id="958417966">
      <w:bodyDiv w:val="1"/>
      <w:marLeft w:val="0"/>
      <w:marRight w:val="0"/>
      <w:marTop w:val="0"/>
      <w:marBottom w:val="0"/>
      <w:divBdr>
        <w:top w:val="none" w:sz="0" w:space="0" w:color="auto"/>
        <w:left w:val="none" w:sz="0" w:space="0" w:color="auto"/>
        <w:bottom w:val="none" w:sz="0" w:space="0" w:color="auto"/>
        <w:right w:val="none" w:sz="0" w:space="0" w:color="auto"/>
      </w:divBdr>
    </w:div>
    <w:div w:id="968826958">
      <w:bodyDiv w:val="1"/>
      <w:marLeft w:val="0"/>
      <w:marRight w:val="0"/>
      <w:marTop w:val="0"/>
      <w:marBottom w:val="0"/>
      <w:divBdr>
        <w:top w:val="none" w:sz="0" w:space="0" w:color="auto"/>
        <w:left w:val="none" w:sz="0" w:space="0" w:color="auto"/>
        <w:bottom w:val="none" w:sz="0" w:space="0" w:color="auto"/>
        <w:right w:val="none" w:sz="0" w:space="0" w:color="auto"/>
      </w:divBdr>
      <w:divsChild>
        <w:div w:id="1532722233">
          <w:marLeft w:val="0"/>
          <w:marRight w:val="0"/>
          <w:marTop w:val="0"/>
          <w:marBottom w:val="0"/>
          <w:divBdr>
            <w:top w:val="none" w:sz="0" w:space="0" w:color="auto"/>
            <w:left w:val="none" w:sz="0" w:space="0" w:color="auto"/>
            <w:bottom w:val="none" w:sz="0" w:space="0" w:color="auto"/>
            <w:right w:val="none" w:sz="0" w:space="0" w:color="auto"/>
          </w:divBdr>
          <w:divsChild>
            <w:div w:id="1364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6122">
      <w:bodyDiv w:val="1"/>
      <w:marLeft w:val="0"/>
      <w:marRight w:val="0"/>
      <w:marTop w:val="0"/>
      <w:marBottom w:val="0"/>
      <w:divBdr>
        <w:top w:val="none" w:sz="0" w:space="0" w:color="auto"/>
        <w:left w:val="none" w:sz="0" w:space="0" w:color="auto"/>
        <w:bottom w:val="none" w:sz="0" w:space="0" w:color="auto"/>
        <w:right w:val="none" w:sz="0" w:space="0" w:color="auto"/>
      </w:divBdr>
    </w:div>
    <w:div w:id="996347509">
      <w:bodyDiv w:val="1"/>
      <w:marLeft w:val="0"/>
      <w:marRight w:val="0"/>
      <w:marTop w:val="0"/>
      <w:marBottom w:val="0"/>
      <w:divBdr>
        <w:top w:val="none" w:sz="0" w:space="0" w:color="auto"/>
        <w:left w:val="none" w:sz="0" w:space="0" w:color="auto"/>
        <w:bottom w:val="none" w:sz="0" w:space="0" w:color="auto"/>
        <w:right w:val="none" w:sz="0" w:space="0" w:color="auto"/>
      </w:divBdr>
    </w:div>
    <w:div w:id="1001587875">
      <w:bodyDiv w:val="1"/>
      <w:marLeft w:val="0"/>
      <w:marRight w:val="0"/>
      <w:marTop w:val="0"/>
      <w:marBottom w:val="0"/>
      <w:divBdr>
        <w:top w:val="none" w:sz="0" w:space="0" w:color="auto"/>
        <w:left w:val="none" w:sz="0" w:space="0" w:color="auto"/>
        <w:bottom w:val="none" w:sz="0" w:space="0" w:color="auto"/>
        <w:right w:val="none" w:sz="0" w:space="0" w:color="auto"/>
      </w:divBdr>
    </w:div>
    <w:div w:id="1002586651">
      <w:bodyDiv w:val="1"/>
      <w:marLeft w:val="0"/>
      <w:marRight w:val="0"/>
      <w:marTop w:val="0"/>
      <w:marBottom w:val="0"/>
      <w:divBdr>
        <w:top w:val="none" w:sz="0" w:space="0" w:color="auto"/>
        <w:left w:val="none" w:sz="0" w:space="0" w:color="auto"/>
        <w:bottom w:val="none" w:sz="0" w:space="0" w:color="auto"/>
        <w:right w:val="none" w:sz="0" w:space="0" w:color="auto"/>
      </w:divBdr>
      <w:divsChild>
        <w:div w:id="319771328">
          <w:marLeft w:val="0"/>
          <w:marRight w:val="0"/>
          <w:marTop w:val="0"/>
          <w:marBottom w:val="0"/>
          <w:divBdr>
            <w:top w:val="none" w:sz="0" w:space="0" w:color="auto"/>
            <w:left w:val="none" w:sz="0" w:space="0" w:color="auto"/>
            <w:bottom w:val="none" w:sz="0" w:space="0" w:color="auto"/>
            <w:right w:val="none" w:sz="0" w:space="0" w:color="auto"/>
          </w:divBdr>
          <w:divsChild>
            <w:div w:id="6102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40500">
      <w:bodyDiv w:val="1"/>
      <w:marLeft w:val="0"/>
      <w:marRight w:val="0"/>
      <w:marTop w:val="0"/>
      <w:marBottom w:val="0"/>
      <w:divBdr>
        <w:top w:val="none" w:sz="0" w:space="0" w:color="auto"/>
        <w:left w:val="none" w:sz="0" w:space="0" w:color="auto"/>
        <w:bottom w:val="none" w:sz="0" w:space="0" w:color="auto"/>
        <w:right w:val="none" w:sz="0" w:space="0" w:color="auto"/>
      </w:divBdr>
    </w:div>
    <w:div w:id="1063336102">
      <w:bodyDiv w:val="1"/>
      <w:marLeft w:val="0"/>
      <w:marRight w:val="0"/>
      <w:marTop w:val="0"/>
      <w:marBottom w:val="0"/>
      <w:divBdr>
        <w:top w:val="none" w:sz="0" w:space="0" w:color="auto"/>
        <w:left w:val="none" w:sz="0" w:space="0" w:color="auto"/>
        <w:bottom w:val="none" w:sz="0" w:space="0" w:color="auto"/>
        <w:right w:val="none" w:sz="0" w:space="0" w:color="auto"/>
      </w:divBdr>
    </w:div>
    <w:div w:id="1075203196">
      <w:bodyDiv w:val="1"/>
      <w:marLeft w:val="0"/>
      <w:marRight w:val="0"/>
      <w:marTop w:val="0"/>
      <w:marBottom w:val="0"/>
      <w:divBdr>
        <w:top w:val="none" w:sz="0" w:space="0" w:color="auto"/>
        <w:left w:val="none" w:sz="0" w:space="0" w:color="auto"/>
        <w:bottom w:val="none" w:sz="0" w:space="0" w:color="auto"/>
        <w:right w:val="none" w:sz="0" w:space="0" w:color="auto"/>
      </w:divBdr>
    </w:div>
    <w:div w:id="1106659539">
      <w:bodyDiv w:val="1"/>
      <w:marLeft w:val="0"/>
      <w:marRight w:val="0"/>
      <w:marTop w:val="0"/>
      <w:marBottom w:val="0"/>
      <w:divBdr>
        <w:top w:val="none" w:sz="0" w:space="0" w:color="auto"/>
        <w:left w:val="none" w:sz="0" w:space="0" w:color="auto"/>
        <w:bottom w:val="none" w:sz="0" w:space="0" w:color="auto"/>
        <w:right w:val="none" w:sz="0" w:space="0" w:color="auto"/>
      </w:divBdr>
    </w:div>
    <w:div w:id="1108626310">
      <w:bodyDiv w:val="1"/>
      <w:marLeft w:val="0"/>
      <w:marRight w:val="0"/>
      <w:marTop w:val="0"/>
      <w:marBottom w:val="0"/>
      <w:divBdr>
        <w:top w:val="none" w:sz="0" w:space="0" w:color="auto"/>
        <w:left w:val="none" w:sz="0" w:space="0" w:color="auto"/>
        <w:bottom w:val="none" w:sz="0" w:space="0" w:color="auto"/>
        <w:right w:val="none" w:sz="0" w:space="0" w:color="auto"/>
      </w:divBdr>
      <w:divsChild>
        <w:div w:id="331227807">
          <w:marLeft w:val="0"/>
          <w:marRight w:val="0"/>
          <w:marTop w:val="0"/>
          <w:marBottom w:val="0"/>
          <w:divBdr>
            <w:top w:val="none" w:sz="0" w:space="0" w:color="auto"/>
            <w:left w:val="none" w:sz="0" w:space="0" w:color="auto"/>
            <w:bottom w:val="none" w:sz="0" w:space="0" w:color="auto"/>
            <w:right w:val="none" w:sz="0" w:space="0" w:color="auto"/>
          </w:divBdr>
          <w:divsChild>
            <w:div w:id="52437246">
              <w:marLeft w:val="0"/>
              <w:marRight w:val="0"/>
              <w:marTop w:val="0"/>
              <w:marBottom w:val="0"/>
              <w:divBdr>
                <w:top w:val="none" w:sz="0" w:space="0" w:color="auto"/>
                <w:left w:val="none" w:sz="0" w:space="0" w:color="auto"/>
                <w:bottom w:val="none" w:sz="0" w:space="0" w:color="auto"/>
                <w:right w:val="none" w:sz="0" w:space="0" w:color="auto"/>
              </w:divBdr>
            </w:div>
            <w:div w:id="166141187">
              <w:marLeft w:val="0"/>
              <w:marRight w:val="0"/>
              <w:marTop w:val="0"/>
              <w:marBottom w:val="0"/>
              <w:divBdr>
                <w:top w:val="none" w:sz="0" w:space="0" w:color="auto"/>
                <w:left w:val="none" w:sz="0" w:space="0" w:color="auto"/>
                <w:bottom w:val="none" w:sz="0" w:space="0" w:color="auto"/>
                <w:right w:val="none" w:sz="0" w:space="0" w:color="auto"/>
              </w:divBdr>
            </w:div>
            <w:div w:id="356391167">
              <w:marLeft w:val="0"/>
              <w:marRight w:val="0"/>
              <w:marTop w:val="0"/>
              <w:marBottom w:val="0"/>
              <w:divBdr>
                <w:top w:val="none" w:sz="0" w:space="0" w:color="auto"/>
                <w:left w:val="none" w:sz="0" w:space="0" w:color="auto"/>
                <w:bottom w:val="none" w:sz="0" w:space="0" w:color="auto"/>
                <w:right w:val="none" w:sz="0" w:space="0" w:color="auto"/>
              </w:divBdr>
            </w:div>
            <w:div w:id="367878538">
              <w:marLeft w:val="0"/>
              <w:marRight w:val="0"/>
              <w:marTop w:val="0"/>
              <w:marBottom w:val="0"/>
              <w:divBdr>
                <w:top w:val="none" w:sz="0" w:space="0" w:color="auto"/>
                <w:left w:val="none" w:sz="0" w:space="0" w:color="auto"/>
                <w:bottom w:val="none" w:sz="0" w:space="0" w:color="auto"/>
                <w:right w:val="none" w:sz="0" w:space="0" w:color="auto"/>
              </w:divBdr>
            </w:div>
            <w:div w:id="476529198">
              <w:marLeft w:val="0"/>
              <w:marRight w:val="0"/>
              <w:marTop w:val="0"/>
              <w:marBottom w:val="0"/>
              <w:divBdr>
                <w:top w:val="none" w:sz="0" w:space="0" w:color="auto"/>
                <w:left w:val="none" w:sz="0" w:space="0" w:color="auto"/>
                <w:bottom w:val="none" w:sz="0" w:space="0" w:color="auto"/>
                <w:right w:val="none" w:sz="0" w:space="0" w:color="auto"/>
              </w:divBdr>
            </w:div>
            <w:div w:id="1094011184">
              <w:marLeft w:val="0"/>
              <w:marRight w:val="0"/>
              <w:marTop w:val="0"/>
              <w:marBottom w:val="0"/>
              <w:divBdr>
                <w:top w:val="none" w:sz="0" w:space="0" w:color="auto"/>
                <w:left w:val="none" w:sz="0" w:space="0" w:color="auto"/>
                <w:bottom w:val="none" w:sz="0" w:space="0" w:color="auto"/>
                <w:right w:val="none" w:sz="0" w:space="0" w:color="auto"/>
              </w:divBdr>
            </w:div>
            <w:div w:id="1156191239">
              <w:marLeft w:val="0"/>
              <w:marRight w:val="0"/>
              <w:marTop w:val="0"/>
              <w:marBottom w:val="0"/>
              <w:divBdr>
                <w:top w:val="none" w:sz="0" w:space="0" w:color="auto"/>
                <w:left w:val="none" w:sz="0" w:space="0" w:color="auto"/>
                <w:bottom w:val="none" w:sz="0" w:space="0" w:color="auto"/>
                <w:right w:val="none" w:sz="0" w:space="0" w:color="auto"/>
              </w:divBdr>
            </w:div>
            <w:div w:id="1412852480">
              <w:marLeft w:val="0"/>
              <w:marRight w:val="0"/>
              <w:marTop w:val="0"/>
              <w:marBottom w:val="0"/>
              <w:divBdr>
                <w:top w:val="none" w:sz="0" w:space="0" w:color="auto"/>
                <w:left w:val="none" w:sz="0" w:space="0" w:color="auto"/>
                <w:bottom w:val="none" w:sz="0" w:space="0" w:color="auto"/>
                <w:right w:val="none" w:sz="0" w:space="0" w:color="auto"/>
              </w:divBdr>
            </w:div>
            <w:div w:id="1566139658">
              <w:marLeft w:val="0"/>
              <w:marRight w:val="0"/>
              <w:marTop w:val="0"/>
              <w:marBottom w:val="0"/>
              <w:divBdr>
                <w:top w:val="none" w:sz="0" w:space="0" w:color="auto"/>
                <w:left w:val="none" w:sz="0" w:space="0" w:color="auto"/>
                <w:bottom w:val="none" w:sz="0" w:space="0" w:color="auto"/>
                <w:right w:val="none" w:sz="0" w:space="0" w:color="auto"/>
              </w:divBdr>
            </w:div>
            <w:div w:id="1606690581">
              <w:marLeft w:val="0"/>
              <w:marRight w:val="0"/>
              <w:marTop w:val="0"/>
              <w:marBottom w:val="0"/>
              <w:divBdr>
                <w:top w:val="none" w:sz="0" w:space="0" w:color="auto"/>
                <w:left w:val="none" w:sz="0" w:space="0" w:color="auto"/>
                <w:bottom w:val="none" w:sz="0" w:space="0" w:color="auto"/>
                <w:right w:val="none" w:sz="0" w:space="0" w:color="auto"/>
              </w:divBdr>
            </w:div>
            <w:div w:id="1657296522">
              <w:marLeft w:val="0"/>
              <w:marRight w:val="0"/>
              <w:marTop w:val="0"/>
              <w:marBottom w:val="0"/>
              <w:divBdr>
                <w:top w:val="none" w:sz="0" w:space="0" w:color="auto"/>
                <w:left w:val="none" w:sz="0" w:space="0" w:color="auto"/>
                <w:bottom w:val="none" w:sz="0" w:space="0" w:color="auto"/>
                <w:right w:val="none" w:sz="0" w:space="0" w:color="auto"/>
              </w:divBdr>
            </w:div>
            <w:div w:id="1681159675">
              <w:marLeft w:val="0"/>
              <w:marRight w:val="0"/>
              <w:marTop w:val="0"/>
              <w:marBottom w:val="0"/>
              <w:divBdr>
                <w:top w:val="none" w:sz="0" w:space="0" w:color="auto"/>
                <w:left w:val="none" w:sz="0" w:space="0" w:color="auto"/>
                <w:bottom w:val="none" w:sz="0" w:space="0" w:color="auto"/>
                <w:right w:val="none" w:sz="0" w:space="0" w:color="auto"/>
              </w:divBdr>
            </w:div>
            <w:div w:id="1881630406">
              <w:marLeft w:val="0"/>
              <w:marRight w:val="0"/>
              <w:marTop w:val="0"/>
              <w:marBottom w:val="0"/>
              <w:divBdr>
                <w:top w:val="none" w:sz="0" w:space="0" w:color="auto"/>
                <w:left w:val="none" w:sz="0" w:space="0" w:color="auto"/>
                <w:bottom w:val="none" w:sz="0" w:space="0" w:color="auto"/>
                <w:right w:val="none" w:sz="0" w:space="0" w:color="auto"/>
              </w:divBdr>
            </w:div>
            <w:div w:id="1976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2644">
      <w:bodyDiv w:val="1"/>
      <w:marLeft w:val="0"/>
      <w:marRight w:val="0"/>
      <w:marTop w:val="0"/>
      <w:marBottom w:val="0"/>
      <w:divBdr>
        <w:top w:val="none" w:sz="0" w:space="0" w:color="auto"/>
        <w:left w:val="none" w:sz="0" w:space="0" w:color="auto"/>
        <w:bottom w:val="none" w:sz="0" w:space="0" w:color="auto"/>
        <w:right w:val="none" w:sz="0" w:space="0" w:color="auto"/>
      </w:divBdr>
    </w:div>
    <w:div w:id="1132362206">
      <w:bodyDiv w:val="1"/>
      <w:marLeft w:val="0"/>
      <w:marRight w:val="0"/>
      <w:marTop w:val="0"/>
      <w:marBottom w:val="0"/>
      <w:divBdr>
        <w:top w:val="none" w:sz="0" w:space="0" w:color="auto"/>
        <w:left w:val="none" w:sz="0" w:space="0" w:color="auto"/>
        <w:bottom w:val="none" w:sz="0" w:space="0" w:color="auto"/>
        <w:right w:val="none" w:sz="0" w:space="0" w:color="auto"/>
      </w:divBdr>
      <w:divsChild>
        <w:div w:id="170341878">
          <w:marLeft w:val="0"/>
          <w:marRight w:val="0"/>
          <w:marTop w:val="0"/>
          <w:marBottom w:val="0"/>
          <w:divBdr>
            <w:top w:val="none" w:sz="0" w:space="0" w:color="auto"/>
            <w:left w:val="none" w:sz="0" w:space="0" w:color="auto"/>
            <w:bottom w:val="none" w:sz="0" w:space="0" w:color="auto"/>
            <w:right w:val="none" w:sz="0" w:space="0" w:color="auto"/>
          </w:divBdr>
          <w:divsChild>
            <w:div w:id="16732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1066">
      <w:bodyDiv w:val="1"/>
      <w:marLeft w:val="0"/>
      <w:marRight w:val="0"/>
      <w:marTop w:val="0"/>
      <w:marBottom w:val="0"/>
      <w:divBdr>
        <w:top w:val="none" w:sz="0" w:space="0" w:color="auto"/>
        <w:left w:val="none" w:sz="0" w:space="0" w:color="auto"/>
        <w:bottom w:val="none" w:sz="0" w:space="0" w:color="auto"/>
        <w:right w:val="none" w:sz="0" w:space="0" w:color="auto"/>
      </w:divBdr>
    </w:div>
    <w:div w:id="1158807934">
      <w:bodyDiv w:val="1"/>
      <w:marLeft w:val="0"/>
      <w:marRight w:val="0"/>
      <w:marTop w:val="0"/>
      <w:marBottom w:val="0"/>
      <w:divBdr>
        <w:top w:val="none" w:sz="0" w:space="0" w:color="auto"/>
        <w:left w:val="none" w:sz="0" w:space="0" w:color="auto"/>
        <w:bottom w:val="none" w:sz="0" w:space="0" w:color="auto"/>
        <w:right w:val="none" w:sz="0" w:space="0" w:color="auto"/>
      </w:divBdr>
      <w:divsChild>
        <w:div w:id="1713528844">
          <w:marLeft w:val="0"/>
          <w:marRight w:val="0"/>
          <w:marTop w:val="0"/>
          <w:marBottom w:val="0"/>
          <w:divBdr>
            <w:top w:val="none" w:sz="0" w:space="0" w:color="auto"/>
            <w:left w:val="none" w:sz="0" w:space="0" w:color="auto"/>
            <w:bottom w:val="none" w:sz="0" w:space="0" w:color="auto"/>
            <w:right w:val="none" w:sz="0" w:space="0" w:color="auto"/>
          </w:divBdr>
          <w:divsChild>
            <w:div w:id="18231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8077">
      <w:bodyDiv w:val="1"/>
      <w:marLeft w:val="0"/>
      <w:marRight w:val="0"/>
      <w:marTop w:val="0"/>
      <w:marBottom w:val="0"/>
      <w:divBdr>
        <w:top w:val="none" w:sz="0" w:space="0" w:color="auto"/>
        <w:left w:val="none" w:sz="0" w:space="0" w:color="auto"/>
        <w:bottom w:val="none" w:sz="0" w:space="0" w:color="auto"/>
        <w:right w:val="none" w:sz="0" w:space="0" w:color="auto"/>
      </w:divBdr>
    </w:div>
    <w:div w:id="1195653757">
      <w:bodyDiv w:val="1"/>
      <w:marLeft w:val="0"/>
      <w:marRight w:val="0"/>
      <w:marTop w:val="0"/>
      <w:marBottom w:val="0"/>
      <w:divBdr>
        <w:top w:val="none" w:sz="0" w:space="0" w:color="auto"/>
        <w:left w:val="none" w:sz="0" w:space="0" w:color="auto"/>
        <w:bottom w:val="none" w:sz="0" w:space="0" w:color="auto"/>
        <w:right w:val="none" w:sz="0" w:space="0" w:color="auto"/>
      </w:divBdr>
    </w:div>
    <w:div w:id="1200632856">
      <w:bodyDiv w:val="1"/>
      <w:marLeft w:val="0"/>
      <w:marRight w:val="0"/>
      <w:marTop w:val="0"/>
      <w:marBottom w:val="0"/>
      <w:divBdr>
        <w:top w:val="none" w:sz="0" w:space="0" w:color="auto"/>
        <w:left w:val="none" w:sz="0" w:space="0" w:color="auto"/>
        <w:bottom w:val="none" w:sz="0" w:space="0" w:color="auto"/>
        <w:right w:val="none" w:sz="0" w:space="0" w:color="auto"/>
      </w:divBdr>
    </w:div>
    <w:div w:id="1203513905">
      <w:bodyDiv w:val="1"/>
      <w:marLeft w:val="0"/>
      <w:marRight w:val="0"/>
      <w:marTop w:val="0"/>
      <w:marBottom w:val="0"/>
      <w:divBdr>
        <w:top w:val="none" w:sz="0" w:space="0" w:color="auto"/>
        <w:left w:val="none" w:sz="0" w:space="0" w:color="auto"/>
        <w:bottom w:val="none" w:sz="0" w:space="0" w:color="auto"/>
        <w:right w:val="none" w:sz="0" w:space="0" w:color="auto"/>
      </w:divBdr>
    </w:div>
    <w:div w:id="1221601840">
      <w:bodyDiv w:val="1"/>
      <w:marLeft w:val="0"/>
      <w:marRight w:val="0"/>
      <w:marTop w:val="0"/>
      <w:marBottom w:val="0"/>
      <w:divBdr>
        <w:top w:val="none" w:sz="0" w:space="0" w:color="auto"/>
        <w:left w:val="none" w:sz="0" w:space="0" w:color="auto"/>
        <w:bottom w:val="none" w:sz="0" w:space="0" w:color="auto"/>
        <w:right w:val="none" w:sz="0" w:space="0" w:color="auto"/>
      </w:divBdr>
      <w:divsChild>
        <w:div w:id="1934822659">
          <w:marLeft w:val="0"/>
          <w:marRight w:val="0"/>
          <w:marTop w:val="0"/>
          <w:marBottom w:val="0"/>
          <w:divBdr>
            <w:top w:val="none" w:sz="0" w:space="0" w:color="auto"/>
            <w:left w:val="none" w:sz="0" w:space="0" w:color="auto"/>
            <w:bottom w:val="none" w:sz="0" w:space="0" w:color="auto"/>
            <w:right w:val="none" w:sz="0" w:space="0" w:color="auto"/>
          </w:divBdr>
          <w:divsChild>
            <w:div w:id="1644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8030">
      <w:bodyDiv w:val="1"/>
      <w:marLeft w:val="0"/>
      <w:marRight w:val="0"/>
      <w:marTop w:val="0"/>
      <w:marBottom w:val="0"/>
      <w:divBdr>
        <w:top w:val="none" w:sz="0" w:space="0" w:color="auto"/>
        <w:left w:val="none" w:sz="0" w:space="0" w:color="auto"/>
        <w:bottom w:val="none" w:sz="0" w:space="0" w:color="auto"/>
        <w:right w:val="none" w:sz="0" w:space="0" w:color="auto"/>
      </w:divBdr>
      <w:divsChild>
        <w:div w:id="543366184">
          <w:marLeft w:val="0"/>
          <w:marRight w:val="0"/>
          <w:marTop w:val="0"/>
          <w:marBottom w:val="0"/>
          <w:divBdr>
            <w:top w:val="none" w:sz="0" w:space="0" w:color="auto"/>
            <w:left w:val="none" w:sz="0" w:space="0" w:color="auto"/>
            <w:bottom w:val="none" w:sz="0" w:space="0" w:color="auto"/>
            <w:right w:val="none" w:sz="0" w:space="0" w:color="auto"/>
          </w:divBdr>
          <w:divsChild>
            <w:div w:id="2052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9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1900">
          <w:marLeft w:val="0"/>
          <w:marRight w:val="0"/>
          <w:marTop w:val="0"/>
          <w:marBottom w:val="0"/>
          <w:divBdr>
            <w:top w:val="none" w:sz="0" w:space="0" w:color="auto"/>
            <w:left w:val="none" w:sz="0" w:space="0" w:color="auto"/>
            <w:bottom w:val="none" w:sz="0" w:space="0" w:color="auto"/>
            <w:right w:val="none" w:sz="0" w:space="0" w:color="auto"/>
          </w:divBdr>
          <w:divsChild>
            <w:div w:id="13798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1580">
      <w:bodyDiv w:val="1"/>
      <w:marLeft w:val="0"/>
      <w:marRight w:val="0"/>
      <w:marTop w:val="0"/>
      <w:marBottom w:val="0"/>
      <w:divBdr>
        <w:top w:val="none" w:sz="0" w:space="0" w:color="auto"/>
        <w:left w:val="none" w:sz="0" w:space="0" w:color="auto"/>
        <w:bottom w:val="none" w:sz="0" w:space="0" w:color="auto"/>
        <w:right w:val="none" w:sz="0" w:space="0" w:color="auto"/>
      </w:divBdr>
    </w:div>
    <w:div w:id="1357659006">
      <w:bodyDiv w:val="1"/>
      <w:marLeft w:val="0"/>
      <w:marRight w:val="0"/>
      <w:marTop w:val="0"/>
      <w:marBottom w:val="0"/>
      <w:divBdr>
        <w:top w:val="none" w:sz="0" w:space="0" w:color="auto"/>
        <w:left w:val="none" w:sz="0" w:space="0" w:color="auto"/>
        <w:bottom w:val="none" w:sz="0" w:space="0" w:color="auto"/>
        <w:right w:val="none" w:sz="0" w:space="0" w:color="auto"/>
      </w:divBdr>
    </w:div>
    <w:div w:id="1367217956">
      <w:bodyDiv w:val="1"/>
      <w:marLeft w:val="0"/>
      <w:marRight w:val="0"/>
      <w:marTop w:val="0"/>
      <w:marBottom w:val="0"/>
      <w:divBdr>
        <w:top w:val="none" w:sz="0" w:space="0" w:color="auto"/>
        <w:left w:val="none" w:sz="0" w:space="0" w:color="auto"/>
        <w:bottom w:val="none" w:sz="0" w:space="0" w:color="auto"/>
        <w:right w:val="none" w:sz="0" w:space="0" w:color="auto"/>
      </w:divBdr>
    </w:div>
    <w:div w:id="1404718212">
      <w:bodyDiv w:val="1"/>
      <w:marLeft w:val="0"/>
      <w:marRight w:val="0"/>
      <w:marTop w:val="0"/>
      <w:marBottom w:val="0"/>
      <w:divBdr>
        <w:top w:val="none" w:sz="0" w:space="0" w:color="auto"/>
        <w:left w:val="none" w:sz="0" w:space="0" w:color="auto"/>
        <w:bottom w:val="none" w:sz="0" w:space="0" w:color="auto"/>
        <w:right w:val="none" w:sz="0" w:space="0" w:color="auto"/>
      </w:divBdr>
    </w:div>
    <w:div w:id="1416514105">
      <w:bodyDiv w:val="1"/>
      <w:marLeft w:val="0"/>
      <w:marRight w:val="0"/>
      <w:marTop w:val="0"/>
      <w:marBottom w:val="0"/>
      <w:divBdr>
        <w:top w:val="none" w:sz="0" w:space="0" w:color="auto"/>
        <w:left w:val="none" w:sz="0" w:space="0" w:color="auto"/>
        <w:bottom w:val="none" w:sz="0" w:space="0" w:color="auto"/>
        <w:right w:val="none" w:sz="0" w:space="0" w:color="auto"/>
      </w:divBdr>
      <w:divsChild>
        <w:div w:id="895967151">
          <w:marLeft w:val="0"/>
          <w:marRight w:val="0"/>
          <w:marTop w:val="0"/>
          <w:marBottom w:val="0"/>
          <w:divBdr>
            <w:top w:val="none" w:sz="0" w:space="0" w:color="auto"/>
            <w:left w:val="none" w:sz="0" w:space="0" w:color="auto"/>
            <w:bottom w:val="none" w:sz="0" w:space="0" w:color="auto"/>
            <w:right w:val="none" w:sz="0" w:space="0" w:color="auto"/>
          </w:divBdr>
          <w:divsChild>
            <w:div w:id="8474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9617">
      <w:bodyDiv w:val="1"/>
      <w:marLeft w:val="0"/>
      <w:marRight w:val="0"/>
      <w:marTop w:val="0"/>
      <w:marBottom w:val="0"/>
      <w:divBdr>
        <w:top w:val="none" w:sz="0" w:space="0" w:color="auto"/>
        <w:left w:val="none" w:sz="0" w:space="0" w:color="auto"/>
        <w:bottom w:val="none" w:sz="0" w:space="0" w:color="auto"/>
        <w:right w:val="none" w:sz="0" w:space="0" w:color="auto"/>
      </w:divBdr>
    </w:div>
    <w:div w:id="1429812728">
      <w:bodyDiv w:val="1"/>
      <w:marLeft w:val="0"/>
      <w:marRight w:val="0"/>
      <w:marTop w:val="0"/>
      <w:marBottom w:val="0"/>
      <w:divBdr>
        <w:top w:val="none" w:sz="0" w:space="0" w:color="auto"/>
        <w:left w:val="none" w:sz="0" w:space="0" w:color="auto"/>
        <w:bottom w:val="none" w:sz="0" w:space="0" w:color="auto"/>
        <w:right w:val="none" w:sz="0" w:space="0" w:color="auto"/>
      </w:divBdr>
      <w:divsChild>
        <w:div w:id="62327227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32361536">
      <w:bodyDiv w:val="1"/>
      <w:marLeft w:val="0"/>
      <w:marRight w:val="0"/>
      <w:marTop w:val="0"/>
      <w:marBottom w:val="0"/>
      <w:divBdr>
        <w:top w:val="none" w:sz="0" w:space="0" w:color="auto"/>
        <w:left w:val="none" w:sz="0" w:space="0" w:color="auto"/>
        <w:bottom w:val="none" w:sz="0" w:space="0" w:color="auto"/>
        <w:right w:val="none" w:sz="0" w:space="0" w:color="auto"/>
      </w:divBdr>
    </w:div>
    <w:div w:id="1457605261">
      <w:bodyDiv w:val="1"/>
      <w:marLeft w:val="0"/>
      <w:marRight w:val="0"/>
      <w:marTop w:val="0"/>
      <w:marBottom w:val="0"/>
      <w:divBdr>
        <w:top w:val="none" w:sz="0" w:space="0" w:color="auto"/>
        <w:left w:val="none" w:sz="0" w:space="0" w:color="auto"/>
        <w:bottom w:val="none" w:sz="0" w:space="0" w:color="auto"/>
        <w:right w:val="none" w:sz="0" w:space="0" w:color="auto"/>
      </w:divBdr>
    </w:div>
    <w:div w:id="1460105908">
      <w:bodyDiv w:val="1"/>
      <w:marLeft w:val="0"/>
      <w:marRight w:val="0"/>
      <w:marTop w:val="0"/>
      <w:marBottom w:val="0"/>
      <w:divBdr>
        <w:top w:val="none" w:sz="0" w:space="0" w:color="auto"/>
        <w:left w:val="none" w:sz="0" w:space="0" w:color="auto"/>
        <w:bottom w:val="none" w:sz="0" w:space="0" w:color="auto"/>
        <w:right w:val="none" w:sz="0" w:space="0" w:color="auto"/>
      </w:divBdr>
      <w:divsChild>
        <w:div w:id="1557549204">
          <w:marLeft w:val="0"/>
          <w:marRight w:val="0"/>
          <w:marTop w:val="0"/>
          <w:marBottom w:val="0"/>
          <w:divBdr>
            <w:top w:val="none" w:sz="0" w:space="0" w:color="auto"/>
            <w:left w:val="none" w:sz="0" w:space="0" w:color="auto"/>
            <w:bottom w:val="none" w:sz="0" w:space="0" w:color="auto"/>
            <w:right w:val="none" w:sz="0" w:space="0" w:color="auto"/>
          </w:divBdr>
          <w:divsChild>
            <w:div w:id="7850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480">
      <w:bodyDiv w:val="1"/>
      <w:marLeft w:val="0"/>
      <w:marRight w:val="0"/>
      <w:marTop w:val="0"/>
      <w:marBottom w:val="0"/>
      <w:divBdr>
        <w:top w:val="none" w:sz="0" w:space="0" w:color="auto"/>
        <w:left w:val="none" w:sz="0" w:space="0" w:color="auto"/>
        <w:bottom w:val="none" w:sz="0" w:space="0" w:color="auto"/>
        <w:right w:val="none" w:sz="0" w:space="0" w:color="auto"/>
      </w:divBdr>
      <w:divsChild>
        <w:div w:id="1190072043">
          <w:marLeft w:val="0"/>
          <w:marRight w:val="0"/>
          <w:marTop w:val="0"/>
          <w:marBottom w:val="0"/>
          <w:divBdr>
            <w:top w:val="none" w:sz="0" w:space="0" w:color="auto"/>
            <w:left w:val="none" w:sz="0" w:space="0" w:color="auto"/>
            <w:bottom w:val="none" w:sz="0" w:space="0" w:color="auto"/>
            <w:right w:val="none" w:sz="0" w:space="0" w:color="auto"/>
          </w:divBdr>
          <w:divsChild>
            <w:div w:id="1240288366">
              <w:marLeft w:val="0"/>
              <w:marRight w:val="0"/>
              <w:marTop w:val="0"/>
              <w:marBottom w:val="0"/>
              <w:divBdr>
                <w:top w:val="none" w:sz="0" w:space="0" w:color="auto"/>
                <w:left w:val="none" w:sz="0" w:space="0" w:color="auto"/>
                <w:bottom w:val="none" w:sz="0" w:space="0" w:color="auto"/>
                <w:right w:val="none" w:sz="0" w:space="0" w:color="auto"/>
              </w:divBdr>
            </w:div>
            <w:div w:id="1034572470">
              <w:marLeft w:val="0"/>
              <w:marRight w:val="0"/>
              <w:marTop w:val="0"/>
              <w:marBottom w:val="0"/>
              <w:divBdr>
                <w:top w:val="none" w:sz="0" w:space="0" w:color="auto"/>
                <w:left w:val="none" w:sz="0" w:space="0" w:color="auto"/>
                <w:bottom w:val="none" w:sz="0" w:space="0" w:color="auto"/>
                <w:right w:val="none" w:sz="0" w:space="0" w:color="auto"/>
              </w:divBdr>
            </w:div>
            <w:div w:id="649093499">
              <w:marLeft w:val="0"/>
              <w:marRight w:val="0"/>
              <w:marTop w:val="0"/>
              <w:marBottom w:val="0"/>
              <w:divBdr>
                <w:top w:val="none" w:sz="0" w:space="0" w:color="auto"/>
                <w:left w:val="none" w:sz="0" w:space="0" w:color="auto"/>
                <w:bottom w:val="none" w:sz="0" w:space="0" w:color="auto"/>
                <w:right w:val="none" w:sz="0" w:space="0" w:color="auto"/>
              </w:divBdr>
            </w:div>
            <w:div w:id="1172258510">
              <w:marLeft w:val="0"/>
              <w:marRight w:val="0"/>
              <w:marTop w:val="0"/>
              <w:marBottom w:val="0"/>
              <w:divBdr>
                <w:top w:val="none" w:sz="0" w:space="0" w:color="auto"/>
                <w:left w:val="none" w:sz="0" w:space="0" w:color="auto"/>
                <w:bottom w:val="none" w:sz="0" w:space="0" w:color="auto"/>
                <w:right w:val="none" w:sz="0" w:space="0" w:color="auto"/>
              </w:divBdr>
            </w:div>
            <w:div w:id="1997344789">
              <w:marLeft w:val="0"/>
              <w:marRight w:val="0"/>
              <w:marTop w:val="0"/>
              <w:marBottom w:val="0"/>
              <w:divBdr>
                <w:top w:val="none" w:sz="0" w:space="0" w:color="auto"/>
                <w:left w:val="none" w:sz="0" w:space="0" w:color="auto"/>
                <w:bottom w:val="none" w:sz="0" w:space="0" w:color="auto"/>
                <w:right w:val="none" w:sz="0" w:space="0" w:color="auto"/>
              </w:divBdr>
            </w:div>
            <w:div w:id="187183903">
              <w:marLeft w:val="0"/>
              <w:marRight w:val="0"/>
              <w:marTop w:val="0"/>
              <w:marBottom w:val="0"/>
              <w:divBdr>
                <w:top w:val="none" w:sz="0" w:space="0" w:color="auto"/>
                <w:left w:val="none" w:sz="0" w:space="0" w:color="auto"/>
                <w:bottom w:val="none" w:sz="0" w:space="0" w:color="auto"/>
                <w:right w:val="none" w:sz="0" w:space="0" w:color="auto"/>
              </w:divBdr>
            </w:div>
            <w:div w:id="1181119322">
              <w:marLeft w:val="0"/>
              <w:marRight w:val="0"/>
              <w:marTop w:val="0"/>
              <w:marBottom w:val="0"/>
              <w:divBdr>
                <w:top w:val="none" w:sz="0" w:space="0" w:color="auto"/>
                <w:left w:val="none" w:sz="0" w:space="0" w:color="auto"/>
                <w:bottom w:val="none" w:sz="0" w:space="0" w:color="auto"/>
                <w:right w:val="none" w:sz="0" w:space="0" w:color="auto"/>
              </w:divBdr>
            </w:div>
            <w:div w:id="2072119377">
              <w:marLeft w:val="0"/>
              <w:marRight w:val="0"/>
              <w:marTop w:val="0"/>
              <w:marBottom w:val="0"/>
              <w:divBdr>
                <w:top w:val="none" w:sz="0" w:space="0" w:color="auto"/>
                <w:left w:val="none" w:sz="0" w:space="0" w:color="auto"/>
                <w:bottom w:val="none" w:sz="0" w:space="0" w:color="auto"/>
                <w:right w:val="none" w:sz="0" w:space="0" w:color="auto"/>
              </w:divBdr>
            </w:div>
            <w:div w:id="383915313">
              <w:marLeft w:val="0"/>
              <w:marRight w:val="0"/>
              <w:marTop w:val="0"/>
              <w:marBottom w:val="0"/>
              <w:divBdr>
                <w:top w:val="none" w:sz="0" w:space="0" w:color="auto"/>
                <w:left w:val="none" w:sz="0" w:space="0" w:color="auto"/>
                <w:bottom w:val="none" w:sz="0" w:space="0" w:color="auto"/>
                <w:right w:val="none" w:sz="0" w:space="0" w:color="auto"/>
              </w:divBdr>
            </w:div>
            <w:div w:id="290987094">
              <w:marLeft w:val="0"/>
              <w:marRight w:val="0"/>
              <w:marTop w:val="0"/>
              <w:marBottom w:val="0"/>
              <w:divBdr>
                <w:top w:val="none" w:sz="0" w:space="0" w:color="auto"/>
                <w:left w:val="none" w:sz="0" w:space="0" w:color="auto"/>
                <w:bottom w:val="none" w:sz="0" w:space="0" w:color="auto"/>
                <w:right w:val="none" w:sz="0" w:space="0" w:color="auto"/>
              </w:divBdr>
            </w:div>
            <w:div w:id="270599864">
              <w:marLeft w:val="0"/>
              <w:marRight w:val="0"/>
              <w:marTop w:val="0"/>
              <w:marBottom w:val="0"/>
              <w:divBdr>
                <w:top w:val="none" w:sz="0" w:space="0" w:color="auto"/>
                <w:left w:val="none" w:sz="0" w:space="0" w:color="auto"/>
                <w:bottom w:val="none" w:sz="0" w:space="0" w:color="auto"/>
                <w:right w:val="none" w:sz="0" w:space="0" w:color="auto"/>
              </w:divBdr>
            </w:div>
            <w:div w:id="1190528378">
              <w:marLeft w:val="0"/>
              <w:marRight w:val="0"/>
              <w:marTop w:val="0"/>
              <w:marBottom w:val="0"/>
              <w:divBdr>
                <w:top w:val="none" w:sz="0" w:space="0" w:color="auto"/>
                <w:left w:val="none" w:sz="0" w:space="0" w:color="auto"/>
                <w:bottom w:val="none" w:sz="0" w:space="0" w:color="auto"/>
                <w:right w:val="none" w:sz="0" w:space="0" w:color="auto"/>
              </w:divBdr>
            </w:div>
            <w:div w:id="604768309">
              <w:marLeft w:val="0"/>
              <w:marRight w:val="0"/>
              <w:marTop w:val="0"/>
              <w:marBottom w:val="0"/>
              <w:divBdr>
                <w:top w:val="none" w:sz="0" w:space="0" w:color="auto"/>
                <w:left w:val="none" w:sz="0" w:space="0" w:color="auto"/>
                <w:bottom w:val="none" w:sz="0" w:space="0" w:color="auto"/>
                <w:right w:val="none" w:sz="0" w:space="0" w:color="auto"/>
              </w:divBdr>
            </w:div>
            <w:div w:id="1611161449">
              <w:marLeft w:val="0"/>
              <w:marRight w:val="0"/>
              <w:marTop w:val="0"/>
              <w:marBottom w:val="0"/>
              <w:divBdr>
                <w:top w:val="none" w:sz="0" w:space="0" w:color="auto"/>
                <w:left w:val="none" w:sz="0" w:space="0" w:color="auto"/>
                <w:bottom w:val="none" w:sz="0" w:space="0" w:color="auto"/>
                <w:right w:val="none" w:sz="0" w:space="0" w:color="auto"/>
              </w:divBdr>
            </w:div>
            <w:div w:id="1869445779">
              <w:marLeft w:val="0"/>
              <w:marRight w:val="0"/>
              <w:marTop w:val="0"/>
              <w:marBottom w:val="0"/>
              <w:divBdr>
                <w:top w:val="none" w:sz="0" w:space="0" w:color="auto"/>
                <w:left w:val="none" w:sz="0" w:space="0" w:color="auto"/>
                <w:bottom w:val="none" w:sz="0" w:space="0" w:color="auto"/>
                <w:right w:val="none" w:sz="0" w:space="0" w:color="auto"/>
              </w:divBdr>
            </w:div>
            <w:div w:id="36125854">
              <w:marLeft w:val="0"/>
              <w:marRight w:val="0"/>
              <w:marTop w:val="0"/>
              <w:marBottom w:val="0"/>
              <w:divBdr>
                <w:top w:val="none" w:sz="0" w:space="0" w:color="auto"/>
                <w:left w:val="none" w:sz="0" w:space="0" w:color="auto"/>
                <w:bottom w:val="none" w:sz="0" w:space="0" w:color="auto"/>
                <w:right w:val="none" w:sz="0" w:space="0" w:color="auto"/>
              </w:divBdr>
            </w:div>
            <w:div w:id="88743088">
              <w:marLeft w:val="0"/>
              <w:marRight w:val="0"/>
              <w:marTop w:val="0"/>
              <w:marBottom w:val="0"/>
              <w:divBdr>
                <w:top w:val="none" w:sz="0" w:space="0" w:color="auto"/>
                <w:left w:val="none" w:sz="0" w:space="0" w:color="auto"/>
                <w:bottom w:val="none" w:sz="0" w:space="0" w:color="auto"/>
                <w:right w:val="none" w:sz="0" w:space="0" w:color="auto"/>
              </w:divBdr>
            </w:div>
            <w:div w:id="658536869">
              <w:marLeft w:val="0"/>
              <w:marRight w:val="0"/>
              <w:marTop w:val="0"/>
              <w:marBottom w:val="0"/>
              <w:divBdr>
                <w:top w:val="none" w:sz="0" w:space="0" w:color="auto"/>
                <w:left w:val="none" w:sz="0" w:space="0" w:color="auto"/>
                <w:bottom w:val="none" w:sz="0" w:space="0" w:color="auto"/>
                <w:right w:val="none" w:sz="0" w:space="0" w:color="auto"/>
              </w:divBdr>
            </w:div>
            <w:div w:id="1528330325">
              <w:marLeft w:val="0"/>
              <w:marRight w:val="0"/>
              <w:marTop w:val="0"/>
              <w:marBottom w:val="0"/>
              <w:divBdr>
                <w:top w:val="none" w:sz="0" w:space="0" w:color="auto"/>
                <w:left w:val="none" w:sz="0" w:space="0" w:color="auto"/>
                <w:bottom w:val="none" w:sz="0" w:space="0" w:color="auto"/>
                <w:right w:val="none" w:sz="0" w:space="0" w:color="auto"/>
              </w:divBdr>
            </w:div>
            <w:div w:id="2068215707">
              <w:marLeft w:val="0"/>
              <w:marRight w:val="0"/>
              <w:marTop w:val="0"/>
              <w:marBottom w:val="0"/>
              <w:divBdr>
                <w:top w:val="none" w:sz="0" w:space="0" w:color="auto"/>
                <w:left w:val="none" w:sz="0" w:space="0" w:color="auto"/>
                <w:bottom w:val="none" w:sz="0" w:space="0" w:color="auto"/>
                <w:right w:val="none" w:sz="0" w:space="0" w:color="auto"/>
              </w:divBdr>
            </w:div>
            <w:div w:id="777870756">
              <w:marLeft w:val="0"/>
              <w:marRight w:val="0"/>
              <w:marTop w:val="0"/>
              <w:marBottom w:val="0"/>
              <w:divBdr>
                <w:top w:val="none" w:sz="0" w:space="0" w:color="auto"/>
                <w:left w:val="none" w:sz="0" w:space="0" w:color="auto"/>
                <w:bottom w:val="none" w:sz="0" w:space="0" w:color="auto"/>
                <w:right w:val="none" w:sz="0" w:space="0" w:color="auto"/>
              </w:divBdr>
            </w:div>
            <w:div w:id="2133862990">
              <w:marLeft w:val="0"/>
              <w:marRight w:val="0"/>
              <w:marTop w:val="0"/>
              <w:marBottom w:val="0"/>
              <w:divBdr>
                <w:top w:val="none" w:sz="0" w:space="0" w:color="auto"/>
                <w:left w:val="none" w:sz="0" w:space="0" w:color="auto"/>
                <w:bottom w:val="none" w:sz="0" w:space="0" w:color="auto"/>
                <w:right w:val="none" w:sz="0" w:space="0" w:color="auto"/>
              </w:divBdr>
            </w:div>
            <w:div w:id="2076468842">
              <w:marLeft w:val="0"/>
              <w:marRight w:val="0"/>
              <w:marTop w:val="0"/>
              <w:marBottom w:val="0"/>
              <w:divBdr>
                <w:top w:val="none" w:sz="0" w:space="0" w:color="auto"/>
                <w:left w:val="none" w:sz="0" w:space="0" w:color="auto"/>
                <w:bottom w:val="none" w:sz="0" w:space="0" w:color="auto"/>
                <w:right w:val="none" w:sz="0" w:space="0" w:color="auto"/>
              </w:divBdr>
            </w:div>
            <w:div w:id="81996712">
              <w:marLeft w:val="0"/>
              <w:marRight w:val="0"/>
              <w:marTop w:val="0"/>
              <w:marBottom w:val="0"/>
              <w:divBdr>
                <w:top w:val="none" w:sz="0" w:space="0" w:color="auto"/>
                <w:left w:val="none" w:sz="0" w:space="0" w:color="auto"/>
                <w:bottom w:val="none" w:sz="0" w:space="0" w:color="auto"/>
                <w:right w:val="none" w:sz="0" w:space="0" w:color="auto"/>
              </w:divBdr>
            </w:div>
            <w:div w:id="1907455405">
              <w:marLeft w:val="0"/>
              <w:marRight w:val="0"/>
              <w:marTop w:val="0"/>
              <w:marBottom w:val="0"/>
              <w:divBdr>
                <w:top w:val="none" w:sz="0" w:space="0" w:color="auto"/>
                <w:left w:val="none" w:sz="0" w:space="0" w:color="auto"/>
                <w:bottom w:val="none" w:sz="0" w:space="0" w:color="auto"/>
                <w:right w:val="none" w:sz="0" w:space="0" w:color="auto"/>
              </w:divBdr>
            </w:div>
            <w:div w:id="214049062">
              <w:marLeft w:val="0"/>
              <w:marRight w:val="0"/>
              <w:marTop w:val="0"/>
              <w:marBottom w:val="0"/>
              <w:divBdr>
                <w:top w:val="none" w:sz="0" w:space="0" w:color="auto"/>
                <w:left w:val="none" w:sz="0" w:space="0" w:color="auto"/>
                <w:bottom w:val="none" w:sz="0" w:space="0" w:color="auto"/>
                <w:right w:val="none" w:sz="0" w:space="0" w:color="auto"/>
              </w:divBdr>
            </w:div>
            <w:div w:id="928274141">
              <w:marLeft w:val="0"/>
              <w:marRight w:val="0"/>
              <w:marTop w:val="0"/>
              <w:marBottom w:val="0"/>
              <w:divBdr>
                <w:top w:val="none" w:sz="0" w:space="0" w:color="auto"/>
                <w:left w:val="none" w:sz="0" w:space="0" w:color="auto"/>
                <w:bottom w:val="none" w:sz="0" w:space="0" w:color="auto"/>
                <w:right w:val="none" w:sz="0" w:space="0" w:color="auto"/>
              </w:divBdr>
            </w:div>
            <w:div w:id="163976163">
              <w:marLeft w:val="0"/>
              <w:marRight w:val="0"/>
              <w:marTop w:val="0"/>
              <w:marBottom w:val="0"/>
              <w:divBdr>
                <w:top w:val="none" w:sz="0" w:space="0" w:color="auto"/>
                <w:left w:val="none" w:sz="0" w:space="0" w:color="auto"/>
                <w:bottom w:val="none" w:sz="0" w:space="0" w:color="auto"/>
                <w:right w:val="none" w:sz="0" w:space="0" w:color="auto"/>
              </w:divBdr>
            </w:div>
            <w:div w:id="2053571219">
              <w:marLeft w:val="0"/>
              <w:marRight w:val="0"/>
              <w:marTop w:val="0"/>
              <w:marBottom w:val="0"/>
              <w:divBdr>
                <w:top w:val="none" w:sz="0" w:space="0" w:color="auto"/>
                <w:left w:val="none" w:sz="0" w:space="0" w:color="auto"/>
                <w:bottom w:val="none" w:sz="0" w:space="0" w:color="auto"/>
                <w:right w:val="none" w:sz="0" w:space="0" w:color="auto"/>
              </w:divBdr>
            </w:div>
            <w:div w:id="962230080">
              <w:marLeft w:val="0"/>
              <w:marRight w:val="0"/>
              <w:marTop w:val="0"/>
              <w:marBottom w:val="0"/>
              <w:divBdr>
                <w:top w:val="none" w:sz="0" w:space="0" w:color="auto"/>
                <w:left w:val="none" w:sz="0" w:space="0" w:color="auto"/>
                <w:bottom w:val="none" w:sz="0" w:space="0" w:color="auto"/>
                <w:right w:val="none" w:sz="0" w:space="0" w:color="auto"/>
              </w:divBdr>
            </w:div>
            <w:div w:id="1830170939">
              <w:marLeft w:val="0"/>
              <w:marRight w:val="0"/>
              <w:marTop w:val="0"/>
              <w:marBottom w:val="0"/>
              <w:divBdr>
                <w:top w:val="none" w:sz="0" w:space="0" w:color="auto"/>
                <w:left w:val="none" w:sz="0" w:space="0" w:color="auto"/>
                <w:bottom w:val="none" w:sz="0" w:space="0" w:color="auto"/>
                <w:right w:val="none" w:sz="0" w:space="0" w:color="auto"/>
              </w:divBdr>
            </w:div>
            <w:div w:id="1196701478">
              <w:marLeft w:val="0"/>
              <w:marRight w:val="0"/>
              <w:marTop w:val="0"/>
              <w:marBottom w:val="0"/>
              <w:divBdr>
                <w:top w:val="none" w:sz="0" w:space="0" w:color="auto"/>
                <w:left w:val="none" w:sz="0" w:space="0" w:color="auto"/>
                <w:bottom w:val="none" w:sz="0" w:space="0" w:color="auto"/>
                <w:right w:val="none" w:sz="0" w:space="0" w:color="auto"/>
              </w:divBdr>
            </w:div>
            <w:div w:id="998726102">
              <w:marLeft w:val="0"/>
              <w:marRight w:val="0"/>
              <w:marTop w:val="0"/>
              <w:marBottom w:val="0"/>
              <w:divBdr>
                <w:top w:val="none" w:sz="0" w:space="0" w:color="auto"/>
                <w:left w:val="none" w:sz="0" w:space="0" w:color="auto"/>
                <w:bottom w:val="none" w:sz="0" w:space="0" w:color="auto"/>
                <w:right w:val="none" w:sz="0" w:space="0" w:color="auto"/>
              </w:divBdr>
            </w:div>
            <w:div w:id="140074864">
              <w:marLeft w:val="0"/>
              <w:marRight w:val="0"/>
              <w:marTop w:val="0"/>
              <w:marBottom w:val="0"/>
              <w:divBdr>
                <w:top w:val="none" w:sz="0" w:space="0" w:color="auto"/>
                <w:left w:val="none" w:sz="0" w:space="0" w:color="auto"/>
                <w:bottom w:val="none" w:sz="0" w:space="0" w:color="auto"/>
                <w:right w:val="none" w:sz="0" w:space="0" w:color="auto"/>
              </w:divBdr>
            </w:div>
            <w:div w:id="1800999690">
              <w:marLeft w:val="0"/>
              <w:marRight w:val="0"/>
              <w:marTop w:val="0"/>
              <w:marBottom w:val="0"/>
              <w:divBdr>
                <w:top w:val="none" w:sz="0" w:space="0" w:color="auto"/>
                <w:left w:val="none" w:sz="0" w:space="0" w:color="auto"/>
                <w:bottom w:val="none" w:sz="0" w:space="0" w:color="auto"/>
                <w:right w:val="none" w:sz="0" w:space="0" w:color="auto"/>
              </w:divBdr>
            </w:div>
            <w:div w:id="1975864662">
              <w:marLeft w:val="0"/>
              <w:marRight w:val="0"/>
              <w:marTop w:val="0"/>
              <w:marBottom w:val="0"/>
              <w:divBdr>
                <w:top w:val="none" w:sz="0" w:space="0" w:color="auto"/>
                <w:left w:val="none" w:sz="0" w:space="0" w:color="auto"/>
                <w:bottom w:val="none" w:sz="0" w:space="0" w:color="auto"/>
                <w:right w:val="none" w:sz="0" w:space="0" w:color="auto"/>
              </w:divBdr>
            </w:div>
            <w:div w:id="131679219">
              <w:marLeft w:val="0"/>
              <w:marRight w:val="0"/>
              <w:marTop w:val="0"/>
              <w:marBottom w:val="0"/>
              <w:divBdr>
                <w:top w:val="none" w:sz="0" w:space="0" w:color="auto"/>
                <w:left w:val="none" w:sz="0" w:space="0" w:color="auto"/>
                <w:bottom w:val="none" w:sz="0" w:space="0" w:color="auto"/>
                <w:right w:val="none" w:sz="0" w:space="0" w:color="auto"/>
              </w:divBdr>
            </w:div>
            <w:div w:id="1527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85">
      <w:bodyDiv w:val="1"/>
      <w:marLeft w:val="0"/>
      <w:marRight w:val="0"/>
      <w:marTop w:val="0"/>
      <w:marBottom w:val="0"/>
      <w:divBdr>
        <w:top w:val="none" w:sz="0" w:space="0" w:color="auto"/>
        <w:left w:val="none" w:sz="0" w:space="0" w:color="auto"/>
        <w:bottom w:val="none" w:sz="0" w:space="0" w:color="auto"/>
        <w:right w:val="none" w:sz="0" w:space="0" w:color="auto"/>
      </w:divBdr>
    </w:div>
    <w:div w:id="1535462616">
      <w:bodyDiv w:val="1"/>
      <w:marLeft w:val="0"/>
      <w:marRight w:val="0"/>
      <w:marTop w:val="0"/>
      <w:marBottom w:val="0"/>
      <w:divBdr>
        <w:top w:val="none" w:sz="0" w:space="0" w:color="auto"/>
        <w:left w:val="none" w:sz="0" w:space="0" w:color="auto"/>
        <w:bottom w:val="none" w:sz="0" w:space="0" w:color="auto"/>
        <w:right w:val="none" w:sz="0" w:space="0" w:color="auto"/>
      </w:divBdr>
    </w:div>
    <w:div w:id="1573084867">
      <w:bodyDiv w:val="1"/>
      <w:marLeft w:val="0"/>
      <w:marRight w:val="0"/>
      <w:marTop w:val="0"/>
      <w:marBottom w:val="0"/>
      <w:divBdr>
        <w:top w:val="none" w:sz="0" w:space="0" w:color="auto"/>
        <w:left w:val="none" w:sz="0" w:space="0" w:color="auto"/>
        <w:bottom w:val="none" w:sz="0" w:space="0" w:color="auto"/>
        <w:right w:val="none" w:sz="0" w:space="0" w:color="auto"/>
      </w:divBdr>
    </w:div>
    <w:div w:id="1585339657">
      <w:bodyDiv w:val="1"/>
      <w:marLeft w:val="0"/>
      <w:marRight w:val="0"/>
      <w:marTop w:val="0"/>
      <w:marBottom w:val="0"/>
      <w:divBdr>
        <w:top w:val="none" w:sz="0" w:space="0" w:color="auto"/>
        <w:left w:val="none" w:sz="0" w:space="0" w:color="auto"/>
        <w:bottom w:val="none" w:sz="0" w:space="0" w:color="auto"/>
        <w:right w:val="none" w:sz="0" w:space="0" w:color="auto"/>
      </w:divBdr>
      <w:divsChild>
        <w:div w:id="420301651">
          <w:marLeft w:val="0"/>
          <w:marRight w:val="0"/>
          <w:marTop w:val="0"/>
          <w:marBottom w:val="0"/>
          <w:divBdr>
            <w:top w:val="none" w:sz="0" w:space="0" w:color="auto"/>
            <w:left w:val="none" w:sz="0" w:space="0" w:color="auto"/>
            <w:bottom w:val="none" w:sz="0" w:space="0" w:color="auto"/>
            <w:right w:val="none" w:sz="0" w:space="0" w:color="auto"/>
          </w:divBdr>
          <w:divsChild>
            <w:div w:id="875629005">
              <w:marLeft w:val="0"/>
              <w:marRight w:val="0"/>
              <w:marTop w:val="0"/>
              <w:marBottom w:val="0"/>
              <w:divBdr>
                <w:top w:val="none" w:sz="0" w:space="0" w:color="auto"/>
                <w:left w:val="none" w:sz="0" w:space="0" w:color="auto"/>
                <w:bottom w:val="none" w:sz="0" w:space="0" w:color="auto"/>
                <w:right w:val="none" w:sz="0" w:space="0" w:color="auto"/>
              </w:divBdr>
              <w:divsChild>
                <w:div w:id="5170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17884">
      <w:bodyDiv w:val="1"/>
      <w:marLeft w:val="0"/>
      <w:marRight w:val="0"/>
      <w:marTop w:val="0"/>
      <w:marBottom w:val="0"/>
      <w:divBdr>
        <w:top w:val="none" w:sz="0" w:space="0" w:color="auto"/>
        <w:left w:val="none" w:sz="0" w:space="0" w:color="auto"/>
        <w:bottom w:val="none" w:sz="0" w:space="0" w:color="auto"/>
        <w:right w:val="none" w:sz="0" w:space="0" w:color="auto"/>
      </w:divBdr>
    </w:div>
    <w:div w:id="1629438145">
      <w:bodyDiv w:val="1"/>
      <w:marLeft w:val="0"/>
      <w:marRight w:val="0"/>
      <w:marTop w:val="0"/>
      <w:marBottom w:val="0"/>
      <w:divBdr>
        <w:top w:val="none" w:sz="0" w:space="0" w:color="auto"/>
        <w:left w:val="none" w:sz="0" w:space="0" w:color="auto"/>
        <w:bottom w:val="none" w:sz="0" w:space="0" w:color="auto"/>
        <w:right w:val="none" w:sz="0" w:space="0" w:color="auto"/>
      </w:divBdr>
      <w:divsChild>
        <w:div w:id="2011326390">
          <w:marLeft w:val="0"/>
          <w:marRight w:val="0"/>
          <w:marTop w:val="0"/>
          <w:marBottom w:val="0"/>
          <w:divBdr>
            <w:top w:val="none" w:sz="0" w:space="0" w:color="auto"/>
            <w:left w:val="none" w:sz="0" w:space="0" w:color="auto"/>
            <w:bottom w:val="none" w:sz="0" w:space="0" w:color="auto"/>
            <w:right w:val="none" w:sz="0" w:space="0" w:color="auto"/>
          </w:divBdr>
          <w:divsChild>
            <w:div w:id="1434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253">
      <w:bodyDiv w:val="1"/>
      <w:marLeft w:val="0"/>
      <w:marRight w:val="0"/>
      <w:marTop w:val="0"/>
      <w:marBottom w:val="0"/>
      <w:divBdr>
        <w:top w:val="none" w:sz="0" w:space="0" w:color="auto"/>
        <w:left w:val="none" w:sz="0" w:space="0" w:color="auto"/>
        <w:bottom w:val="none" w:sz="0" w:space="0" w:color="auto"/>
        <w:right w:val="none" w:sz="0" w:space="0" w:color="auto"/>
      </w:divBdr>
    </w:div>
    <w:div w:id="1683161749">
      <w:bodyDiv w:val="1"/>
      <w:marLeft w:val="0"/>
      <w:marRight w:val="0"/>
      <w:marTop w:val="0"/>
      <w:marBottom w:val="0"/>
      <w:divBdr>
        <w:top w:val="none" w:sz="0" w:space="0" w:color="auto"/>
        <w:left w:val="none" w:sz="0" w:space="0" w:color="auto"/>
        <w:bottom w:val="none" w:sz="0" w:space="0" w:color="auto"/>
        <w:right w:val="none" w:sz="0" w:space="0" w:color="auto"/>
      </w:divBdr>
    </w:div>
    <w:div w:id="1685013993">
      <w:bodyDiv w:val="1"/>
      <w:marLeft w:val="0"/>
      <w:marRight w:val="0"/>
      <w:marTop w:val="0"/>
      <w:marBottom w:val="0"/>
      <w:divBdr>
        <w:top w:val="none" w:sz="0" w:space="0" w:color="auto"/>
        <w:left w:val="none" w:sz="0" w:space="0" w:color="auto"/>
        <w:bottom w:val="none" w:sz="0" w:space="0" w:color="auto"/>
        <w:right w:val="none" w:sz="0" w:space="0" w:color="auto"/>
      </w:divBdr>
      <w:divsChild>
        <w:div w:id="1168442014">
          <w:marLeft w:val="0"/>
          <w:marRight w:val="0"/>
          <w:marTop w:val="0"/>
          <w:marBottom w:val="0"/>
          <w:divBdr>
            <w:top w:val="none" w:sz="0" w:space="0" w:color="auto"/>
            <w:left w:val="none" w:sz="0" w:space="0" w:color="auto"/>
            <w:bottom w:val="none" w:sz="0" w:space="0" w:color="auto"/>
            <w:right w:val="none" w:sz="0" w:space="0" w:color="auto"/>
          </w:divBdr>
          <w:divsChild>
            <w:div w:id="1246038940">
              <w:marLeft w:val="0"/>
              <w:marRight w:val="0"/>
              <w:marTop w:val="0"/>
              <w:marBottom w:val="0"/>
              <w:divBdr>
                <w:top w:val="none" w:sz="0" w:space="0" w:color="auto"/>
                <w:left w:val="none" w:sz="0" w:space="0" w:color="auto"/>
                <w:bottom w:val="none" w:sz="0" w:space="0" w:color="auto"/>
                <w:right w:val="none" w:sz="0" w:space="0" w:color="auto"/>
              </w:divBdr>
            </w:div>
            <w:div w:id="1981618128">
              <w:marLeft w:val="0"/>
              <w:marRight w:val="0"/>
              <w:marTop w:val="0"/>
              <w:marBottom w:val="0"/>
              <w:divBdr>
                <w:top w:val="none" w:sz="0" w:space="0" w:color="auto"/>
                <w:left w:val="none" w:sz="0" w:space="0" w:color="auto"/>
                <w:bottom w:val="none" w:sz="0" w:space="0" w:color="auto"/>
                <w:right w:val="none" w:sz="0" w:space="0" w:color="auto"/>
              </w:divBdr>
            </w:div>
            <w:div w:id="83109812">
              <w:marLeft w:val="0"/>
              <w:marRight w:val="0"/>
              <w:marTop w:val="0"/>
              <w:marBottom w:val="0"/>
              <w:divBdr>
                <w:top w:val="none" w:sz="0" w:space="0" w:color="auto"/>
                <w:left w:val="none" w:sz="0" w:space="0" w:color="auto"/>
                <w:bottom w:val="none" w:sz="0" w:space="0" w:color="auto"/>
                <w:right w:val="none" w:sz="0" w:space="0" w:color="auto"/>
              </w:divBdr>
            </w:div>
            <w:div w:id="826283699">
              <w:marLeft w:val="0"/>
              <w:marRight w:val="0"/>
              <w:marTop w:val="0"/>
              <w:marBottom w:val="0"/>
              <w:divBdr>
                <w:top w:val="none" w:sz="0" w:space="0" w:color="auto"/>
                <w:left w:val="none" w:sz="0" w:space="0" w:color="auto"/>
                <w:bottom w:val="none" w:sz="0" w:space="0" w:color="auto"/>
                <w:right w:val="none" w:sz="0" w:space="0" w:color="auto"/>
              </w:divBdr>
            </w:div>
            <w:div w:id="15565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661">
      <w:bodyDiv w:val="1"/>
      <w:marLeft w:val="0"/>
      <w:marRight w:val="0"/>
      <w:marTop w:val="0"/>
      <w:marBottom w:val="0"/>
      <w:divBdr>
        <w:top w:val="none" w:sz="0" w:space="0" w:color="auto"/>
        <w:left w:val="none" w:sz="0" w:space="0" w:color="auto"/>
        <w:bottom w:val="none" w:sz="0" w:space="0" w:color="auto"/>
        <w:right w:val="none" w:sz="0" w:space="0" w:color="auto"/>
      </w:divBdr>
    </w:div>
    <w:div w:id="1769891170">
      <w:bodyDiv w:val="1"/>
      <w:marLeft w:val="0"/>
      <w:marRight w:val="0"/>
      <w:marTop w:val="0"/>
      <w:marBottom w:val="0"/>
      <w:divBdr>
        <w:top w:val="none" w:sz="0" w:space="0" w:color="auto"/>
        <w:left w:val="none" w:sz="0" w:space="0" w:color="auto"/>
        <w:bottom w:val="none" w:sz="0" w:space="0" w:color="auto"/>
        <w:right w:val="none" w:sz="0" w:space="0" w:color="auto"/>
      </w:divBdr>
      <w:divsChild>
        <w:div w:id="2082942175">
          <w:marLeft w:val="0"/>
          <w:marRight w:val="0"/>
          <w:marTop w:val="0"/>
          <w:marBottom w:val="0"/>
          <w:divBdr>
            <w:top w:val="none" w:sz="0" w:space="0" w:color="auto"/>
            <w:left w:val="none" w:sz="0" w:space="0" w:color="auto"/>
            <w:bottom w:val="none" w:sz="0" w:space="0" w:color="auto"/>
            <w:right w:val="none" w:sz="0" w:space="0" w:color="auto"/>
          </w:divBdr>
          <w:divsChild>
            <w:div w:id="324406386">
              <w:marLeft w:val="0"/>
              <w:marRight w:val="0"/>
              <w:marTop w:val="0"/>
              <w:marBottom w:val="0"/>
              <w:divBdr>
                <w:top w:val="none" w:sz="0" w:space="0" w:color="auto"/>
                <w:left w:val="none" w:sz="0" w:space="0" w:color="auto"/>
                <w:bottom w:val="none" w:sz="0" w:space="0" w:color="auto"/>
                <w:right w:val="none" w:sz="0" w:space="0" w:color="auto"/>
              </w:divBdr>
            </w:div>
            <w:div w:id="2126994606">
              <w:marLeft w:val="0"/>
              <w:marRight w:val="0"/>
              <w:marTop w:val="0"/>
              <w:marBottom w:val="0"/>
              <w:divBdr>
                <w:top w:val="none" w:sz="0" w:space="0" w:color="auto"/>
                <w:left w:val="none" w:sz="0" w:space="0" w:color="auto"/>
                <w:bottom w:val="none" w:sz="0" w:space="0" w:color="auto"/>
                <w:right w:val="none" w:sz="0" w:space="0" w:color="auto"/>
              </w:divBdr>
            </w:div>
            <w:div w:id="289825688">
              <w:marLeft w:val="0"/>
              <w:marRight w:val="0"/>
              <w:marTop w:val="0"/>
              <w:marBottom w:val="0"/>
              <w:divBdr>
                <w:top w:val="none" w:sz="0" w:space="0" w:color="auto"/>
                <w:left w:val="none" w:sz="0" w:space="0" w:color="auto"/>
                <w:bottom w:val="none" w:sz="0" w:space="0" w:color="auto"/>
                <w:right w:val="none" w:sz="0" w:space="0" w:color="auto"/>
              </w:divBdr>
            </w:div>
            <w:div w:id="1834372224">
              <w:marLeft w:val="0"/>
              <w:marRight w:val="0"/>
              <w:marTop w:val="0"/>
              <w:marBottom w:val="0"/>
              <w:divBdr>
                <w:top w:val="none" w:sz="0" w:space="0" w:color="auto"/>
                <w:left w:val="none" w:sz="0" w:space="0" w:color="auto"/>
                <w:bottom w:val="none" w:sz="0" w:space="0" w:color="auto"/>
                <w:right w:val="none" w:sz="0" w:space="0" w:color="auto"/>
              </w:divBdr>
            </w:div>
            <w:div w:id="1884559868">
              <w:marLeft w:val="0"/>
              <w:marRight w:val="0"/>
              <w:marTop w:val="0"/>
              <w:marBottom w:val="0"/>
              <w:divBdr>
                <w:top w:val="none" w:sz="0" w:space="0" w:color="auto"/>
                <w:left w:val="none" w:sz="0" w:space="0" w:color="auto"/>
                <w:bottom w:val="none" w:sz="0" w:space="0" w:color="auto"/>
                <w:right w:val="none" w:sz="0" w:space="0" w:color="auto"/>
              </w:divBdr>
            </w:div>
            <w:div w:id="1491170944">
              <w:marLeft w:val="0"/>
              <w:marRight w:val="0"/>
              <w:marTop w:val="0"/>
              <w:marBottom w:val="0"/>
              <w:divBdr>
                <w:top w:val="none" w:sz="0" w:space="0" w:color="auto"/>
                <w:left w:val="none" w:sz="0" w:space="0" w:color="auto"/>
                <w:bottom w:val="none" w:sz="0" w:space="0" w:color="auto"/>
                <w:right w:val="none" w:sz="0" w:space="0" w:color="auto"/>
              </w:divBdr>
            </w:div>
            <w:div w:id="955865404">
              <w:marLeft w:val="0"/>
              <w:marRight w:val="0"/>
              <w:marTop w:val="0"/>
              <w:marBottom w:val="0"/>
              <w:divBdr>
                <w:top w:val="none" w:sz="0" w:space="0" w:color="auto"/>
                <w:left w:val="none" w:sz="0" w:space="0" w:color="auto"/>
                <w:bottom w:val="none" w:sz="0" w:space="0" w:color="auto"/>
                <w:right w:val="none" w:sz="0" w:space="0" w:color="auto"/>
              </w:divBdr>
            </w:div>
            <w:div w:id="2130271219">
              <w:marLeft w:val="0"/>
              <w:marRight w:val="0"/>
              <w:marTop w:val="0"/>
              <w:marBottom w:val="0"/>
              <w:divBdr>
                <w:top w:val="none" w:sz="0" w:space="0" w:color="auto"/>
                <w:left w:val="none" w:sz="0" w:space="0" w:color="auto"/>
                <w:bottom w:val="none" w:sz="0" w:space="0" w:color="auto"/>
                <w:right w:val="none" w:sz="0" w:space="0" w:color="auto"/>
              </w:divBdr>
            </w:div>
            <w:div w:id="221915963">
              <w:marLeft w:val="0"/>
              <w:marRight w:val="0"/>
              <w:marTop w:val="0"/>
              <w:marBottom w:val="0"/>
              <w:divBdr>
                <w:top w:val="none" w:sz="0" w:space="0" w:color="auto"/>
                <w:left w:val="none" w:sz="0" w:space="0" w:color="auto"/>
                <w:bottom w:val="none" w:sz="0" w:space="0" w:color="auto"/>
                <w:right w:val="none" w:sz="0" w:space="0" w:color="auto"/>
              </w:divBdr>
            </w:div>
            <w:div w:id="459225365">
              <w:marLeft w:val="0"/>
              <w:marRight w:val="0"/>
              <w:marTop w:val="0"/>
              <w:marBottom w:val="0"/>
              <w:divBdr>
                <w:top w:val="none" w:sz="0" w:space="0" w:color="auto"/>
                <w:left w:val="none" w:sz="0" w:space="0" w:color="auto"/>
                <w:bottom w:val="none" w:sz="0" w:space="0" w:color="auto"/>
                <w:right w:val="none" w:sz="0" w:space="0" w:color="auto"/>
              </w:divBdr>
            </w:div>
            <w:div w:id="1675378072">
              <w:marLeft w:val="0"/>
              <w:marRight w:val="0"/>
              <w:marTop w:val="0"/>
              <w:marBottom w:val="0"/>
              <w:divBdr>
                <w:top w:val="none" w:sz="0" w:space="0" w:color="auto"/>
                <w:left w:val="none" w:sz="0" w:space="0" w:color="auto"/>
                <w:bottom w:val="none" w:sz="0" w:space="0" w:color="auto"/>
                <w:right w:val="none" w:sz="0" w:space="0" w:color="auto"/>
              </w:divBdr>
            </w:div>
            <w:div w:id="369885496">
              <w:marLeft w:val="0"/>
              <w:marRight w:val="0"/>
              <w:marTop w:val="0"/>
              <w:marBottom w:val="0"/>
              <w:divBdr>
                <w:top w:val="none" w:sz="0" w:space="0" w:color="auto"/>
                <w:left w:val="none" w:sz="0" w:space="0" w:color="auto"/>
                <w:bottom w:val="none" w:sz="0" w:space="0" w:color="auto"/>
                <w:right w:val="none" w:sz="0" w:space="0" w:color="auto"/>
              </w:divBdr>
            </w:div>
            <w:div w:id="964894602">
              <w:marLeft w:val="0"/>
              <w:marRight w:val="0"/>
              <w:marTop w:val="0"/>
              <w:marBottom w:val="0"/>
              <w:divBdr>
                <w:top w:val="none" w:sz="0" w:space="0" w:color="auto"/>
                <w:left w:val="none" w:sz="0" w:space="0" w:color="auto"/>
                <w:bottom w:val="none" w:sz="0" w:space="0" w:color="auto"/>
                <w:right w:val="none" w:sz="0" w:space="0" w:color="auto"/>
              </w:divBdr>
            </w:div>
            <w:div w:id="324095098">
              <w:marLeft w:val="0"/>
              <w:marRight w:val="0"/>
              <w:marTop w:val="0"/>
              <w:marBottom w:val="0"/>
              <w:divBdr>
                <w:top w:val="none" w:sz="0" w:space="0" w:color="auto"/>
                <w:left w:val="none" w:sz="0" w:space="0" w:color="auto"/>
                <w:bottom w:val="none" w:sz="0" w:space="0" w:color="auto"/>
                <w:right w:val="none" w:sz="0" w:space="0" w:color="auto"/>
              </w:divBdr>
            </w:div>
            <w:div w:id="1926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41640">
      <w:bodyDiv w:val="1"/>
      <w:marLeft w:val="0"/>
      <w:marRight w:val="0"/>
      <w:marTop w:val="0"/>
      <w:marBottom w:val="0"/>
      <w:divBdr>
        <w:top w:val="none" w:sz="0" w:space="0" w:color="auto"/>
        <w:left w:val="none" w:sz="0" w:space="0" w:color="auto"/>
        <w:bottom w:val="none" w:sz="0" w:space="0" w:color="auto"/>
        <w:right w:val="none" w:sz="0" w:space="0" w:color="auto"/>
      </w:divBdr>
      <w:divsChild>
        <w:div w:id="559946289">
          <w:marLeft w:val="0"/>
          <w:marRight w:val="0"/>
          <w:marTop w:val="0"/>
          <w:marBottom w:val="0"/>
          <w:divBdr>
            <w:top w:val="none" w:sz="0" w:space="0" w:color="auto"/>
            <w:left w:val="none" w:sz="0" w:space="0" w:color="auto"/>
            <w:bottom w:val="none" w:sz="0" w:space="0" w:color="auto"/>
            <w:right w:val="none" w:sz="0" w:space="0" w:color="auto"/>
          </w:divBdr>
          <w:divsChild>
            <w:div w:id="1213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746">
      <w:bodyDiv w:val="1"/>
      <w:marLeft w:val="0"/>
      <w:marRight w:val="0"/>
      <w:marTop w:val="0"/>
      <w:marBottom w:val="0"/>
      <w:divBdr>
        <w:top w:val="none" w:sz="0" w:space="0" w:color="auto"/>
        <w:left w:val="none" w:sz="0" w:space="0" w:color="auto"/>
        <w:bottom w:val="none" w:sz="0" w:space="0" w:color="auto"/>
        <w:right w:val="none" w:sz="0" w:space="0" w:color="auto"/>
      </w:divBdr>
      <w:divsChild>
        <w:div w:id="513152902">
          <w:marLeft w:val="0"/>
          <w:marRight w:val="0"/>
          <w:marTop w:val="0"/>
          <w:marBottom w:val="0"/>
          <w:divBdr>
            <w:top w:val="none" w:sz="0" w:space="0" w:color="auto"/>
            <w:left w:val="none" w:sz="0" w:space="0" w:color="auto"/>
            <w:bottom w:val="none" w:sz="0" w:space="0" w:color="auto"/>
            <w:right w:val="none" w:sz="0" w:space="0" w:color="auto"/>
          </w:divBdr>
          <w:divsChild>
            <w:div w:id="619922257">
              <w:marLeft w:val="0"/>
              <w:marRight w:val="0"/>
              <w:marTop w:val="0"/>
              <w:marBottom w:val="0"/>
              <w:divBdr>
                <w:top w:val="none" w:sz="0" w:space="0" w:color="auto"/>
                <w:left w:val="none" w:sz="0" w:space="0" w:color="auto"/>
                <w:bottom w:val="none" w:sz="0" w:space="0" w:color="auto"/>
                <w:right w:val="none" w:sz="0" w:space="0" w:color="auto"/>
              </w:divBdr>
              <w:divsChild>
                <w:div w:id="461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6435">
      <w:bodyDiv w:val="1"/>
      <w:marLeft w:val="0"/>
      <w:marRight w:val="0"/>
      <w:marTop w:val="0"/>
      <w:marBottom w:val="0"/>
      <w:divBdr>
        <w:top w:val="none" w:sz="0" w:space="0" w:color="auto"/>
        <w:left w:val="none" w:sz="0" w:space="0" w:color="auto"/>
        <w:bottom w:val="none" w:sz="0" w:space="0" w:color="auto"/>
        <w:right w:val="none" w:sz="0" w:space="0" w:color="auto"/>
      </w:divBdr>
    </w:div>
    <w:div w:id="1868252285">
      <w:bodyDiv w:val="1"/>
      <w:marLeft w:val="0"/>
      <w:marRight w:val="0"/>
      <w:marTop w:val="0"/>
      <w:marBottom w:val="0"/>
      <w:divBdr>
        <w:top w:val="none" w:sz="0" w:space="0" w:color="auto"/>
        <w:left w:val="none" w:sz="0" w:space="0" w:color="auto"/>
        <w:bottom w:val="none" w:sz="0" w:space="0" w:color="auto"/>
        <w:right w:val="none" w:sz="0" w:space="0" w:color="auto"/>
      </w:divBdr>
    </w:div>
    <w:div w:id="1899851371">
      <w:bodyDiv w:val="1"/>
      <w:marLeft w:val="0"/>
      <w:marRight w:val="0"/>
      <w:marTop w:val="0"/>
      <w:marBottom w:val="0"/>
      <w:divBdr>
        <w:top w:val="none" w:sz="0" w:space="0" w:color="auto"/>
        <w:left w:val="none" w:sz="0" w:space="0" w:color="auto"/>
        <w:bottom w:val="none" w:sz="0" w:space="0" w:color="auto"/>
        <w:right w:val="none" w:sz="0" w:space="0" w:color="auto"/>
      </w:divBdr>
      <w:divsChild>
        <w:div w:id="1325745423">
          <w:marLeft w:val="0"/>
          <w:marRight w:val="0"/>
          <w:marTop w:val="0"/>
          <w:marBottom w:val="0"/>
          <w:divBdr>
            <w:top w:val="none" w:sz="0" w:space="0" w:color="auto"/>
            <w:left w:val="none" w:sz="0" w:space="0" w:color="auto"/>
            <w:bottom w:val="none" w:sz="0" w:space="0" w:color="auto"/>
            <w:right w:val="none" w:sz="0" w:space="0" w:color="auto"/>
          </w:divBdr>
          <w:divsChild>
            <w:div w:id="17218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831">
      <w:bodyDiv w:val="1"/>
      <w:marLeft w:val="0"/>
      <w:marRight w:val="0"/>
      <w:marTop w:val="0"/>
      <w:marBottom w:val="0"/>
      <w:divBdr>
        <w:top w:val="none" w:sz="0" w:space="0" w:color="auto"/>
        <w:left w:val="none" w:sz="0" w:space="0" w:color="auto"/>
        <w:bottom w:val="none" w:sz="0" w:space="0" w:color="auto"/>
        <w:right w:val="none" w:sz="0" w:space="0" w:color="auto"/>
      </w:divBdr>
      <w:divsChild>
        <w:div w:id="1820806209">
          <w:marLeft w:val="0"/>
          <w:marRight w:val="0"/>
          <w:marTop w:val="0"/>
          <w:marBottom w:val="0"/>
          <w:divBdr>
            <w:top w:val="none" w:sz="0" w:space="0" w:color="auto"/>
            <w:left w:val="none" w:sz="0" w:space="0" w:color="auto"/>
            <w:bottom w:val="none" w:sz="0" w:space="0" w:color="auto"/>
            <w:right w:val="none" w:sz="0" w:space="0" w:color="auto"/>
          </w:divBdr>
          <w:divsChild>
            <w:div w:id="98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4365">
      <w:bodyDiv w:val="1"/>
      <w:marLeft w:val="0"/>
      <w:marRight w:val="0"/>
      <w:marTop w:val="0"/>
      <w:marBottom w:val="0"/>
      <w:divBdr>
        <w:top w:val="none" w:sz="0" w:space="0" w:color="auto"/>
        <w:left w:val="none" w:sz="0" w:space="0" w:color="auto"/>
        <w:bottom w:val="none" w:sz="0" w:space="0" w:color="auto"/>
        <w:right w:val="none" w:sz="0" w:space="0" w:color="auto"/>
      </w:divBdr>
    </w:div>
    <w:div w:id="1954165095">
      <w:bodyDiv w:val="1"/>
      <w:marLeft w:val="0"/>
      <w:marRight w:val="0"/>
      <w:marTop w:val="0"/>
      <w:marBottom w:val="0"/>
      <w:divBdr>
        <w:top w:val="none" w:sz="0" w:space="0" w:color="auto"/>
        <w:left w:val="none" w:sz="0" w:space="0" w:color="auto"/>
        <w:bottom w:val="none" w:sz="0" w:space="0" w:color="auto"/>
        <w:right w:val="none" w:sz="0" w:space="0" w:color="auto"/>
      </w:divBdr>
      <w:divsChild>
        <w:div w:id="1987003103">
          <w:marLeft w:val="0"/>
          <w:marRight w:val="0"/>
          <w:marTop w:val="0"/>
          <w:marBottom w:val="0"/>
          <w:divBdr>
            <w:top w:val="none" w:sz="0" w:space="0" w:color="auto"/>
            <w:left w:val="none" w:sz="0" w:space="0" w:color="auto"/>
            <w:bottom w:val="none" w:sz="0" w:space="0" w:color="auto"/>
            <w:right w:val="none" w:sz="0" w:space="0" w:color="auto"/>
          </w:divBdr>
          <w:divsChild>
            <w:div w:id="21414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8522">
      <w:bodyDiv w:val="1"/>
      <w:marLeft w:val="0"/>
      <w:marRight w:val="0"/>
      <w:marTop w:val="0"/>
      <w:marBottom w:val="0"/>
      <w:divBdr>
        <w:top w:val="none" w:sz="0" w:space="0" w:color="auto"/>
        <w:left w:val="none" w:sz="0" w:space="0" w:color="auto"/>
        <w:bottom w:val="none" w:sz="0" w:space="0" w:color="auto"/>
        <w:right w:val="none" w:sz="0" w:space="0" w:color="auto"/>
      </w:divBdr>
    </w:div>
    <w:div w:id="1991977083">
      <w:bodyDiv w:val="1"/>
      <w:marLeft w:val="0"/>
      <w:marRight w:val="0"/>
      <w:marTop w:val="0"/>
      <w:marBottom w:val="0"/>
      <w:divBdr>
        <w:top w:val="none" w:sz="0" w:space="0" w:color="auto"/>
        <w:left w:val="none" w:sz="0" w:space="0" w:color="auto"/>
        <w:bottom w:val="none" w:sz="0" w:space="0" w:color="auto"/>
        <w:right w:val="none" w:sz="0" w:space="0" w:color="auto"/>
      </w:divBdr>
    </w:div>
    <w:div w:id="1992714579">
      <w:bodyDiv w:val="1"/>
      <w:marLeft w:val="0"/>
      <w:marRight w:val="0"/>
      <w:marTop w:val="0"/>
      <w:marBottom w:val="0"/>
      <w:divBdr>
        <w:top w:val="none" w:sz="0" w:space="0" w:color="auto"/>
        <w:left w:val="none" w:sz="0" w:space="0" w:color="auto"/>
        <w:bottom w:val="none" w:sz="0" w:space="0" w:color="auto"/>
        <w:right w:val="none" w:sz="0" w:space="0" w:color="auto"/>
      </w:divBdr>
    </w:div>
    <w:div w:id="1995836843">
      <w:bodyDiv w:val="1"/>
      <w:marLeft w:val="0"/>
      <w:marRight w:val="0"/>
      <w:marTop w:val="0"/>
      <w:marBottom w:val="0"/>
      <w:divBdr>
        <w:top w:val="none" w:sz="0" w:space="0" w:color="auto"/>
        <w:left w:val="none" w:sz="0" w:space="0" w:color="auto"/>
        <w:bottom w:val="none" w:sz="0" w:space="0" w:color="auto"/>
        <w:right w:val="none" w:sz="0" w:space="0" w:color="auto"/>
      </w:divBdr>
    </w:div>
    <w:div w:id="1998026872">
      <w:bodyDiv w:val="1"/>
      <w:marLeft w:val="0"/>
      <w:marRight w:val="0"/>
      <w:marTop w:val="0"/>
      <w:marBottom w:val="0"/>
      <w:divBdr>
        <w:top w:val="none" w:sz="0" w:space="0" w:color="auto"/>
        <w:left w:val="none" w:sz="0" w:space="0" w:color="auto"/>
        <w:bottom w:val="none" w:sz="0" w:space="0" w:color="auto"/>
        <w:right w:val="none" w:sz="0" w:space="0" w:color="auto"/>
      </w:divBdr>
      <w:divsChild>
        <w:div w:id="1801068469">
          <w:marLeft w:val="0"/>
          <w:marRight w:val="0"/>
          <w:marTop w:val="0"/>
          <w:marBottom w:val="0"/>
          <w:divBdr>
            <w:top w:val="none" w:sz="0" w:space="0" w:color="auto"/>
            <w:left w:val="none" w:sz="0" w:space="0" w:color="auto"/>
            <w:bottom w:val="none" w:sz="0" w:space="0" w:color="auto"/>
            <w:right w:val="none" w:sz="0" w:space="0" w:color="auto"/>
          </w:divBdr>
          <w:divsChild>
            <w:div w:id="3077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3562">
      <w:bodyDiv w:val="1"/>
      <w:marLeft w:val="0"/>
      <w:marRight w:val="0"/>
      <w:marTop w:val="0"/>
      <w:marBottom w:val="0"/>
      <w:divBdr>
        <w:top w:val="none" w:sz="0" w:space="0" w:color="auto"/>
        <w:left w:val="none" w:sz="0" w:space="0" w:color="auto"/>
        <w:bottom w:val="none" w:sz="0" w:space="0" w:color="auto"/>
        <w:right w:val="none" w:sz="0" w:space="0" w:color="auto"/>
      </w:divBdr>
      <w:divsChild>
        <w:div w:id="716903278">
          <w:marLeft w:val="0"/>
          <w:marRight w:val="0"/>
          <w:marTop w:val="0"/>
          <w:marBottom w:val="0"/>
          <w:divBdr>
            <w:top w:val="none" w:sz="0" w:space="0" w:color="auto"/>
            <w:left w:val="none" w:sz="0" w:space="0" w:color="auto"/>
            <w:bottom w:val="none" w:sz="0" w:space="0" w:color="auto"/>
            <w:right w:val="none" w:sz="0" w:space="0" w:color="auto"/>
          </w:divBdr>
          <w:divsChild>
            <w:div w:id="708842097">
              <w:marLeft w:val="0"/>
              <w:marRight w:val="0"/>
              <w:marTop w:val="0"/>
              <w:marBottom w:val="0"/>
              <w:divBdr>
                <w:top w:val="none" w:sz="0" w:space="0" w:color="auto"/>
                <w:left w:val="none" w:sz="0" w:space="0" w:color="auto"/>
                <w:bottom w:val="none" w:sz="0" w:space="0" w:color="auto"/>
                <w:right w:val="none" w:sz="0" w:space="0" w:color="auto"/>
              </w:divBdr>
            </w:div>
            <w:div w:id="2112311362">
              <w:marLeft w:val="0"/>
              <w:marRight w:val="0"/>
              <w:marTop w:val="0"/>
              <w:marBottom w:val="0"/>
              <w:divBdr>
                <w:top w:val="none" w:sz="0" w:space="0" w:color="auto"/>
                <w:left w:val="none" w:sz="0" w:space="0" w:color="auto"/>
                <w:bottom w:val="none" w:sz="0" w:space="0" w:color="auto"/>
                <w:right w:val="none" w:sz="0" w:space="0" w:color="auto"/>
              </w:divBdr>
            </w:div>
            <w:div w:id="163059367">
              <w:marLeft w:val="0"/>
              <w:marRight w:val="0"/>
              <w:marTop w:val="0"/>
              <w:marBottom w:val="0"/>
              <w:divBdr>
                <w:top w:val="none" w:sz="0" w:space="0" w:color="auto"/>
                <w:left w:val="none" w:sz="0" w:space="0" w:color="auto"/>
                <w:bottom w:val="none" w:sz="0" w:space="0" w:color="auto"/>
                <w:right w:val="none" w:sz="0" w:space="0" w:color="auto"/>
              </w:divBdr>
            </w:div>
            <w:div w:id="456028792">
              <w:marLeft w:val="0"/>
              <w:marRight w:val="0"/>
              <w:marTop w:val="0"/>
              <w:marBottom w:val="0"/>
              <w:divBdr>
                <w:top w:val="none" w:sz="0" w:space="0" w:color="auto"/>
                <w:left w:val="none" w:sz="0" w:space="0" w:color="auto"/>
                <w:bottom w:val="none" w:sz="0" w:space="0" w:color="auto"/>
                <w:right w:val="none" w:sz="0" w:space="0" w:color="auto"/>
              </w:divBdr>
            </w:div>
            <w:div w:id="405228568">
              <w:marLeft w:val="0"/>
              <w:marRight w:val="0"/>
              <w:marTop w:val="0"/>
              <w:marBottom w:val="0"/>
              <w:divBdr>
                <w:top w:val="none" w:sz="0" w:space="0" w:color="auto"/>
                <w:left w:val="none" w:sz="0" w:space="0" w:color="auto"/>
                <w:bottom w:val="none" w:sz="0" w:space="0" w:color="auto"/>
                <w:right w:val="none" w:sz="0" w:space="0" w:color="auto"/>
              </w:divBdr>
            </w:div>
            <w:div w:id="1238054939">
              <w:marLeft w:val="0"/>
              <w:marRight w:val="0"/>
              <w:marTop w:val="0"/>
              <w:marBottom w:val="0"/>
              <w:divBdr>
                <w:top w:val="none" w:sz="0" w:space="0" w:color="auto"/>
                <w:left w:val="none" w:sz="0" w:space="0" w:color="auto"/>
                <w:bottom w:val="none" w:sz="0" w:space="0" w:color="auto"/>
                <w:right w:val="none" w:sz="0" w:space="0" w:color="auto"/>
              </w:divBdr>
            </w:div>
            <w:div w:id="152836452">
              <w:marLeft w:val="0"/>
              <w:marRight w:val="0"/>
              <w:marTop w:val="0"/>
              <w:marBottom w:val="0"/>
              <w:divBdr>
                <w:top w:val="none" w:sz="0" w:space="0" w:color="auto"/>
                <w:left w:val="none" w:sz="0" w:space="0" w:color="auto"/>
                <w:bottom w:val="none" w:sz="0" w:space="0" w:color="auto"/>
                <w:right w:val="none" w:sz="0" w:space="0" w:color="auto"/>
              </w:divBdr>
            </w:div>
            <w:div w:id="682584370">
              <w:marLeft w:val="0"/>
              <w:marRight w:val="0"/>
              <w:marTop w:val="0"/>
              <w:marBottom w:val="0"/>
              <w:divBdr>
                <w:top w:val="none" w:sz="0" w:space="0" w:color="auto"/>
                <w:left w:val="none" w:sz="0" w:space="0" w:color="auto"/>
                <w:bottom w:val="none" w:sz="0" w:space="0" w:color="auto"/>
                <w:right w:val="none" w:sz="0" w:space="0" w:color="auto"/>
              </w:divBdr>
            </w:div>
            <w:div w:id="1181361345">
              <w:marLeft w:val="0"/>
              <w:marRight w:val="0"/>
              <w:marTop w:val="0"/>
              <w:marBottom w:val="0"/>
              <w:divBdr>
                <w:top w:val="none" w:sz="0" w:space="0" w:color="auto"/>
                <w:left w:val="none" w:sz="0" w:space="0" w:color="auto"/>
                <w:bottom w:val="none" w:sz="0" w:space="0" w:color="auto"/>
                <w:right w:val="none" w:sz="0" w:space="0" w:color="auto"/>
              </w:divBdr>
            </w:div>
            <w:div w:id="5593528">
              <w:marLeft w:val="0"/>
              <w:marRight w:val="0"/>
              <w:marTop w:val="0"/>
              <w:marBottom w:val="0"/>
              <w:divBdr>
                <w:top w:val="none" w:sz="0" w:space="0" w:color="auto"/>
                <w:left w:val="none" w:sz="0" w:space="0" w:color="auto"/>
                <w:bottom w:val="none" w:sz="0" w:space="0" w:color="auto"/>
                <w:right w:val="none" w:sz="0" w:space="0" w:color="auto"/>
              </w:divBdr>
            </w:div>
            <w:div w:id="221794570">
              <w:marLeft w:val="0"/>
              <w:marRight w:val="0"/>
              <w:marTop w:val="0"/>
              <w:marBottom w:val="0"/>
              <w:divBdr>
                <w:top w:val="none" w:sz="0" w:space="0" w:color="auto"/>
                <w:left w:val="none" w:sz="0" w:space="0" w:color="auto"/>
                <w:bottom w:val="none" w:sz="0" w:space="0" w:color="auto"/>
                <w:right w:val="none" w:sz="0" w:space="0" w:color="auto"/>
              </w:divBdr>
            </w:div>
            <w:div w:id="373234024">
              <w:marLeft w:val="0"/>
              <w:marRight w:val="0"/>
              <w:marTop w:val="0"/>
              <w:marBottom w:val="0"/>
              <w:divBdr>
                <w:top w:val="none" w:sz="0" w:space="0" w:color="auto"/>
                <w:left w:val="none" w:sz="0" w:space="0" w:color="auto"/>
                <w:bottom w:val="none" w:sz="0" w:space="0" w:color="auto"/>
                <w:right w:val="none" w:sz="0" w:space="0" w:color="auto"/>
              </w:divBdr>
            </w:div>
            <w:div w:id="1030909571">
              <w:marLeft w:val="0"/>
              <w:marRight w:val="0"/>
              <w:marTop w:val="0"/>
              <w:marBottom w:val="0"/>
              <w:divBdr>
                <w:top w:val="none" w:sz="0" w:space="0" w:color="auto"/>
                <w:left w:val="none" w:sz="0" w:space="0" w:color="auto"/>
                <w:bottom w:val="none" w:sz="0" w:space="0" w:color="auto"/>
                <w:right w:val="none" w:sz="0" w:space="0" w:color="auto"/>
              </w:divBdr>
            </w:div>
            <w:div w:id="1173185346">
              <w:marLeft w:val="0"/>
              <w:marRight w:val="0"/>
              <w:marTop w:val="0"/>
              <w:marBottom w:val="0"/>
              <w:divBdr>
                <w:top w:val="none" w:sz="0" w:space="0" w:color="auto"/>
                <w:left w:val="none" w:sz="0" w:space="0" w:color="auto"/>
                <w:bottom w:val="none" w:sz="0" w:space="0" w:color="auto"/>
                <w:right w:val="none" w:sz="0" w:space="0" w:color="auto"/>
              </w:divBdr>
            </w:div>
            <w:div w:id="1947619129">
              <w:marLeft w:val="0"/>
              <w:marRight w:val="0"/>
              <w:marTop w:val="0"/>
              <w:marBottom w:val="0"/>
              <w:divBdr>
                <w:top w:val="none" w:sz="0" w:space="0" w:color="auto"/>
                <w:left w:val="none" w:sz="0" w:space="0" w:color="auto"/>
                <w:bottom w:val="none" w:sz="0" w:space="0" w:color="auto"/>
                <w:right w:val="none" w:sz="0" w:space="0" w:color="auto"/>
              </w:divBdr>
            </w:div>
            <w:div w:id="1482692312">
              <w:marLeft w:val="0"/>
              <w:marRight w:val="0"/>
              <w:marTop w:val="0"/>
              <w:marBottom w:val="0"/>
              <w:divBdr>
                <w:top w:val="none" w:sz="0" w:space="0" w:color="auto"/>
                <w:left w:val="none" w:sz="0" w:space="0" w:color="auto"/>
                <w:bottom w:val="none" w:sz="0" w:space="0" w:color="auto"/>
                <w:right w:val="none" w:sz="0" w:space="0" w:color="auto"/>
              </w:divBdr>
            </w:div>
            <w:div w:id="1702319255">
              <w:marLeft w:val="0"/>
              <w:marRight w:val="0"/>
              <w:marTop w:val="0"/>
              <w:marBottom w:val="0"/>
              <w:divBdr>
                <w:top w:val="none" w:sz="0" w:space="0" w:color="auto"/>
                <w:left w:val="none" w:sz="0" w:space="0" w:color="auto"/>
                <w:bottom w:val="none" w:sz="0" w:space="0" w:color="auto"/>
                <w:right w:val="none" w:sz="0" w:space="0" w:color="auto"/>
              </w:divBdr>
            </w:div>
            <w:div w:id="978724098">
              <w:marLeft w:val="0"/>
              <w:marRight w:val="0"/>
              <w:marTop w:val="0"/>
              <w:marBottom w:val="0"/>
              <w:divBdr>
                <w:top w:val="none" w:sz="0" w:space="0" w:color="auto"/>
                <w:left w:val="none" w:sz="0" w:space="0" w:color="auto"/>
                <w:bottom w:val="none" w:sz="0" w:space="0" w:color="auto"/>
                <w:right w:val="none" w:sz="0" w:space="0" w:color="auto"/>
              </w:divBdr>
            </w:div>
            <w:div w:id="1296452869">
              <w:marLeft w:val="0"/>
              <w:marRight w:val="0"/>
              <w:marTop w:val="0"/>
              <w:marBottom w:val="0"/>
              <w:divBdr>
                <w:top w:val="none" w:sz="0" w:space="0" w:color="auto"/>
                <w:left w:val="none" w:sz="0" w:space="0" w:color="auto"/>
                <w:bottom w:val="none" w:sz="0" w:space="0" w:color="auto"/>
                <w:right w:val="none" w:sz="0" w:space="0" w:color="auto"/>
              </w:divBdr>
            </w:div>
            <w:div w:id="1722556492">
              <w:marLeft w:val="0"/>
              <w:marRight w:val="0"/>
              <w:marTop w:val="0"/>
              <w:marBottom w:val="0"/>
              <w:divBdr>
                <w:top w:val="none" w:sz="0" w:space="0" w:color="auto"/>
                <w:left w:val="none" w:sz="0" w:space="0" w:color="auto"/>
                <w:bottom w:val="none" w:sz="0" w:space="0" w:color="auto"/>
                <w:right w:val="none" w:sz="0" w:space="0" w:color="auto"/>
              </w:divBdr>
            </w:div>
            <w:div w:id="339084395">
              <w:marLeft w:val="0"/>
              <w:marRight w:val="0"/>
              <w:marTop w:val="0"/>
              <w:marBottom w:val="0"/>
              <w:divBdr>
                <w:top w:val="none" w:sz="0" w:space="0" w:color="auto"/>
                <w:left w:val="none" w:sz="0" w:space="0" w:color="auto"/>
                <w:bottom w:val="none" w:sz="0" w:space="0" w:color="auto"/>
                <w:right w:val="none" w:sz="0" w:space="0" w:color="auto"/>
              </w:divBdr>
            </w:div>
            <w:div w:id="421726423">
              <w:marLeft w:val="0"/>
              <w:marRight w:val="0"/>
              <w:marTop w:val="0"/>
              <w:marBottom w:val="0"/>
              <w:divBdr>
                <w:top w:val="none" w:sz="0" w:space="0" w:color="auto"/>
                <w:left w:val="none" w:sz="0" w:space="0" w:color="auto"/>
                <w:bottom w:val="none" w:sz="0" w:space="0" w:color="auto"/>
                <w:right w:val="none" w:sz="0" w:space="0" w:color="auto"/>
              </w:divBdr>
            </w:div>
            <w:div w:id="609705689">
              <w:marLeft w:val="0"/>
              <w:marRight w:val="0"/>
              <w:marTop w:val="0"/>
              <w:marBottom w:val="0"/>
              <w:divBdr>
                <w:top w:val="none" w:sz="0" w:space="0" w:color="auto"/>
                <w:left w:val="none" w:sz="0" w:space="0" w:color="auto"/>
                <w:bottom w:val="none" w:sz="0" w:space="0" w:color="auto"/>
                <w:right w:val="none" w:sz="0" w:space="0" w:color="auto"/>
              </w:divBdr>
            </w:div>
            <w:div w:id="1129470569">
              <w:marLeft w:val="0"/>
              <w:marRight w:val="0"/>
              <w:marTop w:val="0"/>
              <w:marBottom w:val="0"/>
              <w:divBdr>
                <w:top w:val="none" w:sz="0" w:space="0" w:color="auto"/>
                <w:left w:val="none" w:sz="0" w:space="0" w:color="auto"/>
                <w:bottom w:val="none" w:sz="0" w:space="0" w:color="auto"/>
                <w:right w:val="none" w:sz="0" w:space="0" w:color="auto"/>
              </w:divBdr>
            </w:div>
            <w:div w:id="2134666645">
              <w:marLeft w:val="0"/>
              <w:marRight w:val="0"/>
              <w:marTop w:val="0"/>
              <w:marBottom w:val="0"/>
              <w:divBdr>
                <w:top w:val="none" w:sz="0" w:space="0" w:color="auto"/>
                <w:left w:val="none" w:sz="0" w:space="0" w:color="auto"/>
                <w:bottom w:val="none" w:sz="0" w:space="0" w:color="auto"/>
                <w:right w:val="none" w:sz="0" w:space="0" w:color="auto"/>
              </w:divBdr>
            </w:div>
            <w:div w:id="564070263">
              <w:marLeft w:val="0"/>
              <w:marRight w:val="0"/>
              <w:marTop w:val="0"/>
              <w:marBottom w:val="0"/>
              <w:divBdr>
                <w:top w:val="none" w:sz="0" w:space="0" w:color="auto"/>
                <w:left w:val="none" w:sz="0" w:space="0" w:color="auto"/>
                <w:bottom w:val="none" w:sz="0" w:space="0" w:color="auto"/>
                <w:right w:val="none" w:sz="0" w:space="0" w:color="auto"/>
              </w:divBdr>
            </w:div>
            <w:div w:id="1882665196">
              <w:marLeft w:val="0"/>
              <w:marRight w:val="0"/>
              <w:marTop w:val="0"/>
              <w:marBottom w:val="0"/>
              <w:divBdr>
                <w:top w:val="none" w:sz="0" w:space="0" w:color="auto"/>
                <w:left w:val="none" w:sz="0" w:space="0" w:color="auto"/>
                <w:bottom w:val="none" w:sz="0" w:space="0" w:color="auto"/>
                <w:right w:val="none" w:sz="0" w:space="0" w:color="auto"/>
              </w:divBdr>
            </w:div>
            <w:div w:id="1396271191">
              <w:marLeft w:val="0"/>
              <w:marRight w:val="0"/>
              <w:marTop w:val="0"/>
              <w:marBottom w:val="0"/>
              <w:divBdr>
                <w:top w:val="none" w:sz="0" w:space="0" w:color="auto"/>
                <w:left w:val="none" w:sz="0" w:space="0" w:color="auto"/>
                <w:bottom w:val="none" w:sz="0" w:space="0" w:color="auto"/>
                <w:right w:val="none" w:sz="0" w:space="0" w:color="auto"/>
              </w:divBdr>
            </w:div>
            <w:div w:id="2058435186">
              <w:marLeft w:val="0"/>
              <w:marRight w:val="0"/>
              <w:marTop w:val="0"/>
              <w:marBottom w:val="0"/>
              <w:divBdr>
                <w:top w:val="none" w:sz="0" w:space="0" w:color="auto"/>
                <w:left w:val="none" w:sz="0" w:space="0" w:color="auto"/>
                <w:bottom w:val="none" w:sz="0" w:space="0" w:color="auto"/>
                <w:right w:val="none" w:sz="0" w:space="0" w:color="auto"/>
              </w:divBdr>
            </w:div>
            <w:div w:id="1220050885">
              <w:marLeft w:val="0"/>
              <w:marRight w:val="0"/>
              <w:marTop w:val="0"/>
              <w:marBottom w:val="0"/>
              <w:divBdr>
                <w:top w:val="none" w:sz="0" w:space="0" w:color="auto"/>
                <w:left w:val="none" w:sz="0" w:space="0" w:color="auto"/>
                <w:bottom w:val="none" w:sz="0" w:space="0" w:color="auto"/>
                <w:right w:val="none" w:sz="0" w:space="0" w:color="auto"/>
              </w:divBdr>
            </w:div>
            <w:div w:id="1398474265">
              <w:marLeft w:val="0"/>
              <w:marRight w:val="0"/>
              <w:marTop w:val="0"/>
              <w:marBottom w:val="0"/>
              <w:divBdr>
                <w:top w:val="none" w:sz="0" w:space="0" w:color="auto"/>
                <w:left w:val="none" w:sz="0" w:space="0" w:color="auto"/>
                <w:bottom w:val="none" w:sz="0" w:space="0" w:color="auto"/>
                <w:right w:val="none" w:sz="0" w:space="0" w:color="auto"/>
              </w:divBdr>
            </w:div>
            <w:div w:id="36004966">
              <w:marLeft w:val="0"/>
              <w:marRight w:val="0"/>
              <w:marTop w:val="0"/>
              <w:marBottom w:val="0"/>
              <w:divBdr>
                <w:top w:val="none" w:sz="0" w:space="0" w:color="auto"/>
                <w:left w:val="none" w:sz="0" w:space="0" w:color="auto"/>
                <w:bottom w:val="none" w:sz="0" w:space="0" w:color="auto"/>
                <w:right w:val="none" w:sz="0" w:space="0" w:color="auto"/>
              </w:divBdr>
            </w:div>
            <w:div w:id="1110471458">
              <w:marLeft w:val="0"/>
              <w:marRight w:val="0"/>
              <w:marTop w:val="0"/>
              <w:marBottom w:val="0"/>
              <w:divBdr>
                <w:top w:val="none" w:sz="0" w:space="0" w:color="auto"/>
                <w:left w:val="none" w:sz="0" w:space="0" w:color="auto"/>
                <w:bottom w:val="none" w:sz="0" w:space="0" w:color="auto"/>
                <w:right w:val="none" w:sz="0" w:space="0" w:color="auto"/>
              </w:divBdr>
            </w:div>
            <w:div w:id="244073993">
              <w:marLeft w:val="0"/>
              <w:marRight w:val="0"/>
              <w:marTop w:val="0"/>
              <w:marBottom w:val="0"/>
              <w:divBdr>
                <w:top w:val="none" w:sz="0" w:space="0" w:color="auto"/>
                <w:left w:val="none" w:sz="0" w:space="0" w:color="auto"/>
                <w:bottom w:val="none" w:sz="0" w:space="0" w:color="auto"/>
                <w:right w:val="none" w:sz="0" w:space="0" w:color="auto"/>
              </w:divBdr>
            </w:div>
            <w:div w:id="1636565144">
              <w:marLeft w:val="0"/>
              <w:marRight w:val="0"/>
              <w:marTop w:val="0"/>
              <w:marBottom w:val="0"/>
              <w:divBdr>
                <w:top w:val="none" w:sz="0" w:space="0" w:color="auto"/>
                <w:left w:val="none" w:sz="0" w:space="0" w:color="auto"/>
                <w:bottom w:val="none" w:sz="0" w:space="0" w:color="auto"/>
                <w:right w:val="none" w:sz="0" w:space="0" w:color="auto"/>
              </w:divBdr>
            </w:div>
            <w:div w:id="1603370471">
              <w:marLeft w:val="0"/>
              <w:marRight w:val="0"/>
              <w:marTop w:val="0"/>
              <w:marBottom w:val="0"/>
              <w:divBdr>
                <w:top w:val="none" w:sz="0" w:space="0" w:color="auto"/>
                <w:left w:val="none" w:sz="0" w:space="0" w:color="auto"/>
                <w:bottom w:val="none" w:sz="0" w:space="0" w:color="auto"/>
                <w:right w:val="none" w:sz="0" w:space="0" w:color="auto"/>
              </w:divBdr>
            </w:div>
            <w:div w:id="1022971971">
              <w:marLeft w:val="0"/>
              <w:marRight w:val="0"/>
              <w:marTop w:val="0"/>
              <w:marBottom w:val="0"/>
              <w:divBdr>
                <w:top w:val="none" w:sz="0" w:space="0" w:color="auto"/>
                <w:left w:val="none" w:sz="0" w:space="0" w:color="auto"/>
                <w:bottom w:val="none" w:sz="0" w:space="0" w:color="auto"/>
                <w:right w:val="none" w:sz="0" w:space="0" w:color="auto"/>
              </w:divBdr>
            </w:div>
            <w:div w:id="698704050">
              <w:marLeft w:val="0"/>
              <w:marRight w:val="0"/>
              <w:marTop w:val="0"/>
              <w:marBottom w:val="0"/>
              <w:divBdr>
                <w:top w:val="none" w:sz="0" w:space="0" w:color="auto"/>
                <w:left w:val="none" w:sz="0" w:space="0" w:color="auto"/>
                <w:bottom w:val="none" w:sz="0" w:space="0" w:color="auto"/>
                <w:right w:val="none" w:sz="0" w:space="0" w:color="auto"/>
              </w:divBdr>
            </w:div>
            <w:div w:id="707798303">
              <w:marLeft w:val="0"/>
              <w:marRight w:val="0"/>
              <w:marTop w:val="0"/>
              <w:marBottom w:val="0"/>
              <w:divBdr>
                <w:top w:val="none" w:sz="0" w:space="0" w:color="auto"/>
                <w:left w:val="none" w:sz="0" w:space="0" w:color="auto"/>
                <w:bottom w:val="none" w:sz="0" w:space="0" w:color="auto"/>
                <w:right w:val="none" w:sz="0" w:space="0" w:color="auto"/>
              </w:divBdr>
            </w:div>
            <w:div w:id="772290431">
              <w:marLeft w:val="0"/>
              <w:marRight w:val="0"/>
              <w:marTop w:val="0"/>
              <w:marBottom w:val="0"/>
              <w:divBdr>
                <w:top w:val="none" w:sz="0" w:space="0" w:color="auto"/>
                <w:left w:val="none" w:sz="0" w:space="0" w:color="auto"/>
                <w:bottom w:val="none" w:sz="0" w:space="0" w:color="auto"/>
                <w:right w:val="none" w:sz="0" w:space="0" w:color="auto"/>
              </w:divBdr>
            </w:div>
            <w:div w:id="348877128">
              <w:marLeft w:val="0"/>
              <w:marRight w:val="0"/>
              <w:marTop w:val="0"/>
              <w:marBottom w:val="0"/>
              <w:divBdr>
                <w:top w:val="none" w:sz="0" w:space="0" w:color="auto"/>
                <w:left w:val="none" w:sz="0" w:space="0" w:color="auto"/>
                <w:bottom w:val="none" w:sz="0" w:space="0" w:color="auto"/>
                <w:right w:val="none" w:sz="0" w:space="0" w:color="auto"/>
              </w:divBdr>
            </w:div>
            <w:div w:id="2093114614">
              <w:marLeft w:val="0"/>
              <w:marRight w:val="0"/>
              <w:marTop w:val="0"/>
              <w:marBottom w:val="0"/>
              <w:divBdr>
                <w:top w:val="none" w:sz="0" w:space="0" w:color="auto"/>
                <w:left w:val="none" w:sz="0" w:space="0" w:color="auto"/>
                <w:bottom w:val="none" w:sz="0" w:space="0" w:color="auto"/>
                <w:right w:val="none" w:sz="0" w:space="0" w:color="auto"/>
              </w:divBdr>
            </w:div>
            <w:div w:id="1198659595">
              <w:marLeft w:val="0"/>
              <w:marRight w:val="0"/>
              <w:marTop w:val="0"/>
              <w:marBottom w:val="0"/>
              <w:divBdr>
                <w:top w:val="none" w:sz="0" w:space="0" w:color="auto"/>
                <w:left w:val="none" w:sz="0" w:space="0" w:color="auto"/>
                <w:bottom w:val="none" w:sz="0" w:space="0" w:color="auto"/>
                <w:right w:val="none" w:sz="0" w:space="0" w:color="auto"/>
              </w:divBdr>
            </w:div>
            <w:div w:id="1560508522">
              <w:marLeft w:val="0"/>
              <w:marRight w:val="0"/>
              <w:marTop w:val="0"/>
              <w:marBottom w:val="0"/>
              <w:divBdr>
                <w:top w:val="none" w:sz="0" w:space="0" w:color="auto"/>
                <w:left w:val="none" w:sz="0" w:space="0" w:color="auto"/>
                <w:bottom w:val="none" w:sz="0" w:space="0" w:color="auto"/>
                <w:right w:val="none" w:sz="0" w:space="0" w:color="auto"/>
              </w:divBdr>
            </w:div>
            <w:div w:id="415903254">
              <w:marLeft w:val="0"/>
              <w:marRight w:val="0"/>
              <w:marTop w:val="0"/>
              <w:marBottom w:val="0"/>
              <w:divBdr>
                <w:top w:val="none" w:sz="0" w:space="0" w:color="auto"/>
                <w:left w:val="none" w:sz="0" w:space="0" w:color="auto"/>
                <w:bottom w:val="none" w:sz="0" w:space="0" w:color="auto"/>
                <w:right w:val="none" w:sz="0" w:space="0" w:color="auto"/>
              </w:divBdr>
            </w:div>
            <w:div w:id="159590886">
              <w:marLeft w:val="0"/>
              <w:marRight w:val="0"/>
              <w:marTop w:val="0"/>
              <w:marBottom w:val="0"/>
              <w:divBdr>
                <w:top w:val="none" w:sz="0" w:space="0" w:color="auto"/>
                <w:left w:val="none" w:sz="0" w:space="0" w:color="auto"/>
                <w:bottom w:val="none" w:sz="0" w:space="0" w:color="auto"/>
                <w:right w:val="none" w:sz="0" w:space="0" w:color="auto"/>
              </w:divBdr>
            </w:div>
            <w:div w:id="2105151271">
              <w:marLeft w:val="0"/>
              <w:marRight w:val="0"/>
              <w:marTop w:val="0"/>
              <w:marBottom w:val="0"/>
              <w:divBdr>
                <w:top w:val="none" w:sz="0" w:space="0" w:color="auto"/>
                <w:left w:val="none" w:sz="0" w:space="0" w:color="auto"/>
                <w:bottom w:val="none" w:sz="0" w:space="0" w:color="auto"/>
                <w:right w:val="none" w:sz="0" w:space="0" w:color="auto"/>
              </w:divBdr>
            </w:div>
            <w:div w:id="1433280120">
              <w:marLeft w:val="0"/>
              <w:marRight w:val="0"/>
              <w:marTop w:val="0"/>
              <w:marBottom w:val="0"/>
              <w:divBdr>
                <w:top w:val="none" w:sz="0" w:space="0" w:color="auto"/>
                <w:left w:val="none" w:sz="0" w:space="0" w:color="auto"/>
                <w:bottom w:val="none" w:sz="0" w:space="0" w:color="auto"/>
                <w:right w:val="none" w:sz="0" w:space="0" w:color="auto"/>
              </w:divBdr>
            </w:div>
            <w:div w:id="20657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580">
      <w:bodyDiv w:val="1"/>
      <w:marLeft w:val="0"/>
      <w:marRight w:val="0"/>
      <w:marTop w:val="0"/>
      <w:marBottom w:val="0"/>
      <w:divBdr>
        <w:top w:val="none" w:sz="0" w:space="0" w:color="auto"/>
        <w:left w:val="none" w:sz="0" w:space="0" w:color="auto"/>
        <w:bottom w:val="none" w:sz="0" w:space="0" w:color="auto"/>
        <w:right w:val="none" w:sz="0" w:space="0" w:color="auto"/>
      </w:divBdr>
      <w:divsChild>
        <w:div w:id="1849905668">
          <w:marLeft w:val="0"/>
          <w:marRight w:val="0"/>
          <w:marTop w:val="0"/>
          <w:marBottom w:val="0"/>
          <w:divBdr>
            <w:top w:val="none" w:sz="0" w:space="0" w:color="auto"/>
            <w:left w:val="none" w:sz="0" w:space="0" w:color="auto"/>
            <w:bottom w:val="none" w:sz="0" w:space="0" w:color="auto"/>
            <w:right w:val="none" w:sz="0" w:space="0" w:color="auto"/>
          </w:divBdr>
          <w:divsChild>
            <w:div w:id="380718182">
              <w:marLeft w:val="0"/>
              <w:marRight w:val="0"/>
              <w:marTop w:val="0"/>
              <w:marBottom w:val="0"/>
              <w:divBdr>
                <w:top w:val="none" w:sz="0" w:space="0" w:color="auto"/>
                <w:left w:val="none" w:sz="0" w:space="0" w:color="auto"/>
                <w:bottom w:val="none" w:sz="0" w:space="0" w:color="auto"/>
                <w:right w:val="none" w:sz="0" w:space="0" w:color="auto"/>
              </w:divBdr>
            </w:div>
            <w:div w:id="347172678">
              <w:marLeft w:val="0"/>
              <w:marRight w:val="0"/>
              <w:marTop w:val="0"/>
              <w:marBottom w:val="0"/>
              <w:divBdr>
                <w:top w:val="none" w:sz="0" w:space="0" w:color="auto"/>
                <w:left w:val="none" w:sz="0" w:space="0" w:color="auto"/>
                <w:bottom w:val="none" w:sz="0" w:space="0" w:color="auto"/>
                <w:right w:val="none" w:sz="0" w:space="0" w:color="auto"/>
              </w:divBdr>
            </w:div>
            <w:div w:id="7216248">
              <w:marLeft w:val="0"/>
              <w:marRight w:val="0"/>
              <w:marTop w:val="0"/>
              <w:marBottom w:val="0"/>
              <w:divBdr>
                <w:top w:val="none" w:sz="0" w:space="0" w:color="auto"/>
                <w:left w:val="none" w:sz="0" w:space="0" w:color="auto"/>
                <w:bottom w:val="none" w:sz="0" w:space="0" w:color="auto"/>
                <w:right w:val="none" w:sz="0" w:space="0" w:color="auto"/>
              </w:divBdr>
            </w:div>
            <w:div w:id="1104880590">
              <w:marLeft w:val="0"/>
              <w:marRight w:val="0"/>
              <w:marTop w:val="0"/>
              <w:marBottom w:val="0"/>
              <w:divBdr>
                <w:top w:val="none" w:sz="0" w:space="0" w:color="auto"/>
                <w:left w:val="none" w:sz="0" w:space="0" w:color="auto"/>
                <w:bottom w:val="none" w:sz="0" w:space="0" w:color="auto"/>
                <w:right w:val="none" w:sz="0" w:space="0" w:color="auto"/>
              </w:divBdr>
            </w:div>
            <w:div w:id="8236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906">
      <w:bodyDiv w:val="1"/>
      <w:marLeft w:val="0"/>
      <w:marRight w:val="0"/>
      <w:marTop w:val="0"/>
      <w:marBottom w:val="0"/>
      <w:divBdr>
        <w:top w:val="none" w:sz="0" w:space="0" w:color="auto"/>
        <w:left w:val="none" w:sz="0" w:space="0" w:color="auto"/>
        <w:bottom w:val="none" w:sz="0" w:space="0" w:color="auto"/>
        <w:right w:val="none" w:sz="0" w:space="0" w:color="auto"/>
      </w:divBdr>
      <w:divsChild>
        <w:div w:id="603542197">
          <w:marLeft w:val="0"/>
          <w:marRight w:val="0"/>
          <w:marTop w:val="0"/>
          <w:marBottom w:val="0"/>
          <w:divBdr>
            <w:top w:val="none" w:sz="0" w:space="0" w:color="auto"/>
            <w:left w:val="none" w:sz="0" w:space="0" w:color="auto"/>
            <w:bottom w:val="none" w:sz="0" w:space="0" w:color="auto"/>
            <w:right w:val="none" w:sz="0" w:space="0" w:color="auto"/>
          </w:divBdr>
          <w:divsChild>
            <w:div w:id="203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804">
      <w:bodyDiv w:val="1"/>
      <w:marLeft w:val="0"/>
      <w:marRight w:val="0"/>
      <w:marTop w:val="0"/>
      <w:marBottom w:val="0"/>
      <w:divBdr>
        <w:top w:val="none" w:sz="0" w:space="0" w:color="auto"/>
        <w:left w:val="none" w:sz="0" w:space="0" w:color="auto"/>
        <w:bottom w:val="none" w:sz="0" w:space="0" w:color="auto"/>
        <w:right w:val="none" w:sz="0" w:space="0" w:color="auto"/>
      </w:divBdr>
    </w:div>
    <w:div w:id="2087527594">
      <w:bodyDiv w:val="1"/>
      <w:marLeft w:val="0"/>
      <w:marRight w:val="0"/>
      <w:marTop w:val="0"/>
      <w:marBottom w:val="0"/>
      <w:divBdr>
        <w:top w:val="none" w:sz="0" w:space="0" w:color="auto"/>
        <w:left w:val="none" w:sz="0" w:space="0" w:color="auto"/>
        <w:bottom w:val="none" w:sz="0" w:space="0" w:color="auto"/>
        <w:right w:val="none" w:sz="0" w:space="0" w:color="auto"/>
      </w:divBdr>
      <w:divsChild>
        <w:div w:id="1879662261">
          <w:marLeft w:val="0"/>
          <w:marRight w:val="0"/>
          <w:marTop w:val="0"/>
          <w:marBottom w:val="0"/>
          <w:divBdr>
            <w:top w:val="none" w:sz="0" w:space="0" w:color="auto"/>
            <w:left w:val="none" w:sz="0" w:space="0" w:color="auto"/>
            <w:bottom w:val="none" w:sz="0" w:space="0" w:color="auto"/>
            <w:right w:val="none" w:sz="0" w:space="0" w:color="auto"/>
          </w:divBdr>
          <w:divsChild>
            <w:div w:id="13676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9047">
      <w:bodyDiv w:val="1"/>
      <w:marLeft w:val="0"/>
      <w:marRight w:val="0"/>
      <w:marTop w:val="0"/>
      <w:marBottom w:val="0"/>
      <w:divBdr>
        <w:top w:val="none" w:sz="0" w:space="0" w:color="auto"/>
        <w:left w:val="none" w:sz="0" w:space="0" w:color="auto"/>
        <w:bottom w:val="none" w:sz="0" w:space="0" w:color="auto"/>
        <w:right w:val="none" w:sz="0" w:space="0" w:color="auto"/>
      </w:divBdr>
    </w:div>
    <w:div w:id="2098625829">
      <w:bodyDiv w:val="1"/>
      <w:marLeft w:val="0"/>
      <w:marRight w:val="0"/>
      <w:marTop w:val="0"/>
      <w:marBottom w:val="0"/>
      <w:divBdr>
        <w:top w:val="none" w:sz="0" w:space="0" w:color="auto"/>
        <w:left w:val="none" w:sz="0" w:space="0" w:color="auto"/>
        <w:bottom w:val="none" w:sz="0" w:space="0" w:color="auto"/>
        <w:right w:val="none" w:sz="0" w:space="0" w:color="auto"/>
      </w:divBdr>
    </w:div>
    <w:div w:id="2100907232">
      <w:bodyDiv w:val="1"/>
      <w:marLeft w:val="0"/>
      <w:marRight w:val="0"/>
      <w:marTop w:val="0"/>
      <w:marBottom w:val="0"/>
      <w:divBdr>
        <w:top w:val="none" w:sz="0" w:space="0" w:color="auto"/>
        <w:left w:val="none" w:sz="0" w:space="0" w:color="auto"/>
        <w:bottom w:val="none" w:sz="0" w:space="0" w:color="auto"/>
        <w:right w:val="none" w:sz="0" w:space="0" w:color="auto"/>
      </w:divBdr>
      <w:divsChild>
        <w:div w:id="461460656">
          <w:marLeft w:val="0"/>
          <w:marRight w:val="0"/>
          <w:marTop w:val="0"/>
          <w:marBottom w:val="0"/>
          <w:divBdr>
            <w:top w:val="none" w:sz="0" w:space="0" w:color="auto"/>
            <w:left w:val="none" w:sz="0" w:space="0" w:color="auto"/>
            <w:bottom w:val="none" w:sz="0" w:space="0" w:color="auto"/>
            <w:right w:val="none" w:sz="0" w:space="0" w:color="auto"/>
          </w:divBdr>
          <w:divsChild>
            <w:div w:id="259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7831">
      <w:bodyDiv w:val="1"/>
      <w:marLeft w:val="0"/>
      <w:marRight w:val="0"/>
      <w:marTop w:val="0"/>
      <w:marBottom w:val="0"/>
      <w:divBdr>
        <w:top w:val="none" w:sz="0" w:space="0" w:color="auto"/>
        <w:left w:val="none" w:sz="0" w:space="0" w:color="auto"/>
        <w:bottom w:val="none" w:sz="0" w:space="0" w:color="auto"/>
        <w:right w:val="none" w:sz="0" w:space="0" w:color="auto"/>
      </w:divBdr>
    </w:div>
    <w:div w:id="2133664787">
      <w:bodyDiv w:val="1"/>
      <w:marLeft w:val="0"/>
      <w:marRight w:val="0"/>
      <w:marTop w:val="0"/>
      <w:marBottom w:val="0"/>
      <w:divBdr>
        <w:top w:val="none" w:sz="0" w:space="0" w:color="auto"/>
        <w:left w:val="none" w:sz="0" w:space="0" w:color="auto"/>
        <w:bottom w:val="none" w:sz="0" w:space="0" w:color="auto"/>
        <w:right w:val="none" w:sz="0" w:space="0" w:color="auto"/>
      </w:divBdr>
    </w:div>
    <w:div w:id="21422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com/playlist?list=PLXQgzdNUUeboHFjtrbZFCxO8WhIgKFhD0&amp;si=Xc4MLzMYy8dcFFx0"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crewai.com/concepts/agen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qsrl2DHYi1Y&amp;ab_channel=Siddhardha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FscZ-cFg5P8&amp;ab_channel=Bitfume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0be563-cc21-4d25-926e-691278bda78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1Σέ11</b:Tag>
    <b:SourceType>Book</b:SourceType>
    <b:Guid>{869BD67E-0622-4A23-9673-C8B4BAC55F82}</b:Guid>
    <b:Author>
      <b:Author>
        <b:NameList>
          <b:Person>
            <b:Last>Θεοδωρίδης</b:Last>
            <b:First>[1]</b:First>
            <b:Middle>Σέργιος</b:Middle>
          </b:Person>
          <b:Person>
            <b:Last>Πικράκης</b:Last>
            <b:First>Άγγελος</b:First>
          </b:Person>
          <b:Person>
            <b:Last>Κουτρούμπας</b:Last>
            <b:First>Κωνσταντίνος</b:First>
          </b:Person>
          <b:Person>
            <b:Last>Κάβουρας</b:Last>
            <b:First>Διονύσης</b:First>
          </b:Person>
        </b:NameList>
      </b:Author>
    </b:Author>
    <b:Title>ΕΙΣΑΓΩΓΗ ΣΤΗΝ ΑΝΑΓΝΩΡΙΣΗ ΠΡΟΤΥΠΩΝ MATLAB </b:Title>
    <b:Year>2011</b:Year>
    <b:Publisher>ΙΑΤΡΙΚΕΣ ΕΚΔΟΣΕΙΣ Π. Χ. ΠΑΣΧΑΛΙΔΗΣ</b:Publishe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FDF984A96D9B140BC345974EDAB6B2B" ma:contentTypeVersion="5" ma:contentTypeDescription="Create a new document." ma:contentTypeScope="" ma:versionID="bb0a5288595fdc8870247c7bf23837ae">
  <xsd:schema xmlns:xsd="http://www.w3.org/2001/XMLSchema" xmlns:xs="http://www.w3.org/2001/XMLSchema" xmlns:p="http://schemas.microsoft.com/office/2006/metadata/properties" xmlns:ns3="9b0be563-cc21-4d25-926e-691278bda786" targetNamespace="http://schemas.microsoft.com/office/2006/metadata/properties" ma:root="true" ma:fieldsID="381861b3d2bc978fe0b24efc5d821b76" ns3:_="">
    <xsd:import namespace="9b0be563-cc21-4d25-926e-691278bda78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be563-cc21-4d25-926e-691278bda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D90D04-0E3F-422A-B9F5-F9AFF91E6E71}">
  <ds:schemaRefs>
    <ds:schemaRef ds:uri="http://schemas.microsoft.com/office/2006/metadata/properties"/>
    <ds:schemaRef ds:uri="http://schemas.microsoft.com/office/infopath/2007/PartnerControls"/>
    <ds:schemaRef ds:uri="9b0be563-cc21-4d25-926e-691278bda786"/>
  </ds:schemaRefs>
</ds:datastoreItem>
</file>

<file path=customXml/itemProps2.xml><?xml version="1.0" encoding="utf-8"?>
<ds:datastoreItem xmlns:ds="http://schemas.openxmlformats.org/officeDocument/2006/customXml" ds:itemID="{70F2022A-D7C0-4C45-AD1F-343A0B94056A}">
  <ds:schemaRefs>
    <ds:schemaRef ds:uri="http://schemas.openxmlformats.org/officeDocument/2006/bibliography"/>
  </ds:schemaRefs>
</ds:datastoreItem>
</file>

<file path=customXml/itemProps3.xml><?xml version="1.0" encoding="utf-8"?>
<ds:datastoreItem xmlns:ds="http://schemas.openxmlformats.org/officeDocument/2006/customXml" ds:itemID="{43B38F41-997E-48FC-86F6-CD293E2EB319}">
  <ds:schemaRefs>
    <ds:schemaRef ds:uri="http://schemas.microsoft.com/sharepoint/v3/contenttype/forms"/>
  </ds:schemaRefs>
</ds:datastoreItem>
</file>

<file path=customXml/itemProps4.xml><?xml version="1.0" encoding="utf-8"?>
<ds:datastoreItem xmlns:ds="http://schemas.openxmlformats.org/officeDocument/2006/customXml" ds:itemID="{421488D5-0455-443A-BF73-8E4E62377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be563-cc21-4d25-926e-691278bda7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1245</Words>
  <Characters>8218</Characters>
  <Application>Microsoft Office Word</Application>
  <DocSecurity>0</DocSecurity>
  <Lines>632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Κούκος</dc:creator>
  <cp:keywords/>
  <dc:description/>
  <cp:lastModifiedBy>IOAN KROITOR KATARTZIOU</cp:lastModifiedBy>
  <cp:revision>3</cp:revision>
  <cp:lastPrinted>2024-07-15T19:00:00Z</cp:lastPrinted>
  <dcterms:created xsi:type="dcterms:W3CDTF">2025-06-11T20:17:00Z</dcterms:created>
  <dcterms:modified xsi:type="dcterms:W3CDTF">2025-06-11T20:23:00Z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0x0101009FDF984A96D9B140BC345974EDAB6B2B</vt:lpwstr>
  </property>
</Properties>
</file>
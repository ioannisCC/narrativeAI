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5C29" w14:textId="4F89AA26" w:rsidR="00624126" w:rsidRPr="005B3FD3" w:rsidRDefault="00AD5F43" w:rsidP="007A6785">
      <w:pPr>
        <w:spacing w:after="120" w:line="288" w:lineRule="auto"/>
        <w:jc w:val="center"/>
        <w:rPr>
          <w:rFonts w:asciiTheme="majorHAnsi" w:hAnsiTheme="majorHAnsi" w:cstheme="majorHAnsi"/>
          <w:b/>
          <w:lang w:val="el-GR"/>
        </w:rPr>
      </w:pPr>
      <w:r w:rsidRPr="00E17759">
        <w:rPr>
          <w:rFonts w:asciiTheme="majorHAnsi" w:hAnsiTheme="majorHAnsi" w:cstheme="majorHAnsi"/>
          <w:b/>
          <w:lang w:val="el-GR"/>
        </w:rPr>
        <w:softHyphen/>
      </w:r>
      <w:r w:rsidRPr="00E17759">
        <w:rPr>
          <w:rFonts w:asciiTheme="majorHAnsi" w:hAnsiTheme="majorHAnsi" w:cstheme="majorHAnsi"/>
          <w:b/>
          <w:lang w:val="el-GR"/>
        </w:rPr>
        <w:softHyphen/>
      </w:r>
      <w:r w:rsidR="00624126" w:rsidRPr="005B3FD3">
        <w:rPr>
          <w:rFonts w:asciiTheme="majorHAnsi" w:hAnsiTheme="majorHAnsi" w:cstheme="majorHAnsi"/>
          <w:b/>
          <w:lang w:val="el-GR"/>
        </w:rPr>
        <w:t xml:space="preserve"> </w:t>
      </w:r>
      <w:r w:rsidR="00624126" w:rsidRPr="007A6785">
        <w:rPr>
          <w:rFonts w:asciiTheme="majorHAnsi" w:hAnsiTheme="majorHAnsi" w:cstheme="majorHAnsi"/>
          <w:b/>
          <w:noProof/>
        </w:rPr>
        <w:drawing>
          <wp:inline distT="114300" distB="114300" distL="114300" distR="114300" wp14:anchorId="5AC78023" wp14:editId="328BA033">
            <wp:extent cx="1114425" cy="1114425"/>
            <wp:effectExtent l="0" t="0" r="0" b="0"/>
            <wp:docPr id="1" name="image1.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red logo&#10;&#10;Description automatically generated"/>
                    <pic:cNvPicPr preferRelativeResize="0"/>
                  </pic:nvPicPr>
                  <pic:blipFill>
                    <a:blip r:embed="rId11"/>
                    <a:srcRect/>
                    <a:stretch>
                      <a:fillRect/>
                    </a:stretch>
                  </pic:blipFill>
                  <pic:spPr>
                    <a:xfrm>
                      <a:off x="0" y="0"/>
                      <a:ext cx="1114425" cy="1114425"/>
                    </a:xfrm>
                    <a:prstGeom prst="rect">
                      <a:avLst/>
                    </a:prstGeom>
                    <a:ln/>
                  </pic:spPr>
                </pic:pic>
              </a:graphicData>
            </a:graphic>
          </wp:inline>
        </w:drawing>
      </w:r>
    </w:p>
    <w:p w14:paraId="034CFCD1" w14:textId="77777777" w:rsidR="001D685F" w:rsidRPr="005B3FD3" w:rsidRDefault="001D685F" w:rsidP="007A6785">
      <w:pPr>
        <w:spacing w:after="120" w:line="288" w:lineRule="auto"/>
        <w:jc w:val="center"/>
        <w:rPr>
          <w:rFonts w:asciiTheme="majorHAnsi" w:hAnsiTheme="majorHAnsi" w:cstheme="majorHAnsi"/>
          <w:bCs/>
          <w:sz w:val="32"/>
          <w:szCs w:val="32"/>
          <w:lang w:val="el-GR"/>
        </w:rPr>
      </w:pPr>
    </w:p>
    <w:p w14:paraId="547359E0" w14:textId="29858BB2"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ΠΑΝΕΠΙΣΤΗΜΙΟ ΠΕΙΡΑΙΩΣ</w:t>
      </w:r>
    </w:p>
    <w:p w14:paraId="684BBD11" w14:textId="348A2866"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ΣΧΟΛΗ ΤΕΧΝΟΛΟΓΙΩΝ ΠΛΗΡΟΦΟΡΙΚΗΣ ΚΑΙ ΤΗΛΕΠΙΚΟΙΝΩΝΙΩΝ</w:t>
      </w:r>
    </w:p>
    <w:p w14:paraId="3CA11516" w14:textId="77777777"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ΤΜΗΜΑ ΠΛΗΡΟΦΟΡΙΚΗΣ</w:t>
      </w:r>
    </w:p>
    <w:p w14:paraId="0AB2B3A7" w14:textId="333CAE57" w:rsidR="00624126" w:rsidRPr="005B3FD3" w:rsidRDefault="00624126" w:rsidP="007A6785">
      <w:pPr>
        <w:spacing w:after="120" w:line="288" w:lineRule="auto"/>
        <w:jc w:val="center"/>
        <w:rPr>
          <w:rFonts w:asciiTheme="majorHAnsi" w:hAnsiTheme="majorHAnsi" w:cstheme="majorHAnsi"/>
          <w:bCs/>
          <w:lang w:val="el-GR"/>
        </w:rPr>
      </w:pPr>
    </w:p>
    <w:p w14:paraId="72B520D7" w14:textId="77777777" w:rsidR="001D685F" w:rsidRPr="005B3FD3" w:rsidRDefault="001D685F" w:rsidP="007A6785">
      <w:pPr>
        <w:spacing w:after="120" w:line="288" w:lineRule="auto"/>
        <w:jc w:val="center"/>
        <w:rPr>
          <w:rFonts w:asciiTheme="majorHAnsi" w:hAnsiTheme="majorHAnsi" w:cstheme="majorHAnsi"/>
          <w:bCs/>
          <w:lang w:val="el-GR"/>
        </w:rPr>
      </w:pPr>
    </w:p>
    <w:p w14:paraId="5A9D9595" w14:textId="77777777" w:rsidR="001D685F" w:rsidRPr="005B3FD3" w:rsidRDefault="001D685F" w:rsidP="007A6785">
      <w:pPr>
        <w:spacing w:after="120" w:line="288" w:lineRule="auto"/>
        <w:jc w:val="center"/>
        <w:rPr>
          <w:rFonts w:asciiTheme="majorHAnsi" w:hAnsiTheme="majorHAnsi" w:cstheme="majorHAnsi"/>
          <w:bCs/>
          <w:lang w:val="el-GR"/>
        </w:rPr>
      </w:pPr>
    </w:p>
    <w:p w14:paraId="5839E811" w14:textId="77777777" w:rsidR="001D685F" w:rsidRPr="005B3FD3" w:rsidRDefault="001D685F" w:rsidP="007A6785">
      <w:pPr>
        <w:spacing w:after="120" w:line="288" w:lineRule="auto"/>
        <w:jc w:val="center"/>
        <w:rPr>
          <w:rFonts w:asciiTheme="majorHAnsi" w:hAnsiTheme="majorHAnsi" w:cstheme="majorHAnsi"/>
          <w:bCs/>
          <w:lang w:val="el-GR"/>
        </w:rPr>
      </w:pPr>
    </w:p>
    <w:p w14:paraId="3B176826" w14:textId="10D3DB57" w:rsidR="00090DCD" w:rsidRPr="00A844A0" w:rsidRDefault="00090DCD" w:rsidP="00500F5D">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 xml:space="preserve">ΚΡΟΙΤΟΡ ΚΑΤΑΡΤΖΙΟΥ </w:t>
      </w:r>
      <w:r w:rsidR="00292EA3">
        <w:rPr>
          <w:rFonts w:asciiTheme="majorHAnsi" w:hAnsiTheme="majorHAnsi" w:cstheme="majorHAnsi"/>
          <w:bCs/>
          <w:color w:val="0070C0"/>
          <w:sz w:val="28"/>
          <w:szCs w:val="28"/>
          <w:lang w:val="el-GR"/>
        </w:rPr>
        <w:t>ΙΩΑΝ Π21077</w:t>
      </w:r>
    </w:p>
    <w:p w14:paraId="3F053B7C" w14:textId="77777777" w:rsidR="00771C27" w:rsidRPr="00771C27" w:rsidRDefault="00771C27" w:rsidP="00500F5D">
      <w:pPr>
        <w:spacing w:after="120" w:line="288" w:lineRule="auto"/>
        <w:jc w:val="center"/>
        <w:rPr>
          <w:rFonts w:asciiTheme="majorHAnsi" w:hAnsiTheme="majorHAnsi" w:cstheme="majorHAnsi"/>
          <w:bCs/>
          <w:color w:val="0070C0"/>
          <w:sz w:val="28"/>
          <w:szCs w:val="28"/>
          <w:lang w:val="el-GR"/>
        </w:rPr>
      </w:pPr>
    </w:p>
    <w:p w14:paraId="747F0719" w14:textId="2523D2A6" w:rsidR="00624126" w:rsidRPr="005B3FD3" w:rsidRDefault="00624126" w:rsidP="007A6785">
      <w:pPr>
        <w:spacing w:after="120" w:line="288" w:lineRule="auto"/>
        <w:jc w:val="center"/>
        <w:rPr>
          <w:rFonts w:asciiTheme="majorHAnsi" w:hAnsiTheme="majorHAnsi" w:cstheme="majorHAnsi"/>
          <w:bCs/>
          <w:lang w:val="el-GR"/>
        </w:rPr>
      </w:pPr>
    </w:p>
    <w:p w14:paraId="562405A6" w14:textId="77777777" w:rsidR="001D685F" w:rsidRPr="005B3FD3" w:rsidRDefault="001D685F" w:rsidP="007A6785">
      <w:pPr>
        <w:spacing w:after="120" w:line="288" w:lineRule="auto"/>
        <w:jc w:val="center"/>
        <w:rPr>
          <w:rFonts w:asciiTheme="majorHAnsi" w:hAnsiTheme="majorHAnsi" w:cstheme="majorHAnsi"/>
          <w:bCs/>
          <w:lang w:val="el-GR"/>
        </w:rPr>
      </w:pPr>
    </w:p>
    <w:p w14:paraId="0AA8CA96" w14:textId="77777777" w:rsidR="001D685F" w:rsidRPr="005B3FD3" w:rsidRDefault="001D685F" w:rsidP="007A6785">
      <w:pPr>
        <w:spacing w:after="120" w:line="288" w:lineRule="auto"/>
        <w:jc w:val="center"/>
        <w:rPr>
          <w:rFonts w:asciiTheme="majorHAnsi" w:hAnsiTheme="majorHAnsi" w:cstheme="majorHAnsi"/>
          <w:bCs/>
          <w:lang w:val="el-GR"/>
        </w:rPr>
      </w:pPr>
    </w:p>
    <w:p w14:paraId="606CD8FB" w14:textId="77777777" w:rsidR="001D685F" w:rsidRPr="005B3FD3" w:rsidRDefault="001D685F" w:rsidP="007A6785">
      <w:pPr>
        <w:spacing w:after="120" w:line="288" w:lineRule="auto"/>
        <w:jc w:val="center"/>
        <w:rPr>
          <w:rFonts w:asciiTheme="majorHAnsi" w:hAnsiTheme="majorHAnsi" w:cstheme="majorHAnsi"/>
          <w:bCs/>
          <w:lang w:val="el-GR"/>
        </w:rPr>
      </w:pPr>
    </w:p>
    <w:p w14:paraId="35B50B6D" w14:textId="405B6BD8" w:rsidR="001D685F" w:rsidRPr="00EF4B69" w:rsidRDefault="00E656D9" w:rsidP="000F48C3">
      <w:pPr>
        <w:spacing w:after="120" w:line="288" w:lineRule="auto"/>
        <w:jc w:val="center"/>
        <w:rPr>
          <w:rFonts w:asciiTheme="majorHAnsi" w:hAnsiTheme="majorHAnsi" w:cstheme="majorHAnsi"/>
          <w:lang w:val="el-GR"/>
        </w:rPr>
      </w:pPr>
      <w:r w:rsidRPr="00C13A33">
        <w:rPr>
          <w:rFonts w:asciiTheme="majorHAnsi" w:hAnsiTheme="majorHAnsi" w:cstheme="majorHAnsi"/>
          <w:lang w:val="el-GR"/>
        </w:rPr>
        <w:t xml:space="preserve">  </w:t>
      </w:r>
      <w:r w:rsidR="00624126" w:rsidRPr="007A6785">
        <w:rPr>
          <w:rFonts w:asciiTheme="majorHAnsi" w:hAnsiTheme="majorHAnsi" w:cstheme="majorHAnsi"/>
          <w:lang w:val="el-GR"/>
        </w:rPr>
        <w:t>ΕΡΓΑΣΙΑ</w:t>
      </w:r>
      <w:r w:rsidR="009241F6">
        <w:rPr>
          <w:rFonts w:asciiTheme="majorHAnsi" w:hAnsiTheme="majorHAnsi" w:cstheme="majorHAnsi"/>
          <w:lang w:val="el-GR"/>
        </w:rPr>
        <w:t xml:space="preserve"> ΕΞΑΜΗΝΟΥ</w:t>
      </w:r>
      <w:r w:rsidR="00C13A33" w:rsidRPr="007A6785">
        <w:rPr>
          <w:rFonts w:asciiTheme="majorHAnsi" w:hAnsiTheme="majorHAnsi" w:cstheme="majorHAnsi"/>
          <w:lang w:val="el-GR"/>
        </w:rPr>
        <w:t xml:space="preserve"> </w:t>
      </w:r>
      <w:r w:rsidR="00624126" w:rsidRPr="007A6785">
        <w:rPr>
          <w:rFonts w:asciiTheme="majorHAnsi" w:hAnsiTheme="majorHAnsi" w:cstheme="majorHAnsi"/>
          <w:lang w:val="el-GR"/>
        </w:rPr>
        <w:t xml:space="preserve">ΜΑΘΗΜΑΤΟΣ </w:t>
      </w:r>
      <w:r w:rsidR="00507066">
        <w:rPr>
          <w:rFonts w:asciiTheme="majorHAnsi" w:hAnsiTheme="majorHAnsi" w:cstheme="majorHAnsi"/>
          <w:lang w:val="el-GR"/>
        </w:rPr>
        <w:t>ΕΠΕΞΕΡΓΑΣΙΑ ΦΩΝΗΣ ΚΑΙ ΗΧΟΥ</w:t>
      </w:r>
    </w:p>
    <w:p w14:paraId="2F3975A6" w14:textId="45EAAD49" w:rsidR="00624126" w:rsidRPr="007A6785" w:rsidRDefault="00624126" w:rsidP="007A6785">
      <w:pPr>
        <w:spacing w:after="120" w:line="288" w:lineRule="auto"/>
        <w:jc w:val="center"/>
        <w:rPr>
          <w:rFonts w:asciiTheme="majorHAnsi" w:hAnsiTheme="majorHAnsi" w:cstheme="majorHAnsi"/>
          <w:bCs/>
          <w:lang w:val="el-GR"/>
        </w:rPr>
      </w:pPr>
    </w:p>
    <w:p w14:paraId="5DC94B90" w14:textId="77777777" w:rsidR="00624126" w:rsidRPr="005B3FD3" w:rsidRDefault="00624126" w:rsidP="007A6785">
      <w:pPr>
        <w:spacing w:after="120" w:line="288" w:lineRule="auto"/>
        <w:jc w:val="center"/>
        <w:rPr>
          <w:rFonts w:asciiTheme="majorHAnsi" w:hAnsiTheme="majorHAnsi" w:cstheme="majorHAnsi"/>
          <w:b/>
          <w:lang w:val="el-GR"/>
        </w:rPr>
      </w:pPr>
    </w:p>
    <w:p w14:paraId="0E64BC24" w14:textId="77777777" w:rsidR="00624126" w:rsidRPr="005B3FD3" w:rsidRDefault="00624126" w:rsidP="007A6785">
      <w:pPr>
        <w:spacing w:after="120" w:line="288" w:lineRule="auto"/>
        <w:jc w:val="center"/>
        <w:rPr>
          <w:rFonts w:asciiTheme="majorHAnsi" w:hAnsiTheme="majorHAnsi" w:cstheme="majorHAnsi"/>
          <w:b/>
          <w:lang w:val="el-GR"/>
        </w:rPr>
      </w:pPr>
    </w:p>
    <w:p w14:paraId="499268F9" w14:textId="55A4A9A1" w:rsidR="00624126" w:rsidRDefault="00624126" w:rsidP="007A6785">
      <w:pPr>
        <w:spacing w:after="120" w:line="288" w:lineRule="auto"/>
        <w:jc w:val="center"/>
        <w:rPr>
          <w:rFonts w:asciiTheme="majorHAnsi" w:hAnsiTheme="majorHAnsi" w:cstheme="majorHAnsi"/>
          <w:b/>
          <w:lang w:val="el-GR"/>
        </w:rPr>
      </w:pPr>
    </w:p>
    <w:p w14:paraId="075457AB" w14:textId="77777777" w:rsidR="00507066" w:rsidRPr="005B3FD3" w:rsidRDefault="00507066" w:rsidP="007A6785">
      <w:pPr>
        <w:spacing w:after="120" w:line="288" w:lineRule="auto"/>
        <w:jc w:val="center"/>
        <w:rPr>
          <w:rFonts w:asciiTheme="majorHAnsi" w:hAnsiTheme="majorHAnsi" w:cstheme="majorHAnsi"/>
          <w:b/>
          <w:lang w:val="el-GR"/>
        </w:rPr>
      </w:pPr>
    </w:p>
    <w:p w14:paraId="10D205A1" w14:textId="290C5CB5" w:rsidR="00624126" w:rsidRPr="005B3FD3" w:rsidRDefault="00624126" w:rsidP="007A6785">
      <w:pPr>
        <w:spacing w:after="120" w:line="288" w:lineRule="auto"/>
        <w:jc w:val="center"/>
        <w:rPr>
          <w:rFonts w:asciiTheme="majorHAnsi" w:hAnsiTheme="majorHAnsi" w:cstheme="majorHAnsi"/>
          <w:b/>
          <w:lang w:val="el-GR"/>
        </w:rPr>
      </w:pPr>
    </w:p>
    <w:p w14:paraId="642EBDEA" w14:textId="5A4D4FB6" w:rsidR="00624126" w:rsidRPr="005B3FD3" w:rsidRDefault="00624126" w:rsidP="007A6785">
      <w:pPr>
        <w:spacing w:after="120" w:line="288" w:lineRule="auto"/>
        <w:jc w:val="center"/>
        <w:rPr>
          <w:rFonts w:asciiTheme="majorHAnsi" w:hAnsiTheme="majorHAnsi" w:cstheme="majorHAnsi"/>
          <w:b/>
          <w:lang w:val="el-GR"/>
        </w:rPr>
      </w:pPr>
    </w:p>
    <w:p w14:paraId="70389E56" w14:textId="62F7EFA7" w:rsidR="00624126" w:rsidRPr="005B3FD3" w:rsidRDefault="00624126" w:rsidP="007A6785">
      <w:pPr>
        <w:spacing w:after="120" w:line="288" w:lineRule="auto"/>
        <w:jc w:val="center"/>
        <w:rPr>
          <w:rFonts w:asciiTheme="majorHAnsi" w:hAnsiTheme="majorHAnsi" w:cstheme="majorHAnsi"/>
          <w:b/>
          <w:lang w:val="el-GR"/>
        </w:rPr>
      </w:pPr>
    </w:p>
    <w:p w14:paraId="471F2B66" w14:textId="5CB1C124" w:rsidR="00624126" w:rsidRPr="00A844A0" w:rsidRDefault="00624126" w:rsidP="007A6785">
      <w:pPr>
        <w:spacing w:after="120" w:line="288" w:lineRule="auto"/>
        <w:jc w:val="center"/>
        <w:rPr>
          <w:rFonts w:asciiTheme="majorHAnsi" w:hAnsiTheme="majorHAnsi" w:cstheme="majorHAnsi"/>
          <w:b/>
          <w:lang w:val="el-GR"/>
        </w:rPr>
      </w:pPr>
      <w:r w:rsidRPr="005B3FD3">
        <w:rPr>
          <w:rFonts w:asciiTheme="majorHAnsi" w:hAnsiTheme="majorHAnsi" w:cstheme="majorHAnsi"/>
          <w:b/>
          <w:lang w:val="el-GR"/>
        </w:rPr>
        <w:t>ΠΕΙΡΑΙΑΣ</w:t>
      </w:r>
    </w:p>
    <w:p w14:paraId="3E23ED4D" w14:textId="4B515280" w:rsidR="00624126" w:rsidRPr="00581563" w:rsidRDefault="00507066" w:rsidP="00507066">
      <w:pPr>
        <w:spacing w:after="120" w:line="288" w:lineRule="auto"/>
        <w:jc w:val="center"/>
        <w:rPr>
          <w:rFonts w:asciiTheme="majorHAnsi" w:hAnsiTheme="majorHAnsi" w:cstheme="majorHAnsi"/>
          <w:b/>
        </w:rPr>
      </w:pPr>
      <w:r>
        <w:rPr>
          <w:rFonts w:asciiTheme="majorHAnsi" w:hAnsiTheme="majorHAnsi" w:cstheme="majorHAnsi"/>
          <w:b/>
          <w:lang w:val="el-GR"/>
        </w:rPr>
        <w:t>Ιούνιος</w:t>
      </w:r>
      <w:r w:rsidR="00624126" w:rsidRPr="005B3FD3">
        <w:rPr>
          <w:rFonts w:asciiTheme="majorHAnsi" w:hAnsiTheme="majorHAnsi" w:cstheme="majorHAnsi"/>
          <w:b/>
          <w:lang w:val="el-GR"/>
        </w:rPr>
        <w:t xml:space="preserve"> 202</w:t>
      </w:r>
      <w:r w:rsidR="00581563">
        <w:rPr>
          <w:rFonts w:asciiTheme="majorHAnsi" w:hAnsiTheme="majorHAnsi" w:cstheme="majorHAnsi"/>
          <w:b/>
        </w:rPr>
        <w:t>5</w:t>
      </w:r>
    </w:p>
    <w:p w14:paraId="31D18CCD" w14:textId="195B524E" w:rsidR="00624126" w:rsidRPr="009241F6" w:rsidRDefault="00624126" w:rsidP="007A6785">
      <w:pPr>
        <w:spacing w:after="120" w:line="288" w:lineRule="auto"/>
        <w:rPr>
          <w:rFonts w:asciiTheme="majorHAnsi" w:hAnsiTheme="majorHAnsi" w:cstheme="majorHAnsi"/>
          <w:b/>
          <w:color w:val="0070C0"/>
          <w:lang w:val="el-GR"/>
        </w:rPr>
      </w:pPr>
      <w:r w:rsidRPr="005B3FD3">
        <w:rPr>
          <w:rFonts w:asciiTheme="majorHAnsi" w:hAnsiTheme="majorHAnsi" w:cstheme="majorHAnsi"/>
          <w:b/>
          <w:color w:val="0070C0"/>
          <w:lang w:val="el-GR"/>
        </w:rPr>
        <w:lastRenderedPageBreak/>
        <w:t>ΠΡΟΛΟΓΟΣ</w:t>
      </w:r>
    </w:p>
    <w:p w14:paraId="23A740E6" w14:textId="39265A88" w:rsidR="00C82A16" w:rsidRDefault="008274F6" w:rsidP="008274F6">
      <w:pPr>
        <w:jc w:val="both"/>
        <w:rPr>
          <w:rFonts w:asciiTheme="minorHAnsi" w:hAnsiTheme="minorHAnsi" w:cstheme="minorHAnsi"/>
        </w:rPr>
      </w:pPr>
      <w:r>
        <w:rPr>
          <w:rFonts w:asciiTheme="minorHAnsi" w:hAnsiTheme="minorHAnsi" w:cstheme="minorHAnsi"/>
          <w:lang w:val="el-GR"/>
        </w:rPr>
        <w:t xml:space="preserve">Ο στόχος της εργασίας </w:t>
      </w:r>
      <w:r w:rsidRPr="008274F6">
        <w:rPr>
          <w:rFonts w:asciiTheme="minorHAnsi" w:hAnsiTheme="minorHAnsi" w:cstheme="minorHAnsi"/>
          <w:lang w:val="el-GR"/>
        </w:rPr>
        <w:t>είναι η ανάπτυξη ενός αυτόματου συστήματος που εντοπίζει και χωρίζει το ηχητικό σήμα σε τμήματα ομιλίας (</w:t>
      </w:r>
      <w:proofErr w:type="spellStart"/>
      <w:r w:rsidRPr="008274F6">
        <w:rPr>
          <w:rFonts w:asciiTheme="minorHAnsi" w:hAnsiTheme="minorHAnsi" w:cstheme="minorHAnsi"/>
          <w:lang w:val="el-GR"/>
        </w:rPr>
        <w:t>foreground</w:t>
      </w:r>
      <w:proofErr w:type="spellEnd"/>
      <w:r w:rsidRPr="008274F6">
        <w:rPr>
          <w:rFonts w:asciiTheme="minorHAnsi" w:hAnsiTheme="minorHAnsi" w:cstheme="minorHAnsi"/>
          <w:lang w:val="el-GR"/>
        </w:rPr>
        <w:t>) και υποβάθρου (</w:t>
      </w:r>
      <w:proofErr w:type="spellStart"/>
      <w:r w:rsidRPr="008274F6">
        <w:rPr>
          <w:rFonts w:asciiTheme="minorHAnsi" w:hAnsiTheme="minorHAnsi" w:cstheme="minorHAnsi"/>
          <w:lang w:val="el-GR"/>
        </w:rPr>
        <w:t>background</w:t>
      </w:r>
      <w:proofErr w:type="spellEnd"/>
      <w:r w:rsidRPr="008274F6">
        <w:rPr>
          <w:rFonts w:asciiTheme="minorHAnsi" w:hAnsiTheme="minorHAnsi" w:cstheme="minorHAnsi"/>
          <w:lang w:val="el-GR"/>
        </w:rPr>
        <w:t>). Το σύστημα δέχεται ως είσοδο ένα αρχείο ήχου και επιστρέφει ως έξοδο ένα αρχείο .</w:t>
      </w:r>
      <w:proofErr w:type="spellStart"/>
      <w:r w:rsidRPr="008274F6">
        <w:rPr>
          <w:rFonts w:asciiTheme="minorHAnsi" w:hAnsiTheme="minorHAnsi" w:cstheme="minorHAnsi"/>
          <w:lang w:val="el-GR"/>
        </w:rPr>
        <w:t>csv</w:t>
      </w:r>
      <w:proofErr w:type="spellEnd"/>
      <w:r w:rsidRPr="008274F6">
        <w:rPr>
          <w:rFonts w:asciiTheme="minorHAnsi" w:hAnsiTheme="minorHAnsi" w:cstheme="minorHAnsi"/>
          <w:lang w:val="el-GR"/>
        </w:rPr>
        <w:t xml:space="preserve"> με τα χρονικά όρια κάθε τμήματος, προσδιορίζοντας πότε υπάρχει ομιλία και πότε όχι.</w:t>
      </w:r>
    </w:p>
    <w:p w14:paraId="37B9AEE4" w14:textId="77777777" w:rsidR="008274F6" w:rsidRPr="008274F6" w:rsidRDefault="008274F6" w:rsidP="00C82A16">
      <w:pPr>
        <w:rPr>
          <w:rFonts w:asciiTheme="majorHAnsi" w:hAnsiTheme="majorHAnsi" w:cstheme="majorHAnsi"/>
        </w:rPr>
      </w:pPr>
    </w:p>
    <w:p w14:paraId="34DF674D" w14:textId="77777777" w:rsidR="008274F6" w:rsidRPr="008274F6" w:rsidRDefault="00F94B4A" w:rsidP="008274F6">
      <w:pPr>
        <w:spacing w:after="120" w:line="288" w:lineRule="auto"/>
        <w:rPr>
          <w:rFonts w:asciiTheme="majorHAnsi" w:hAnsiTheme="majorHAnsi" w:cstheme="majorHAnsi"/>
          <w:b/>
          <w:color w:val="0070C0"/>
          <w:lang w:val="el-GR"/>
        </w:rPr>
      </w:pPr>
      <w:r>
        <w:rPr>
          <w:rFonts w:asciiTheme="majorHAnsi" w:hAnsiTheme="majorHAnsi" w:cstheme="majorHAnsi"/>
          <w:b/>
          <w:color w:val="0070C0"/>
          <w:lang w:val="el-GR"/>
        </w:rPr>
        <w:t>ΕΚΦΩΝΗΣΗ</w:t>
      </w:r>
    </w:p>
    <w:p w14:paraId="4D8BECE3" w14:textId="77777777" w:rsidR="008274F6" w:rsidRPr="008274F6" w:rsidRDefault="00507066" w:rsidP="008274F6">
      <w:pPr>
        <w:spacing w:after="120" w:line="288" w:lineRule="auto"/>
        <w:rPr>
          <w:rFonts w:asciiTheme="minorHAnsi" w:hAnsiTheme="minorHAnsi" w:cstheme="minorHAnsi"/>
          <w:b/>
          <w:bCs/>
          <w:lang w:val="el-GR"/>
        </w:rPr>
      </w:pPr>
      <w:r w:rsidRPr="00507066">
        <w:rPr>
          <w:rFonts w:asciiTheme="minorHAnsi" w:hAnsiTheme="minorHAnsi" w:cstheme="minorHAnsi"/>
          <w:b/>
          <w:bCs/>
          <w:lang w:val="el-GR"/>
        </w:rPr>
        <w:t>Θέμα:</w:t>
      </w:r>
    </w:p>
    <w:p w14:paraId="6D09B0CE" w14:textId="5969DE8F" w:rsidR="00507066" w:rsidRPr="008274F6" w:rsidRDefault="00507066" w:rsidP="008274F6">
      <w:pPr>
        <w:spacing w:after="120" w:line="288" w:lineRule="auto"/>
        <w:rPr>
          <w:rFonts w:asciiTheme="majorHAnsi" w:hAnsiTheme="majorHAnsi" w:cstheme="majorHAnsi"/>
          <w:b/>
          <w:color w:val="0070C0"/>
          <w:lang w:val="el-GR"/>
        </w:rPr>
      </w:pPr>
      <w:r w:rsidRPr="00507066">
        <w:rPr>
          <w:rFonts w:asciiTheme="minorHAnsi" w:hAnsiTheme="minorHAnsi" w:cstheme="minorHAnsi"/>
          <w:lang w:val="el-GR"/>
        </w:rPr>
        <w:t>Καλείστε να υλοποιήσετε ένα σύστημα που προχωρά στην κατάτμηση μιας πρότασης σε τμήματα σήματος ομιλίας (</w:t>
      </w:r>
      <w:r w:rsidRPr="00507066">
        <w:rPr>
          <w:rFonts w:asciiTheme="minorHAnsi" w:hAnsiTheme="minorHAnsi" w:cstheme="minorHAnsi"/>
        </w:rPr>
        <w:t>foreground</w:t>
      </w:r>
      <w:r w:rsidRPr="00507066">
        <w:rPr>
          <w:rFonts w:asciiTheme="minorHAnsi" w:hAnsiTheme="minorHAnsi" w:cstheme="minorHAnsi"/>
          <w:lang w:val="el-GR"/>
        </w:rPr>
        <w:t>) και σήματος υποβάθρου (</w:t>
      </w:r>
      <w:r w:rsidRPr="00507066">
        <w:rPr>
          <w:rFonts w:asciiTheme="minorHAnsi" w:hAnsiTheme="minorHAnsi" w:cstheme="minorHAnsi"/>
        </w:rPr>
        <w:t>background</w:t>
      </w:r>
      <w:r w:rsidRPr="00507066">
        <w:rPr>
          <w:rFonts w:asciiTheme="minorHAnsi" w:hAnsiTheme="minorHAnsi" w:cstheme="minorHAnsi"/>
          <w:lang w:val="el-GR"/>
        </w:rPr>
        <w:t xml:space="preserve">), χρησιμοποιώντας υποχρεωτικά έναν </w:t>
      </w:r>
      <w:proofErr w:type="spellStart"/>
      <w:r w:rsidRPr="00507066">
        <w:rPr>
          <w:rFonts w:asciiTheme="minorHAnsi" w:hAnsiTheme="minorHAnsi" w:cstheme="minorHAnsi"/>
          <w:lang w:val="el-GR"/>
        </w:rPr>
        <w:t>ταξινομητή</w:t>
      </w:r>
      <w:proofErr w:type="spellEnd"/>
      <w:r w:rsidRPr="00507066">
        <w:rPr>
          <w:rFonts w:asciiTheme="minorHAnsi" w:hAnsiTheme="minorHAnsi" w:cstheme="minorHAnsi"/>
          <w:lang w:val="el-GR"/>
        </w:rPr>
        <w:t xml:space="preserve"> </w:t>
      </w:r>
      <w:r w:rsidRPr="00507066">
        <w:rPr>
          <w:rFonts w:asciiTheme="minorHAnsi" w:hAnsiTheme="minorHAnsi" w:cstheme="minorHAnsi"/>
        </w:rPr>
        <w:t>background</w:t>
      </w:r>
      <w:r w:rsidRPr="00507066">
        <w:rPr>
          <w:rFonts w:asciiTheme="minorHAnsi" w:hAnsiTheme="minorHAnsi" w:cstheme="minorHAnsi"/>
          <w:lang w:val="el-GR"/>
        </w:rPr>
        <w:t xml:space="preserve"> </w:t>
      </w:r>
      <w:r w:rsidRPr="00507066">
        <w:rPr>
          <w:rFonts w:asciiTheme="minorHAnsi" w:hAnsiTheme="minorHAnsi" w:cstheme="minorHAnsi"/>
        </w:rPr>
        <w:t>vs</w:t>
      </w:r>
      <w:r w:rsidRPr="00507066">
        <w:rPr>
          <w:rFonts w:asciiTheme="minorHAnsi" w:hAnsiTheme="minorHAnsi" w:cstheme="minorHAnsi"/>
          <w:lang w:val="el-GR"/>
        </w:rPr>
        <w:t xml:space="preserve"> </w:t>
      </w:r>
      <w:r w:rsidRPr="00507066">
        <w:rPr>
          <w:rFonts w:asciiTheme="minorHAnsi" w:hAnsiTheme="minorHAnsi" w:cstheme="minorHAnsi"/>
        </w:rPr>
        <w:t>foreground</w:t>
      </w:r>
      <w:r w:rsidRPr="00507066">
        <w:rPr>
          <w:rFonts w:asciiTheme="minorHAnsi" w:hAnsiTheme="minorHAnsi" w:cstheme="minorHAnsi"/>
          <w:lang w:val="el-GR"/>
        </w:rPr>
        <w:t xml:space="preserve"> (ανά </w:t>
      </w:r>
      <w:r w:rsidRPr="00507066">
        <w:rPr>
          <w:rFonts w:asciiTheme="minorHAnsi" w:hAnsiTheme="minorHAnsi" w:cstheme="minorHAnsi"/>
        </w:rPr>
        <w:t>frame</w:t>
      </w:r>
      <w:r w:rsidRPr="00507066">
        <w:rPr>
          <w:rFonts w:asciiTheme="minorHAnsi" w:hAnsiTheme="minorHAnsi" w:cstheme="minorHAnsi"/>
          <w:lang w:val="el-GR"/>
        </w:rPr>
        <w:t xml:space="preserve">) και εφαρμόζοντας στη συνέχεια </w:t>
      </w:r>
      <w:proofErr w:type="spellStart"/>
      <w:r w:rsidRPr="00507066">
        <w:rPr>
          <w:rFonts w:asciiTheme="minorHAnsi" w:hAnsiTheme="minorHAnsi" w:cstheme="minorHAnsi"/>
          <w:lang w:val="el-GR"/>
        </w:rPr>
        <w:t>μετα</w:t>
      </w:r>
      <w:proofErr w:type="spellEnd"/>
      <w:r w:rsidRPr="00507066">
        <w:rPr>
          <w:rFonts w:asciiTheme="minorHAnsi" w:hAnsiTheme="minorHAnsi" w:cstheme="minorHAnsi"/>
          <w:lang w:val="el-GR"/>
        </w:rPr>
        <w:t xml:space="preserve">-επεξεργασία της ακολουθίας αποφάσεων του </w:t>
      </w:r>
      <w:proofErr w:type="spellStart"/>
      <w:r w:rsidRPr="00507066">
        <w:rPr>
          <w:rFonts w:asciiTheme="minorHAnsi" w:hAnsiTheme="minorHAnsi" w:cstheme="minorHAnsi"/>
          <w:lang w:val="el-GR"/>
        </w:rPr>
        <w:t>ταξινομητή</w:t>
      </w:r>
      <w:proofErr w:type="spellEnd"/>
      <w:r w:rsidRPr="00507066">
        <w:rPr>
          <w:rFonts w:asciiTheme="minorHAnsi" w:hAnsiTheme="minorHAnsi" w:cstheme="minorHAnsi"/>
          <w:lang w:val="el-GR"/>
        </w:rPr>
        <w:t>. Τελικώς, δοθείσης μιας ηχογράφησης, το σύστημα επιστρέφει τα χρονικά όρια των τμημάτων σήματος ομιλίας και των τμημάτων σήματος υποβάθρου (σε δευτερόλεπτα).</w:t>
      </w:r>
    </w:p>
    <w:p w14:paraId="27D0C812" w14:textId="77777777" w:rsidR="00507066" w:rsidRPr="00507066" w:rsidRDefault="00507066" w:rsidP="00507066">
      <w:pPr>
        <w:pStyle w:val="p2"/>
        <w:jc w:val="both"/>
        <w:rPr>
          <w:rFonts w:asciiTheme="minorHAnsi" w:hAnsiTheme="minorHAnsi" w:cstheme="minorHAnsi"/>
          <w:lang w:val="el-GR"/>
        </w:rPr>
      </w:pPr>
      <w:r w:rsidRPr="00507066">
        <w:rPr>
          <w:rFonts w:asciiTheme="minorHAnsi" w:hAnsiTheme="minorHAnsi" w:cstheme="minorHAnsi"/>
        </w:rPr>
        <w:t>To</w:t>
      </w:r>
      <w:r w:rsidRPr="00507066">
        <w:rPr>
          <w:rFonts w:asciiTheme="minorHAnsi" w:hAnsiTheme="minorHAnsi" w:cstheme="minorHAnsi"/>
          <w:lang w:val="el-GR"/>
        </w:rPr>
        <w:t xml:space="preserve"> </w:t>
      </w:r>
      <w:r w:rsidRPr="00507066">
        <w:rPr>
          <w:rFonts w:asciiTheme="minorHAnsi" w:hAnsiTheme="minorHAnsi" w:cstheme="minorHAnsi"/>
        </w:rPr>
        <w:t>format</w:t>
      </w:r>
      <w:r w:rsidRPr="00507066">
        <w:rPr>
          <w:rFonts w:asciiTheme="minorHAnsi" w:hAnsiTheme="minorHAnsi" w:cstheme="minorHAnsi"/>
          <w:lang w:val="el-GR"/>
        </w:rPr>
        <w:t xml:space="preserve"> των αποτελεσμάτων είναι ένα αρχείο </w:t>
      </w:r>
      <w:r w:rsidRPr="00507066">
        <w:rPr>
          <w:rFonts w:asciiTheme="minorHAnsi" w:hAnsiTheme="minorHAnsi" w:cstheme="minorHAnsi"/>
        </w:rPr>
        <w:t>csv</w:t>
      </w:r>
      <w:r w:rsidRPr="00507066">
        <w:rPr>
          <w:rFonts w:asciiTheme="minorHAnsi" w:hAnsiTheme="minorHAnsi" w:cstheme="minorHAnsi"/>
          <w:lang w:val="el-GR"/>
        </w:rPr>
        <w:t>, της μορφής:</w:t>
      </w:r>
    </w:p>
    <w:p w14:paraId="1BF3AD52" w14:textId="77777777" w:rsidR="00507066" w:rsidRPr="00507066" w:rsidRDefault="00507066" w:rsidP="00507066">
      <w:pPr>
        <w:spacing w:after="120" w:line="288" w:lineRule="auto"/>
        <w:rPr>
          <w:rFonts w:asciiTheme="majorHAnsi" w:hAnsiTheme="majorHAnsi" w:cstheme="majorHAnsi"/>
        </w:rPr>
      </w:pPr>
      <w:r w:rsidRPr="00507066">
        <w:rPr>
          <w:rFonts w:asciiTheme="majorHAnsi" w:hAnsiTheme="majorHAnsi" w:cstheme="majorHAnsi"/>
        </w:rPr>
        <w:t xml:space="preserve">Audiofile, start, end, class  </w:t>
      </w:r>
    </w:p>
    <w:p w14:paraId="6E4CF356" w14:textId="77777777" w:rsidR="00507066" w:rsidRPr="00507066" w:rsidRDefault="00507066" w:rsidP="00507066">
      <w:pPr>
        <w:spacing w:after="120" w:line="288" w:lineRule="auto"/>
        <w:rPr>
          <w:rFonts w:asciiTheme="majorHAnsi" w:hAnsiTheme="majorHAnsi" w:cstheme="majorHAnsi"/>
        </w:rPr>
      </w:pPr>
      <w:r w:rsidRPr="00507066">
        <w:rPr>
          <w:rFonts w:asciiTheme="majorHAnsi" w:hAnsiTheme="majorHAnsi" w:cstheme="majorHAnsi"/>
        </w:rPr>
        <w:t xml:space="preserve">File1, 0, 2.2, background  </w:t>
      </w:r>
    </w:p>
    <w:p w14:paraId="19200E33" w14:textId="77777777" w:rsidR="00507066" w:rsidRPr="00507066" w:rsidRDefault="00507066" w:rsidP="00507066">
      <w:pPr>
        <w:spacing w:after="120" w:line="288" w:lineRule="auto"/>
        <w:rPr>
          <w:rFonts w:asciiTheme="majorHAnsi" w:hAnsiTheme="majorHAnsi" w:cstheme="majorHAnsi"/>
          <w:lang w:val="el-GR"/>
        </w:rPr>
      </w:pPr>
      <w:r w:rsidRPr="00507066">
        <w:rPr>
          <w:rFonts w:asciiTheme="majorHAnsi" w:hAnsiTheme="majorHAnsi" w:cstheme="majorHAnsi"/>
          <w:lang w:val="el-GR"/>
        </w:rPr>
        <w:t xml:space="preserve">File1, 2.2, 4, </w:t>
      </w:r>
      <w:proofErr w:type="spellStart"/>
      <w:r w:rsidRPr="00507066">
        <w:rPr>
          <w:rFonts w:asciiTheme="majorHAnsi" w:hAnsiTheme="majorHAnsi" w:cstheme="majorHAnsi"/>
          <w:lang w:val="el-GR"/>
        </w:rPr>
        <w:t>foreground</w:t>
      </w:r>
      <w:proofErr w:type="spellEnd"/>
      <w:r w:rsidRPr="00507066">
        <w:rPr>
          <w:rFonts w:asciiTheme="majorHAnsi" w:hAnsiTheme="majorHAnsi" w:cstheme="majorHAnsi"/>
          <w:lang w:val="el-GR"/>
        </w:rPr>
        <w:t xml:space="preserve">  </w:t>
      </w:r>
    </w:p>
    <w:p w14:paraId="7DCD79D7" w14:textId="77777777" w:rsidR="00507066" w:rsidRPr="00507066" w:rsidRDefault="00507066" w:rsidP="00507066">
      <w:pPr>
        <w:spacing w:after="120" w:line="288" w:lineRule="auto"/>
        <w:rPr>
          <w:rFonts w:asciiTheme="majorHAnsi" w:hAnsiTheme="majorHAnsi" w:cstheme="majorHAnsi"/>
          <w:lang w:val="el-GR"/>
        </w:rPr>
      </w:pPr>
      <w:r w:rsidRPr="00507066">
        <w:rPr>
          <w:rFonts w:asciiTheme="majorHAnsi" w:hAnsiTheme="majorHAnsi" w:cstheme="majorHAnsi"/>
          <w:lang w:val="el-GR"/>
        </w:rPr>
        <w:t xml:space="preserve">File1, 4,10, </w:t>
      </w:r>
      <w:proofErr w:type="spellStart"/>
      <w:r w:rsidRPr="00507066">
        <w:rPr>
          <w:rFonts w:asciiTheme="majorHAnsi" w:hAnsiTheme="majorHAnsi" w:cstheme="majorHAnsi"/>
          <w:lang w:val="el-GR"/>
        </w:rPr>
        <w:t>background</w:t>
      </w:r>
      <w:proofErr w:type="spellEnd"/>
      <w:r w:rsidRPr="00507066">
        <w:rPr>
          <w:rFonts w:asciiTheme="majorHAnsi" w:hAnsiTheme="majorHAnsi" w:cstheme="majorHAnsi"/>
          <w:lang w:val="el-GR"/>
        </w:rPr>
        <w:t xml:space="preserve">  </w:t>
      </w:r>
    </w:p>
    <w:p w14:paraId="090DA9A9" w14:textId="24B64CFB" w:rsidR="00507066" w:rsidRDefault="00507066" w:rsidP="00507066">
      <w:pPr>
        <w:spacing w:after="120" w:line="288" w:lineRule="auto"/>
        <w:rPr>
          <w:rFonts w:asciiTheme="majorHAnsi" w:hAnsiTheme="majorHAnsi" w:cstheme="majorHAnsi"/>
          <w:lang w:val="el-GR"/>
        </w:rPr>
      </w:pPr>
      <w:r w:rsidRPr="00507066">
        <w:rPr>
          <w:rFonts w:asciiTheme="majorHAnsi" w:hAnsiTheme="majorHAnsi" w:cstheme="majorHAnsi"/>
          <w:lang w:val="el-GR"/>
        </w:rPr>
        <w:t xml:space="preserve">…  </w:t>
      </w:r>
    </w:p>
    <w:p w14:paraId="33F169F9" w14:textId="77777777" w:rsidR="00507066" w:rsidRPr="00507066" w:rsidRDefault="00507066" w:rsidP="00507066">
      <w:pPr>
        <w:pStyle w:val="p1"/>
        <w:jc w:val="both"/>
        <w:rPr>
          <w:rFonts w:asciiTheme="minorHAnsi" w:hAnsiTheme="minorHAnsi" w:cstheme="minorHAnsi"/>
          <w:lang w:val="el-GR"/>
        </w:rPr>
      </w:pPr>
      <w:r w:rsidRPr="00507066">
        <w:rPr>
          <w:rFonts w:asciiTheme="minorHAnsi" w:hAnsiTheme="minorHAnsi" w:cstheme="minorHAnsi"/>
          <w:lang w:val="el-GR"/>
        </w:rPr>
        <w:t xml:space="preserve">Θα πρέπει να υλοποιήσετε και να σχολιάσετε τις επιδόσεις των παρακάτω </w:t>
      </w:r>
      <w:proofErr w:type="spellStart"/>
      <w:r w:rsidRPr="00507066">
        <w:rPr>
          <w:rFonts w:asciiTheme="minorHAnsi" w:hAnsiTheme="minorHAnsi" w:cstheme="minorHAnsi"/>
          <w:lang w:val="el-GR"/>
        </w:rPr>
        <w:t>ταξινομητών</w:t>
      </w:r>
      <w:proofErr w:type="spellEnd"/>
      <w:r w:rsidRPr="00507066">
        <w:rPr>
          <w:rFonts w:asciiTheme="minorHAnsi" w:hAnsiTheme="minorHAnsi" w:cstheme="minorHAnsi"/>
          <w:lang w:val="el-GR"/>
        </w:rPr>
        <w:t>:</w:t>
      </w:r>
    </w:p>
    <w:p w14:paraId="45F786CD" w14:textId="00B40949" w:rsidR="00507066" w:rsidRPr="00507066" w:rsidRDefault="00507066" w:rsidP="00507066">
      <w:pPr>
        <w:pStyle w:val="p1"/>
        <w:jc w:val="both"/>
        <w:rPr>
          <w:rFonts w:asciiTheme="minorHAnsi" w:hAnsiTheme="minorHAnsi" w:cstheme="minorHAnsi"/>
          <w:lang w:val="el-GR"/>
        </w:rPr>
      </w:pPr>
      <w:r w:rsidRPr="00507066">
        <w:rPr>
          <w:rStyle w:val="s1"/>
          <w:rFonts w:asciiTheme="minorHAnsi" w:hAnsiTheme="minorHAnsi" w:cstheme="minorHAnsi"/>
          <w:b/>
          <w:bCs/>
        </w:rPr>
        <w:t>Least</w:t>
      </w:r>
      <w:r w:rsidRPr="00507066">
        <w:rPr>
          <w:rStyle w:val="s1"/>
          <w:rFonts w:asciiTheme="minorHAnsi" w:hAnsiTheme="minorHAnsi" w:cstheme="minorHAnsi"/>
          <w:b/>
          <w:bCs/>
          <w:lang w:val="el-GR"/>
        </w:rPr>
        <w:t xml:space="preserve"> </w:t>
      </w:r>
      <w:r w:rsidRPr="00507066">
        <w:rPr>
          <w:rStyle w:val="s1"/>
          <w:rFonts w:asciiTheme="minorHAnsi" w:hAnsiTheme="minorHAnsi" w:cstheme="minorHAnsi"/>
          <w:b/>
          <w:bCs/>
        </w:rPr>
        <w:t>Squares</w:t>
      </w:r>
      <w:r w:rsidRPr="00507066">
        <w:rPr>
          <w:rFonts w:asciiTheme="minorHAnsi" w:hAnsiTheme="minorHAnsi" w:cstheme="minorHAnsi"/>
          <w:lang w:val="el-GR"/>
        </w:rPr>
        <w:t xml:space="preserve"> και </w:t>
      </w:r>
      <w:r w:rsidRPr="00507066">
        <w:rPr>
          <w:rStyle w:val="s1"/>
          <w:rFonts w:asciiTheme="minorHAnsi" w:hAnsiTheme="minorHAnsi" w:cstheme="minorHAnsi"/>
          <w:b/>
          <w:bCs/>
        </w:rPr>
        <w:t>MLP</w:t>
      </w:r>
      <w:r w:rsidRPr="00507066">
        <w:rPr>
          <w:rStyle w:val="s1"/>
          <w:rFonts w:asciiTheme="minorHAnsi" w:hAnsiTheme="minorHAnsi" w:cstheme="minorHAnsi"/>
          <w:b/>
          <w:bCs/>
          <w:lang w:val="el-GR"/>
        </w:rPr>
        <w:t xml:space="preserve"> τριών επιπέδων</w:t>
      </w:r>
      <w:r w:rsidRPr="00507066">
        <w:rPr>
          <w:rFonts w:asciiTheme="minorHAnsi" w:hAnsiTheme="minorHAnsi" w:cstheme="minorHAnsi"/>
          <w:lang w:val="el-GR"/>
        </w:rPr>
        <w:t xml:space="preserve"> (αποφασίστε το πλήθος νευρώνων ανά στρώμα).</w:t>
      </w:r>
    </w:p>
    <w:p w14:paraId="454ACACE" w14:textId="719B9BAA" w:rsidR="00507066" w:rsidRPr="00507066" w:rsidRDefault="00507066" w:rsidP="00507066">
      <w:pPr>
        <w:pStyle w:val="p1"/>
        <w:jc w:val="both"/>
        <w:rPr>
          <w:rFonts w:asciiTheme="minorHAnsi" w:hAnsiTheme="minorHAnsi" w:cstheme="minorHAnsi"/>
          <w:lang w:val="el-GR"/>
        </w:rPr>
      </w:pPr>
      <w:r w:rsidRPr="00507066">
        <w:rPr>
          <w:rFonts w:asciiTheme="minorHAnsi" w:hAnsiTheme="minorHAnsi" w:cstheme="minorHAnsi"/>
          <w:lang w:val="el-GR"/>
        </w:rPr>
        <w:t xml:space="preserve">Για την εκπαίδευση, παρέχεται στο </w:t>
      </w:r>
      <w:r w:rsidRPr="00507066">
        <w:rPr>
          <w:rFonts w:asciiTheme="minorHAnsi" w:hAnsiTheme="minorHAnsi" w:cstheme="minorHAnsi"/>
        </w:rPr>
        <w:t>link</w:t>
      </w:r>
      <w:r w:rsidRPr="00507066">
        <w:rPr>
          <w:rFonts w:asciiTheme="minorHAnsi" w:hAnsiTheme="minorHAnsi" w:cstheme="minorHAnsi"/>
          <w:lang w:val="el-GR"/>
        </w:rPr>
        <w:t xml:space="preserve"> </w:t>
      </w:r>
      <w:hyperlink r:id="rId12" w:history="1">
        <w:r w:rsidRPr="00507066">
          <w:rPr>
            <w:rStyle w:val="Hyperlink"/>
            <w:rFonts w:asciiTheme="minorHAnsi" w:hAnsiTheme="minorHAnsi" w:cstheme="minorHAnsi"/>
          </w:rPr>
          <w:t>https</w:t>
        </w:r>
        <w:r w:rsidRPr="00507066">
          <w:rPr>
            <w:rStyle w:val="Hyperlink"/>
            <w:rFonts w:asciiTheme="minorHAnsi" w:hAnsiTheme="minorHAnsi" w:cstheme="minorHAnsi"/>
            <w:lang w:val="el-GR"/>
          </w:rPr>
          <w:t>://</w:t>
        </w:r>
        <w:r w:rsidRPr="00507066">
          <w:rPr>
            <w:rStyle w:val="Hyperlink"/>
            <w:rFonts w:asciiTheme="minorHAnsi" w:hAnsiTheme="minorHAnsi" w:cstheme="minorHAnsi"/>
          </w:rPr>
          <w:t>drive</w:t>
        </w:r>
        <w:r w:rsidRPr="00507066">
          <w:rPr>
            <w:rStyle w:val="Hyperlink"/>
            <w:rFonts w:asciiTheme="minorHAnsi" w:hAnsiTheme="minorHAnsi" w:cstheme="minorHAnsi"/>
            <w:lang w:val="el-GR"/>
          </w:rPr>
          <w:t>.</w:t>
        </w:r>
        <w:r w:rsidRPr="00507066">
          <w:rPr>
            <w:rStyle w:val="Hyperlink"/>
            <w:rFonts w:asciiTheme="minorHAnsi" w:hAnsiTheme="minorHAnsi" w:cstheme="minorHAnsi"/>
          </w:rPr>
          <w:t>google</w:t>
        </w:r>
        <w:r w:rsidRPr="00507066">
          <w:rPr>
            <w:rStyle w:val="Hyperlink"/>
            <w:rFonts w:asciiTheme="minorHAnsi" w:hAnsiTheme="minorHAnsi" w:cstheme="minorHAnsi"/>
            <w:lang w:val="el-GR"/>
          </w:rPr>
          <w:t>.</w:t>
        </w:r>
        <w:r w:rsidRPr="00507066">
          <w:rPr>
            <w:rStyle w:val="Hyperlink"/>
            <w:rFonts w:asciiTheme="minorHAnsi" w:hAnsiTheme="minorHAnsi" w:cstheme="minorHAnsi"/>
          </w:rPr>
          <w:t>com</w:t>
        </w:r>
        <w:r w:rsidRPr="00507066">
          <w:rPr>
            <w:rStyle w:val="Hyperlink"/>
            <w:rFonts w:asciiTheme="minorHAnsi" w:hAnsiTheme="minorHAnsi" w:cstheme="minorHAnsi"/>
            <w:lang w:val="el-GR"/>
          </w:rPr>
          <w:t>/</w:t>
        </w:r>
        <w:r w:rsidRPr="00507066">
          <w:rPr>
            <w:rStyle w:val="Hyperlink"/>
            <w:rFonts w:asciiTheme="minorHAnsi" w:hAnsiTheme="minorHAnsi" w:cstheme="minorHAnsi"/>
          </w:rPr>
          <w:t>drive</w:t>
        </w:r>
        <w:r w:rsidRPr="00507066">
          <w:rPr>
            <w:rStyle w:val="Hyperlink"/>
            <w:rFonts w:asciiTheme="minorHAnsi" w:hAnsiTheme="minorHAnsi" w:cstheme="minorHAnsi"/>
            <w:lang w:val="el-GR"/>
          </w:rPr>
          <w:t>/</w:t>
        </w:r>
        <w:r w:rsidRPr="00507066">
          <w:rPr>
            <w:rStyle w:val="Hyperlink"/>
            <w:rFonts w:asciiTheme="minorHAnsi" w:hAnsiTheme="minorHAnsi" w:cstheme="minorHAnsi"/>
          </w:rPr>
          <w:t>folders</w:t>
        </w:r>
        <w:r w:rsidRPr="00507066">
          <w:rPr>
            <w:rStyle w:val="Hyperlink"/>
            <w:rFonts w:asciiTheme="minorHAnsi" w:hAnsiTheme="minorHAnsi" w:cstheme="minorHAnsi"/>
            <w:lang w:val="el-GR"/>
          </w:rPr>
          <w:t>/1</w:t>
        </w:r>
        <w:r w:rsidRPr="00507066">
          <w:rPr>
            <w:rStyle w:val="Hyperlink"/>
            <w:rFonts w:asciiTheme="minorHAnsi" w:hAnsiTheme="minorHAnsi" w:cstheme="minorHAnsi"/>
          </w:rPr>
          <w:t>A</w:t>
        </w:r>
        <w:r w:rsidRPr="00507066">
          <w:rPr>
            <w:rStyle w:val="Hyperlink"/>
            <w:rFonts w:asciiTheme="minorHAnsi" w:hAnsiTheme="minorHAnsi" w:cstheme="minorHAnsi"/>
            <w:lang w:val="el-GR"/>
          </w:rPr>
          <w:t>-_</w:t>
        </w:r>
        <w:proofErr w:type="spellStart"/>
        <w:r w:rsidRPr="00507066">
          <w:rPr>
            <w:rStyle w:val="Hyperlink"/>
            <w:rFonts w:asciiTheme="minorHAnsi" w:hAnsiTheme="minorHAnsi" w:cstheme="minorHAnsi"/>
          </w:rPr>
          <w:t>ybw</w:t>
        </w:r>
        <w:proofErr w:type="spellEnd"/>
        <w:r w:rsidRPr="00507066">
          <w:rPr>
            <w:rStyle w:val="Hyperlink"/>
            <w:rFonts w:asciiTheme="minorHAnsi" w:hAnsiTheme="minorHAnsi" w:cstheme="minorHAnsi"/>
            <w:lang w:val="el-GR"/>
          </w:rPr>
          <w:t>6</w:t>
        </w:r>
        <w:proofErr w:type="spellStart"/>
        <w:r w:rsidRPr="00507066">
          <w:rPr>
            <w:rStyle w:val="Hyperlink"/>
            <w:rFonts w:asciiTheme="minorHAnsi" w:hAnsiTheme="minorHAnsi" w:cstheme="minorHAnsi"/>
          </w:rPr>
          <w:t>sVtPYjrzkOa</w:t>
        </w:r>
        <w:proofErr w:type="spellEnd"/>
        <w:r w:rsidRPr="00507066">
          <w:rPr>
            <w:rStyle w:val="Hyperlink"/>
            <w:rFonts w:asciiTheme="minorHAnsi" w:hAnsiTheme="minorHAnsi" w:cstheme="minorHAnsi"/>
            <w:lang w:val="el-GR"/>
          </w:rPr>
          <w:t>1</w:t>
        </w:r>
        <w:proofErr w:type="spellStart"/>
        <w:r w:rsidRPr="00507066">
          <w:rPr>
            <w:rStyle w:val="Hyperlink"/>
            <w:rFonts w:asciiTheme="minorHAnsi" w:hAnsiTheme="minorHAnsi" w:cstheme="minorHAnsi"/>
          </w:rPr>
          <w:t>rACvvCyqPqhWn</w:t>
        </w:r>
        <w:proofErr w:type="spellEnd"/>
        <w:r w:rsidRPr="00507066">
          <w:rPr>
            <w:rStyle w:val="Hyperlink"/>
            <w:rFonts w:asciiTheme="minorHAnsi" w:hAnsiTheme="minorHAnsi" w:cstheme="minorHAnsi"/>
            <w:lang w:val="el-GR"/>
          </w:rPr>
          <w:t>?</w:t>
        </w:r>
        <w:proofErr w:type="spellStart"/>
        <w:r w:rsidRPr="00507066">
          <w:rPr>
            <w:rStyle w:val="Hyperlink"/>
            <w:rFonts w:asciiTheme="minorHAnsi" w:hAnsiTheme="minorHAnsi" w:cstheme="minorHAnsi"/>
          </w:rPr>
          <w:t>usp</w:t>
        </w:r>
        <w:proofErr w:type="spellEnd"/>
        <w:r w:rsidRPr="00507066">
          <w:rPr>
            <w:rStyle w:val="Hyperlink"/>
            <w:rFonts w:asciiTheme="minorHAnsi" w:hAnsiTheme="minorHAnsi" w:cstheme="minorHAnsi"/>
            <w:lang w:val="el-GR"/>
          </w:rPr>
          <w:t>=</w:t>
        </w:r>
        <w:r w:rsidRPr="00507066">
          <w:rPr>
            <w:rStyle w:val="Hyperlink"/>
            <w:rFonts w:asciiTheme="minorHAnsi" w:hAnsiTheme="minorHAnsi" w:cstheme="minorHAnsi"/>
          </w:rPr>
          <w:t>share</w:t>
        </w:r>
        <w:r w:rsidRPr="00507066">
          <w:rPr>
            <w:rStyle w:val="Hyperlink"/>
            <w:rFonts w:asciiTheme="minorHAnsi" w:hAnsiTheme="minorHAnsi" w:cstheme="minorHAnsi"/>
            <w:lang w:val="el-GR"/>
          </w:rPr>
          <w:t>_</w:t>
        </w:r>
        <w:r w:rsidRPr="00507066">
          <w:rPr>
            <w:rStyle w:val="Hyperlink"/>
            <w:rFonts w:asciiTheme="minorHAnsi" w:hAnsiTheme="minorHAnsi" w:cstheme="minorHAnsi"/>
          </w:rPr>
          <w:t>link</w:t>
        </w:r>
      </w:hyperlink>
      <w:r w:rsidRPr="00507066">
        <w:rPr>
          <w:rFonts w:asciiTheme="minorHAnsi" w:hAnsiTheme="minorHAnsi" w:cstheme="minorHAnsi"/>
          <w:lang w:val="el-GR"/>
        </w:rPr>
        <w:t xml:space="preserve"> </w:t>
      </w:r>
      <w:r w:rsidRPr="00507066">
        <w:rPr>
          <w:rFonts w:asciiTheme="minorHAnsi" w:hAnsiTheme="minorHAnsi" w:cstheme="minorHAnsi"/>
          <w:lang w:val="el-GR"/>
        </w:rPr>
        <w:t xml:space="preserve">ένας κατάλογος αρχείων </w:t>
      </w:r>
      <w:r w:rsidRPr="00507066">
        <w:rPr>
          <w:rFonts w:asciiTheme="minorHAnsi" w:hAnsiTheme="minorHAnsi" w:cstheme="minorHAnsi"/>
        </w:rPr>
        <w:t>train</w:t>
      </w:r>
      <w:r w:rsidRPr="00507066">
        <w:rPr>
          <w:rFonts w:asciiTheme="minorHAnsi" w:hAnsiTheme="minorHAnsi" w:cstheme="minorHAnsi"/>
          <w:lang w:val="el-GR"/>
        </w:rPr>
        <w:t xml:space="preserve">, με </w:t>
      </w:r>
      <w:proofErr w:type="spellStart"/>
      <w:r w:rsidRPr="00507066">
        <w:rPr>
          <w:rFonts w:asciiTheme="minorHAnsi" w:hAnsiTheme="minorHAnsi" w:cstheme="minorHAnsi"/>
          <w:lang w:val="el-GR"/>
        </w:rPr>
        <w:t>υποκαταλόγους</w:t>
      </w:r>
      <w:proofErr w:type="spellEnd"/>
      <w:r w:rsidRPr="00507066">
        <w:rPr>
          <w:rFonts w:asciiTheme="minorHAnsi" w:hAnsiTheme="minorHAnsi" w:cstheme="minorHAnsi"/>
          <w:lang w:val="el-GR"/>
        </w:rPr>
        <w:t xml:space="preserve"> ομιλίας (</w:t>
      </w:r>
      <w:r w:rsidRPr="00507066">
        <w:rPr>
          <w:rFonts w:asciiTheme="minorHAnsi" w:hAnsiTheme="minorHAnsi" w:cstheme="minorHAnsi"/>
        </w:rPr>
        <w:t>speech</w:t>
      </w:r>
      <w:r w:rsidRPr="00507066">
        <w:rPr>
          <w:rFonts w:asciiTheme="minorHAnsi" w:hAnsiTheme="minorHAnsi" w:cstheme="minorHAnsi"/>
          <w:lang w:val="el-GR"/>
        </w:rPr>
        <w:t>) και υποβάθρου (</w:t>
      </w:r>
      <w:r w:rsidRPr="00507066">
        <w:rPr>
          <w:rFonts w:asciiTheme="minorHAnsi" w:hAnsiTheme="minorHAnsi" w:cstheme="minorHAnsi"/>
        </w:rPr>
        <w:t>noise</w:t>
      </w:r>
      <w:r w:rsidRPr="00507066">
        <w:rPr>
          <w:rFonts w:asciiTheme="minorHAnsi" w:hAnsiTheme="minorHAnsi" w:cstheme="minorHAnsi"/>
          <w:lang w:val="el-GR"/>
        </w:rPr>
        <w:t>).</w:t>
      </w:r>
      <w:r w:rsidRPr="00507066">
        <w:rPr>
          <w:rFonts w:asciiTheme="minorHAnsi" w:hAnsiTheme="minorHAnsi" w:cstheme="minorHAnsi"/>
          <w:lang w:val="el-GR"/>
        </w:rPr>
        <w:t xml:space="preserve"> </w:t>
      </w:r>
      <w:r w:rsidRPr="00507066">
        <w:rPr>
          <w:rFonts w:asciiTheme="minorHAnsi" w:hAnsiTheme="minorHAnsi" w:cstheme="minorHAnsi"/>
          <w:lang w:val="el-GR"/>
        </w:rPr>
        <w:t>Μπορείτε να χρησιμοποιήσετε ένα υποσύνολο των αρχείων αυτών.</w:t>
      </w:r>
      <w:r w:rsidRPr="00507066">
        <w:rPr>
          <w:rFonts w:asciiTheme="minorHAnsi" w:hAnsiTheme="minorHAnsi" w:cstheme="minorHAnsi"/>
          <w:lang w:val="el-GR"/>
        </w:rPr>
        <w:t xml:space="preserve"> </w:t>
      </w:r>
      <w:r w:rsidRPr="00507066">
        <w:rPr>
          <w:rFonts w:asciiTheme="minorHAnsi" w:hAnsiTheme="minorHAnsi" w:cstheme="minorHAnsi"/>
          <w:lang w:val="el-GR"/>
        </w:rPr>
        <w:t xml:space="preserve">Για την τελική δοκιμή παρέχεται ένας κατάλογος </w:t>
      </w:r>
      <w:r w:rsidRPr="00507066">
        <w:rPr>
          <w:rFonts w:asciiTheme="minorHAnsi" w:hAnsiTheme="minorHAnsi" w:cstheme="minorHAnsi"/>
        </w:rPr>
        <w:t>test</w:t>
      </w:r>
      <w:r w:rsidRPr="00507066">
        <w:rPr>
          <w:rFonts w:asciiTheme="minorHAnsi" w:hAnsiTheme="minorHAnsi" w:cstheme="minorHAnsi"/>
          <w:lang w:val="el-GR"/>
        </w:rPr>
        <w:t xml:space="preserve"> με ένα μεικτό αρχείο, καθώς και τα σχετικά </w:t>
      </w:r>
      <w:r w:rsidRPr="00507066">
        <w:rPr>
          <w:rFonts w:asciiTheme="minorHAnsi" w:hAnsiTheme="minorHAnsi" w:cstheme="minorHAnsi"/>
        </w:rPr>
        <w:t>transcriptions</w:t>
      </w:r>
      <w:r w:rsidRPr="00507066">
        <w:rPr>
          <w:rFonts w:asciiTheme="minorHAnsi" w:hAnsiTheme="minorHAnsi" w:cstheme="minorHAnsi"/>
          <w:lang w:val="el-GR"/>
        </w:rPr>
        <w:t xml:space="preserve"> σε </w:t>
      </w:r>
      <w:proofErr w:type="spellStart"/>
      <w:r w:rsidRPr="00507066">
        <w:rPr>
          <w:rFonts w:asciiTheme="minorHAnsi" w:hAnsiTheme="minorHAnsi" w:cstheme="minorHAnsi"/>
        </w:rPr>
        <w:t>json</w:t>
      </w:r>
      <w:proofErr w:type="spellEnd"/>
      <w:r w:rsidRPr="00507066">
        <w:rPr>
          <w:rFonts w:asciiTheme="minorHAnsi" w:hAnsiTheme="minorHAnsi" w:cstheme="minorHAnsi"/>
          <w:lang w:val="el-GR"/>
        </w:rPr>
        <w:t xml:space="preserve"> </w:t>
      </w:r>
      <w:r w:rsidRPr="00507066">
        <w:rPr>
          <w:rFonts w:asciiTheme="minorHAnsi" w:hAnsiTheme="minorHAnsi" w:cstheme="minorHAnsi"/>
        </w:rPr>
        <w:t>format</w:t>
      </w:r>
      <w:r w:rsidRPr="00507066">
        <w:rPr>
          <w:rFonts w:asciiTheme="minorHAnsi" w:hAnsiTheme="minorHAnsi" w:cstheme="minorHAnsi"/>
          <w:lang w:val="el-GR"/>
        </w:rPr>
        <w:t xml:space="preserve"> (</w:t>
      </w:r>
      <w:proofErr w:type="spellStart"/>
      <w:r w:rsidRPr="00507066">
        <w:rPr>
          <w:rFonts w:asciiTheme="minorHAnsi" w:hAnsiTheme="minorHAnsi" w:cstheme="minorHAnsi"/>
          <w:lang w:val="el-GR"/>
        </w:rPr>
        <w:t>υποκατάλογος</w:t>
      </w:r>
      <w:proofErr w:type="spellEnd"/>
      <w:r w:rsidRPr="00507066">
        <w:rPr>
          <w:rFonts w:asciiTheme="minorHAnsi" w:hAnsiTheme="minorHAnsi" w:cstheme="minorHAnsi"/>
          <w:lang w:val="el-GR"/>
        </w:rPr>
        <w:t xml:space="preserve"> </w:t>
      </w:r>
      <w:r w:rsidRPr="00507066">
        <w:rPr>
          <w:rFonts w:asciiTheme="minorHAnsi" w:hAnsiTheme="minorHAnsi" w:cstheme="minorHAnsi"/>
        </w:rPr>
        <w:t>transcriptions</w:t>
      </w:r>
      <w:r w:rsidRPr="00507066">
        <w:rPr>
          <w:rFonts w:asciiTheme="minorHAnsi" w:hAnsiTheme="minorHAnsi" w:cstheme="minorHAnsi"/>
          <w:lang w:val="el-GR"/>
        </w:rPr>
        <w:t xml:space="preserve">). Από τα </w:t>
      </w:r>
      <w:proofErr w:type="spellStart"/>
      <w:r w:rsidRPr="00507066">
        <w:rPr>
          <w:rFonts w:asciiTheme="minorHAnsi" w:hAnsiTheme="minorHAnsi" w:cstheme="minorHAnsi"/>
        </w:rPr>
        <w:t>json</w:t>
      </w:r>
      <w:proofErr w:type="spellEnd"/>
      <w:r w:rsidRPr="00507066">
        <w:rPr>
          <w:rFonts w:asciiTheme="minorHAnsi" w:hAnsiTheme="minorHAnsi" w:cstheme="minorHAnsi"/>
          <w:lang w:val="el-GR"/>
        </w:rPr>
        <w:t xml:space="preserve"> αρχεία, θα χρειαστεί να διατηρήσετε μόνο τα δεδομένα που αφορούν στο </w:t>
      </w:r>
      <w:r w:rsidRPr="00507066">
        <w:rPr>
          <w:rFonts w:asciiTheme="minorHAnsi" w:hAnsiTheme="minorHAnsi" w:cstheme="minorHAnsi"/>
        </w:rPr>
        <w:t>test</w:t>
      </w:r>
      <w:r w:rsidRPr="00507066">
        <w:rPr>
          <w:rFonts w:asciiTheme="minorHAnsi" w:hAnsiTheme="minorHAnsi" w:cstheme="minorHAnsi"/>
          <w:lang w:val="el-GR"/>
        </w:rPr>
        <w:t xml:space="preserve"> αρχείο που δίνεται και να αγνοήσετε την υπόλοιπη πληροφορία.</w:t>
      </w:r>
    </w:p>
    <w:p w14:paraId="4B9237C3" w14:textId="3A76DD48" w:rsidR="00507066" w:rsidRPr="00507066" w:rsidRDefault="00507066" w:rsidP="00507066">
      <w:pPr>
        <w:pStyle w:val="p1"/>
        <w:jc w:val="both"/>
        <w:rPr>
          <w:rFonts w:asciiTheme="minorHAnsi" w:hAnsiTheme="minorHAnsi" w:cstheme="minorHAnsi"/>
          <w:lang w:val="el-GR"/>
        </w:rPr>
      </w:pPr>
      <w:r w:rsidRPr="00507066">
        <w:rPr>
          <w:rFonts w:asciiTheme="minorHAnsi" w:hAnsiTheme="minorHAnsi" w:cstheme="minorHAnsi"/>
          <w:lang w:val="el-GR"/>
        </w:rPr>
        <w:t>Όλα τα αρχεία προέρχονται από γνωστά, δημόσια σύνολα δεδομένων (</w:t>
      </w:r>
      <w:r w:rsidRPr="00507066">
        <w:rPr>
          <w:rFonts w:asciiTheme="minorHAnsi" w:hAnsiTheme="minorHAnsi" w:cstheme="minorHAnsi"/>
        </w:rPr>
        <w:t>https</w:t>
      </w:r>
      <w:r w:rsidRPr="00507066">
        <w:rPr>
          <w:rFonts w:asciiTheme="minorHAnsi" w:hAnsiTheme="minorHAnsi" w:cstheme="minorHAnsi"/>
          <w:lang w:val="el-GR"/>
        </w:rPr>
        <w:t>://</w:t>
      </w:r>
      <w:r w:rsidRPr="00507066">
        <w:rPr>
          <w:rFonts w:asciiTheme="minorHAnsi" w:hAnsiTheme="minorHAnsi" w:cstheme="minorHAnsi"/>
        </w:rPr>
        <w:t>www</w:t>
      </w:r>
      <w:r w:rsidRPr="00507066">
        <w:rPr>
          <w:rFonts w:asciiTheme="minorHAnsi" w:hAnsiTheme="minorHAnsi" w:cstheme="minorHAnsi"/>
          <w:lang w:val="el-GR"/>
        </w:rPr>
        <w:t>.</w:t>
      </w:r>
      <w:proofErr w:type="spellStart"/>
      <w:r w:rsidRPr="00507066">
        <w:rPr>
          <w:rFonts w:asciiTheme="minorHAnsi" w:hAnsiTheme="minorHAnsi" w:cstheme="minorHAnsi"/>
        </w:rPr>
        <w:t>openslr</w:t>
      </w:r>
      <w:proofErr w:type="spellEnd"/>
      <w:r w:rsidRPr="00507066">
        <w:rPr>
          <w:rFonts w:asciiTheme="minorHAnsi" w:hAnsiTheme="minorHAnsi" w:cstheme="minorHAnsi"/>
          <w:lang w:val="el-GR"/>
        </w:rPr>
        <w:t>.</w:t>
      </w:r>
      <w:r w:rsidRPr="00507066">
        <w:rPr>
          <w:rFonts w:asciiTheme="minorHAnsi" w:hAnsiTheme="minorHAnsi" w:cstheme="minorHAnsi"/>
        </w:rPr>
        <w:t>org</w:t>
      </w:r>
      <w:r w:rsidRPr="00507066">
        <w:rPr>
          <w:rFonts w:asciiTheme="minorHAnsi" w:hAnsiTheme="minorHAnsi" w:cstheme="minorHAnsi"/>
          <w:lang w:val="el-GR"/>
        </w:rPr>
        <w:t xml:space="preserve">, συλλογές </w:t>
      </w:r>
      <w:r w:rsidRPr="00507066">
        <w:rPr>
          <w:rFonts w:asciiTheme="minorHAnsi" w:hAnsiTheme="minorHAnsi" w:cstheme="minorHAnsi"/>
        </w:rPr>
        <w:t>MUSAN</w:t>
      </w:r>
      <w:r w:rsidRPr="00507066">
        <w:rPr>
          <w:rFonts w:asciiTheme="minorHAnsi" w:hAnsiTheme="minorHAnsi" w:cstheme="minorHAnsi"/>
          <w:lang w:val="el-GR"/>
        </w:rPr>
        <w:t xml:space="preserve"> και </w:t>
      </w:r>
      <w:proofErr w:type="spellStart"/>
      <w:r w:rsidRPr="00507066">
        <w:rPr>
          <w:rFonts w:asciiTheme="minorHAnsi" w:hAnsiTheme="minorHAnsi" w:cstheme="minorHAnsi"/>
        </w:rPr>
        <w:t>CHiME</w:t>
      </w:r>
      <w:proofErr w:type="spellEnd"/>
      <w:r w:rsidRPr="00507066">
        <w:rPr>
          <w:rFonts w:asciiTheme="minorHAnsi" w:hAnsiTheme="minorHAnsi" w:cstheme="minorHAnsi"/>
          <w:lang w:val="el-GR"/>
        </w:rPr>
        <w:t xml:space="preserve">) και ίσως χρειαστεί η τμηματική επεξεργασία τους, αναλόγως του τρόπου ανάλυσης που θα επιλέξετε. Ανεξαρτήτως προσέγγισης, προσπαθήστε να </w:t>
      </w:r>
      <w:proofErr w:type="spellStart"/>
      <w:r w:rsidRPr="00507066">
        <w:rPr>
          <w:rFonts w:asciiTheme="minorHAnsi" w:hAnsiTheme="minorHAnsi" w:cstheme="minorHAnsi"/>
          <w:lang w:val="el-GR"/>
        </w:rPr>
        <w:t>ποσοτικοποιήσετε</w:t>
      </w:r>
      <w:proofErr w:type="spellEnd"/>
      <w:r w:rsidRPr="00507066">
        <w:rPr>
          <w:rFonts w:asciiTheme="minorHAnsi" w:hAnsiTheme="minorHAnsi" w:cstheme="minorHAnsi"/>
          <w:lang w:val="el-GR"/>
        </w:rPr>
        <w:t xml:space="preserve"> κατάλληλα τις επιδόσεις των </w:t>
      </w:r>
      <w:proofErr w:type="spellStart"/>
      <w:r w:rsidRPr="00507066">
        <w:rPr>
          <w:rFonts w:asciiTheme="minorHAnsi" w:hAnsiTheme="minorHAnsi" w:cstheme="minorHAnsi"/>
          <w:lang w:val="el-GR"/>
        </w:rPr>
        <w:t>ταξινομητών</w:t>
      </w:r>
      <w:proofErr w:type="spellEnd"/>
      <w:r w:rsidRPr="00507066">
        <w:rPr>
          <w:rFonts w:asciiTheme="minorHAnsi" w:hAnsiTheme="minorHAnsi" w:cstheme="minorHAnsi"/>
          <w:lang w:val="el-GR"/>
        </w:rPr>
        <w:t>.</w:t>
      </w:r>
    </w:p>
    <w:p w14:paraId="43720DD4" w14:textId="77777777" w:rsidR="00507066" w:rsidRPr="00507066" w:rsidRDefault="00507066" w:rsidP="00507066">
      <w:pPr>
        <w:pStyle w:val="p3"/>
        <w:jc w:val="both"/>
        <w:rPr>
          <w:rFonts w:asciiTheme="minorHAnsi" w:hAnsiTheme="minorHAnsi" w:cstheme="minorHAnsi"/>
          <w:lang w:val="el-GR"/>
        </w:rPr>
      </w:pPr>
      <w:r w:rsidRPr="00507066">
        <w:rPr>
          <w:rFonts w:asciiTheme="minorHAnsi" w:hAnsiTheme="minorHAnsi" w:cstheme="minorHAnsi"/>
          <w:b/>
          <w:bCs/>
          <w:lang w:val="el-GR"/>
        </w:rPr>
        <w:t>Σημειώσεις:</w:t>
      </w:r>
    </w:p>
    <w:p w14:paraId="4FEAB869" w14:textId="453299B3" w:rsidR="00F94B4A" w:rsidRDefault="00507066" w:rsidP="00507066">
      <w:pPr>
        <w:pStyle w:val="p1"/>
        <w:jc w:val="both"/>
        <w:rPr>
          <w:rFonts w:asciiTheme="minorHAnsi" w:hAnsiTheme="minorHAnsi" w:cstheme="minorHAnsi"/>
        </w:rPr>
      </w:pPr>
      <w:r w:rsidRPr="00507066">
        <w:rPr>
          <w:rFonts w:asciiTheme="minorHAnsi" w:hAnsiTheme="minorHAnsi" w:cstheme="minorHAnsi"/>
          <w:lang w:val="el-GR"/>
        </w:rPr>
        <w:lastRenderedPageBreak/>
        <w:t xml:space="preserve">Δεν μπορείτε να χρησιμοποιήσετε άλλου είδους </w:t>
      </w:r>
      <w:proofErr w:type="spellStart"/>
      <w:r w:rsidRPr="00507066">
        <w:rPr>
          <w:rFonts w:asciiTheme="minorHAnsi" w:hAnsiTheme="minorHAnsi" w:cstheme="minorHAnsi"/>
          <w:lang w:val="el-GR"/>
        </w:rPr>
        <w:t>νευρωνικό</w:t>
      </w:r>
      <w:proofErr w:type="spellEnd"/>
      <w:r w:rsidRPr="00507066">
        <w:rPr>
          <w:rFonts w:asciiTheme="minorHAnsi" w:hAnsiTheme="minorHAnsi" w:cstheme="minorHAnsi"/>
          <w:lang w:val="el-GR"/>
        </w:rPr>
        <w:t xml:space="preserve"> δίκτυο.</w:t>
      </w:r>
      <w:r w:rsidRPr="00507066">
        <w:rPr>
          <w:rFonts w:asciiTheme="minorHAnsi" w:hAnsiTheme="minorHAnsi" w:cstheme="minorHAnsi"/>
          <w:lang w:val="el-GR"/>
        </w:rPr>
        <w:t xml:space="preserve"> </w:t>
      </w:r>
      <w:r w:rsidRPr="00507066">
        <w:rPr>
          <w:rFonts w:asciiTheme="minorHAnsi" w:hAnsiTheme="minorHAnsi" w:cstheme="minorHAnsi"/>
          <w:lang w:val="el-GR"/>
        </w:rPr>
        <w:t xml:space="preserve">Δεν είναι αποδεκτή η χρήση έτοιμων </w:t>
      </w:r>
      <w:r w:rsidRPr="00507066">
        <w:rPr>
          <w:rFonts w:asciiTheme="minorHAnsi" w:hAnsiTheme="minorHAnsi" w:cstheme="minorHAnsi"/>
        </w:rPr>
        <w:t>web</w:t>
      </w:r>
      <w:r w:rsidRPr="00507066">
        <w:rPr>
          <w:rFonts w:asciiTheme="minorHAnsi" w:hAnsiTheme="minorHAnsi" w:cstheme="minorHAnsi"/>
          <w:lang w:val="el-GR"/>
        </w:rPr>
        <w:t xml:space="preserve"> </w:t>
      </w:r>
      <w:r w:rsidRPr="00507066">
        <w:rPr>
          <w:rFonts w:asciiTheme="minorHAnsi" w:hAnsiTheme="minorHAnsi" w:cstheme="minorHAnsi"/>
        </w:rPr>
        <w:t>services</w:t>
      </w:r>
      <w:r w:rsidRPr="00507066">
        <w:rPr>
          <w:rFonts w:asciiTheme="minorHAnsi" w:hAnsiTheme="minorHAnsi" w:cstheme="minorHAnsi"/>
          <w:lang w:val="el-GR"/>
        </w:rPr>
        <w:t xml:space="preserve"> ή </w:t>
      </w:r>
      <w:r w:rsidRPr="00507066">
        <w:rPr>
          <w:rFonts w:asciiTheme="minorHAnsi" w:hAnsiTheme="minorHAnsi" w:cstheme="minorHAnsi"/>
        </w:rPr>
        <w:t>APIs</w:t>
      </w:r>
      <w:r w:rsidRPr="00507066">
        <w:rPr>
          <w:rFonts w:asciiTheme="minorHAnsi" w:hAnsiTheme="minorHAnsi" w:cstheme="minorHAnsi"/>
          <w:lang w:val="el-GR"/>
        </w:rPr>
        <w:t xml:space="preserve"> για </w:t>
      </w:r>
      <w:r w:rsidRPr="00507066">
        <w:rPr>
          <w:rFonts w:asciiTheme="minorHAnsi" w:hAnsiTheme="minorHAnsi" w:cstheme="minorHAnsi"/>
        </w:rPr>
        <w:t>speech</w:t>
      </w:r>
      <w:r w:rsidRPr="00507066">
        <w:rPr>
          <w:rFonts w:asciiTheme="minorHAnsi" w:hAnsiTheme="minorHAnsi" w:cstheme="minorHAnsi"/>
          <w:lang w:val="el-GR"/>
        </w:rPr>
        <w:t xml:space="preserve"> </w:t>
      </w:r>
      <w:r w:rsidRPr="00507066">
        <w:rPr>
          <w:rFonts w:asciiTheme="minorHAnsi" w:hAnsiTheme="minorHAnsi" w:cstheme="minorHAnsi"/>
        </w:rPr>
        <w:t>recognition</w:t>
      </w:r>
      <w:r w:rsidRPr="00507066">
        <w:rPr>
          <w:rFonts w:asciiTheme="minorHAnsi" w:hAnsiTheme="minorHAnsi" w:cstheme="minorHAnsi"/>
          <w:lang w:val="el-GR"/>
        </w:rPr>
        <w:t>.</w:t>
      </w:r>
      <w:r w:rsidRPr="00507066">
        <w:rPr>
          <w:rFonts w:asciiTheme="minorHAnsi" w:hAnsiTheme="minorHAnsi" w:cstheme="minorHAnsi"/>
          <w:lang w:val="el-GR"/>
        </w:rPr>
        <w:t xml:space="preserve"> </w:t>
      </w:r>
      <w:r w:rsidRPr="00507066">
        <w:rPr>
          <w:rFonts w:asciiTheme="minorHAnsi" w:hAnsiTheme="minorHAnsi" w:cstheme="minorHAnsi"/>
          <w:lang w:val="el-GR"/>
        </w:rPr>
        <w:t xml:space="preserve">Δεν μπορείτε να χρησιμοποιήσετε </w:t>
      </w:r>
      <w:r w:rsidRPr="00507066">
        <w:rPr>
          <w:rFonts w:asciiTheme="minorHAnsi" w:hAnsiTheme="minorHAnsi" w:cstheme="minorHAnsi"/>
        </w:rPr>
        <w:t>transfer</w:t>
      </w:r>
      <w:r w:rsidRPr="00507066">
        <w:rPr>
          <w:rFonts w:asciiTheme="minorHAnsi" w:hAnsiTheme="minorHAnsi" w:cstheme="minorHAnsi"/>
          <w:lang w:val="el-GR"/>
        </w:rPr>
        <w:t xml:space="preserve"> </w:t>
      </w:r>
      <w:r w:rsidRPr="00507066">
        <w:rPr>
          <w:rFonts w:asciiTheme="minorHAnsi" w:hAnsiTheme="minorHAnsi" w:cstheme="minorHAnsi"/>
        </w:rPr>
        <w:t>learning</w:t>
      </w:r>
      <w:r w:rsidRPr="00507066">
        <w:rPr>
          <w:rFonts w:asciiTheme="minorHAnsi" w:hAnsiTheme="minorHAnsi" w:cstheme="minorHAnsi"/>
          <w:lang w:val="el-GR"/>
        </w:rPr>
        <w:t xml:space="preserve"> από ήδη εκπαιδευμένα δίκτυα.</w:t>
      </w:r>
      <w:r w:rsidRPr="00507066">
        <w:rPr>
          <w:rFonts w:asciiTheme="minorHAnsi" w:hAnsiTheme="minorHAnsi" w:cstheme="minorHAnsi"/>
          <w:lang w:val="el-GR"/>
        </w:rPr>
        <w:t xml:space="preserve"> </w:t>
      </w:r>
      <w:proofErr w:type="spellStart"/>
      <w:r w:rsidRPr="00507066">
        <w:rPr>
          <w:rFonts w:asciiTheme="minorHAnsi" w:hAnsiTheme="minorHAnsi" w:cstheme="minorHAnsi"/>
        </w:rPr>
        <w:t>Οι</w:t>
      </w:r>
      <w:proofErr w:type="spellEnd"/>
      <w:r w:rsidRPr="00507066">
        <w:rPr>
          <w:rFonts w:asciiTheme="minorHAnsi" w:hAnsiTheme="minorHAnsi" w:cstheme="minorHAnsi"/>
        </w:rPr>
        <w:t xml:space="preserve"> α</w:t>
      </w:r>
      <w:proofErr w:type="spellStart"/>
      <w:r w:rsidRPr="00507066">
        <w:rPr>
          <w:rFonts w:asciiTheme="minorHAnsi" w:hAnsiTheme="minorHAnsi" w:cstheme="minorHAnsi"/>
        </w:rPr>
        <w:t>ντίστοιχες</w:t>
      </w:r>
      <w:proofErr w:type="spellEnd"/>
      <w:r w:rsidRPr="00507066">
        <w:rPr>
          <w:rFonts w:asciiTheme="minorHAnsi" w:hAnsiTheme="minorHAnsi" w:cstheme="minorHAnsi"/>
        </w:rPr>
        <w:t xml:space="preserve"> </w:t>
      </w:r>
      <w:proofErr w:type="spellStart"/>
      <w:r w:rsidRPr="00507066">
        <w:rPr>
          <w:rFonts w:asciiTheme="minorHAnsi" w:hAnsiTheme="minorHAnsi" w:cstheme="minorHAnsi"/>
        </w:rPr>
        <w:t>λύσεις</w:t>
      </w:r>
      <w:proofErr w:type="spellEnd"/>
      <w:r w:rsidRPr="00507066">
        <w:rPr>
          <w:rFonts w:asciiTheme="minorHAnsi" w:hAnsiTheme="minorHAnsi" w:cstheme="minorHAnsi"/>
        </w:rPr>
        <w:t xml:space="preserve"> </w:t>
      </w:r>
      <w:proofErr w:type="spellStart"/>
      <w:r w:rsidRPr="00507066">
        <w:rPr>
          <w:rFonts w:asciiTheme="minorHAnsi" w:hAnsiTheme="minorHAnsi" w:cstheme="minorHAnsi"/>
        </w:rPr>
        <w:t>μηδενίζοντ</w:t>
      </w:r>
      <w:proofErr w:type="spellEnd"/>
      <w:r w:rsidRPr="00507066">
        <w:rPr>
          <w:rFonts w:asciiTheme="minorHAnsi" w:hAnsiTheme="minorHAnsi" w:cstheme="minorHAnsi"/>
        </w:rPr>
        <w:t>αι.</w:t>
      </w:r>
    </w:p>
    <w:p w14:paraId="50FAF76D" w14:textId="77777777" w:rsidR="008274F6" w:rsidRDefault="008274F6" w:rsidP="00507066">
      <w:pPr>
        <w:pStyle w:val="p1"/>
        <w:jc w:val="both"/>
        <w:rPr>
          <w:rFonts w:asciiTheme="minorHAnsi" w:hAnsiTheme="minorHAnsi" w:cstheme="minorHAnsi"/>
        </w:rPr>
      </w:pPr>
    </w:p>
    <w:p w14:paraId="7E1C5D50" w14:textId="77777777" w:rsidR="008274F6" w:rsidRDefault="008274F6" w:rsidP="00507066">
      <w:pPr>
        <w:pStyle w:val="p1"/>
        <w:jc w:val="both"/>
        <w:rPr>
          <w:rFonts w:asciiTheme="minorHAnsi" w:hAnsiTheme="minorHAnsi" w:cstheme="minorHAnsi"/>
        </w:rPr>
      </w:pPr>
    </w:p>
    <w:p w14:paraId="3327E38A" w14:textId="77777777" w:rsidR="008274F6" w:rsidRDefault="008274F6" w:rsidP="00507066">
      <w:pPr>
        <w:pStyle w:val="p1"/>
        <w:jc w:val="both"/>
        <w:rPr>
          <w:rFonts w:asciiTheme="minorHAnsi" w:hAnsiTheme="minorHAnsi" w:cstheme="minorHAnsi"/>
        </w:rPr>
      </w:pPr>
    </w:p>
    <w:p w14:paraId="6610742F" w14:textId="77777777" w:rsidR="008274F6" w:rsidRDefault="008274F6" w:rsidP="00507066">
      <w:pPr>
        <w:pStyle w:val="p1"/>
        <w:jc w:val="both"/>
        <w:rPr>
          <w:rFonts w:asciiTheme="minorHAnsi" w:hAnsiTheme="minorHAnsi" w:cstheme="minorHAnsi"/>
        </w:rPr>
      </w:pPr>
    </w:p>
    <w:p w14:paraId="7769FE3C" w14:textId="77777777" w:rsidR="008274F6" w:rsidRDefault="008274F6" w:rsidP="00507066">
      <w:pPr>
        <w:pStyle w:val="p1"/>
        <w:jc w:val="both"/>
        <w:rPr>
          <w:rFonts w:asciiTheme="minorHAnsi" w:hAnsiTheme="minorHAnsi" w:cstheme="minorHAnsi"/>
        </w:rPr>
      </w:pPr>
    </w:p>
    <w:p w14:paraId="64FC6F89" w14:textId="77777777" w:rsidR="008274F6" w:rsidRDefault="008274F6" w:rsidP="00507066">
      <w:pPr>
        <w:pStyle w:val="p1"/>
        <w:jc w:val="both"/>
        <w:rPr>
          <w:rFonts w:asciiTheme="minorHAnsi" w:hAnsiTheme="minorHAnsi" w:cstheme="minorHAnsi"/>
        </w:rPr>
      </w:pPr>
    </w:p>
    <w:p w14:paraId="709D394D" w14:textId="77777777" w:rsidR="008274F6" w:rsidRDefault="008274F6" w:rsidP="00507066">
      <w:pPr>
        <w:pStyle w:val="p1"/>
        <w:jc w:val="both"/>
        <w:rPr>
          <w:rFonts w:asciiTheme="minorHAnsi" w:hAnsiTheme="minorHAnsi" w:cstheme="minorHAnsi"/>
        </w:rPr>
      </w:pPr>
    </w:p>
    <w:p w14:paraId="17E0C3ED" w14:textId="77777777" w:rsidR="008274F6" w:rsidRDefault="008274F6" w:rsidP="00507066">
      <w:pPr>
        <w:pStyle w:val="p1"/>
        <w:jc w:val="both"/>
        <w:rPr>
          <w:rFonts w:asciiTheme="minorHAnsi" w:hAnsiTheme="minorHAnsi" w:cstheme="minorHAnsi"/>
        </w:rPr>
      </w:pPr>
    </w:p>
    <w:p w14:paraId="67711070" w14:textId="77777777" w:rsidR="008274F6" w:rsidRDefault="008274F6" w:rsidP="00507066">
      <w:pPr>
        <w:pStyle w:val="p1"/>
        <w:jc w:val="both"/>
        <w:rPr>
          <w:rFonts w:asciiTheme="minorHAnsi" w:hAnsiTheme="minorHAnsi" w:cstheme="minorHAnsi"/>
        </w:rPr>
      </w:pPr>
    </w:p>
    <w:p w14:paraId="59EEF2FD" w14:textId="77777777" w:rsidR="008274F6" w:rsidRDefault="008274F6" w:rsidP="00507066">
      <w:pPr>
        <w:pStyle w:val="p1"/>
        <w:jc w:val="both"/>
        <w:rPr>
          <w:rFonts w:asciiTheme="minorHAnsi" w:hAnsiTheme="minorHAnsi" w:cstheme="minorHAnsi"/>
        </w:rPr>
      </w:pPr>
    </w:p>
    <w:p w14:paraId="0ADB16DC" w14:textId="77777777" w:rsidR="008274F6" w:rsidRDefault="008274F6" w:rsidP="00507066">
      <w:pPr>
        <w:pStyle w:val="p1"/>
        <w:jc w:val="both"/>
        <w:rPr>
          <w:rFonts w:asciiTheme="minorHAnsi" w:hAnsiTheme="minorHAnsi" w:cstheme="minorHAnsi"/>
        </w:rPr>
      </w:pPr>
    </w:p>
    <w:p w14:paraId="6E762DCC" w14:textId="77777777" w:rsidR="008274F6" w:rsidRDefault="008274F6" w:rsidP="00507066">
      <w:pPr>
        <w:pStyle w:val="p1"/>
        <w:jc w:val="both"/>
        <w:rPr>
          <w:rFonts w:asciiTheme="minorHAnsi" w:hAnsiTheme="minorHAnsi" w:cstheme="minorHAnsi"/>
        </w:rPr>
      </w:pPr>
    </w:p>
    <w:p w14:paraId="086BC02C" w14:textId="77777777" w:rsidR="008274F6" w:rsidRDefault="008274F6" w:rsidP="00507066">
      <w:pPr>
        <w:pStyle w:val="p1"/>
        <w:jc w:val="both"/>
        <w:rPr>
          <w:rFonts w:asciiTheme="minorHAnsi" w:hAnsiTheme="minorHAnsi" w:cstheme="minorHAnsi"/>
        </w:rPr>
      </w:pPr>
    </w:p>
    <w:p w14:paraId="6C8AF0EF" w14:textId="77777777" w:rsidR="008274F6" w:rsidRDefault="008274F6" w:rsidP="00507066">
      <w:pPr>
        <w:pStyle w:val="p1"/>
        <w:jc w:val="both"/>
        <w:rPr>
          <w:rFonts w:asciiTheme="minorHAnsi" w:hAnsiTheme="minorHAnsi" w:cstheme="minorHAnsi"/>
        </w:rPr>
      </w:pPr>
    </w:p>
    <w:p w14:paraId="7FE0DBD1" w14:textId="77777777" w:rsidR="008274F6" w:rsidRDefault="008274F6" w:rsidP="00507066">
      <w:pPr>
        <w:pStyle w:val="p1"/>
        <w:jc w:val="both"/>
        <w:rPr>
          <w:rFonts w:asciiTheme="minorHAnsi" w:hAnsiTheme="minorHAnsi" w:cstheme="minorHAnsi"/>
        </w:rPr>
      </w:pPr>
    </w:p>
    <w:p w14:paraId="252C5031" w14:textId="77777777" w:rsidR="008274F6" w:rsidRDefault="008274F6" w:rsidP="00507066">
      <w:pPr>
        <w:pStyle w:val="p1"/>
        <w:jc w:val="both"/>
        <w:rPr>
          <w:rFonts w:asciiTheme="minorHAnsi" w:hAnsiTheme="minorHAnsi" w:cstheme="minorHAnsi"/>
        </w:rPr>
      </w:pPr>
    </w:p>
    <w:p w14:paraId="042CDF56" w14:textId="77777777" w:rsidR="008274F6" w:rsidRDefault="008274F6" w:rsidP="00507066">
      <w:pPr>
        <w:pStyle w:val="p1"/>
        <w:jc w:val="both"/>
        <w:rPr>
          <w:rFonts w:asciiTheme="minorHAnsi" w:hAnsiTheme="minorHAnsi" w:cstheme="minorHAnsi"/>
        </w:rPr>
      </w:pPr>
    </w:p>
    <w:p w14:paraId="357DDF73" w14:textId="77777777" w:rsidR="008274F6" w:rsidRDefault="008274F6" w:rsidP="00507066">
      <w:pPr>
        <w:pStyle w:val="p1"/>
        <w:jc w:val="both"/>
        <w:rPr>
          <w:rFonts w:asciiTheme="minorHAnsi" w:hAnsiTheme="minorHAnsi" w:cstheme="minorHAnsi"/>
        </w:rPr>
      </w:pPr>
    </w:p>
    <w:p w14:paraId="3E87BAAB" w14:textId="77777777" w:rsidR="008274F6" w:rsidRDefault="008274F6" w:rsidP="00507066">
      <w:pPr>
        <w:pStyle w:val="p1"/>
        <w:jc w:val="both"/>
        <w:rPr>
          <w:rFonts w:asciiTheme="minorHAnsi" w:hAnsiTheme="minorHAnsi" w:cstheme="minorHAnsi"/>
        </w:rPr>
      </w:pPr>
    </w:p>
    <w:p w14:paraId="3B64C109" w14:textId="77777777" w:rsidR="008274F6" w:rsidRDefault="008274F6" w:rsidP="00507066">
      <w:pPr>
        <w:pStyle w:val="p1"/>
        <w:jc w:val="both"/>
        <w:rPr>
          <w:rFonts w:asciiTheme="minorHAnsi" w:hAnsiTheme="minorHAnsi" w:cstheme="minorHAnsi"/>
        </w:rPr>
      </w:pPr>
    </w:p>
    <w:p w14:paraId="6D9FC8E8" w14:textId="77777777" w:rsidR="008274F6" w:rsidRDefault="008274F6" w:rsidP="00507066">
      <w:pPr>
        <w:pStyle w:val="p1"/>
        <w:jc w:val="both"/>
        <w:rPr>
          <w:rFonts w:asciiTheme="minorHAnsi" w:hAnsiTheme="minorHAnsi" w:cstheme="minorHAnsi"/>
        </w:rPr>
      </w:pPr>
    </w:p>
    <w:p w14:paraId="6A9F80BC" w14:textId="77777777" w:rsidR="008274F6" w:rsidRDefault="008274F6" w:rsidP="00507066">
      <w:pPr>
        <w:pStyle w:val="p1"/>
        <w:jc w:val="both"/>
        <w:rPr>
          <w:rFonts w:asciiTheme="minorHAnsi" w:hAnsiTheme="minorHAnsi" w:cstheme="minorHAnsi"/>
        </w:rPr>
      </w:pPr>
    </w:p>
    <w:p w14:paraId="4E1D192D" w14:textId="77777777" w:rsidR="008274F6" w:rsidRPr="00507066" w:rsidRDefault="008274F6" w:rsidP="00507066">
      <w:pPr>
        <w:pStyle w:val="p1"/>
        <w:jc w:val="both"/>
        <w:rPr>
          <w:rFonts w:asciiTheme="minorHAnsi" w:hAnsiTheme="minorHAnsi" w:cstheme="minorHAnsi"/>
          <w:lang w:val="el-GR"/>
        </w:rPr>
      </w:pPr>
    </w:p>
    <w:bookmarkStart w:id="0" w:name="_Toc200068192" w:displacedByCustomXml="next"/>
    <w:sdt>
      <w:sdtPr>
        <w:rPr>
          <w:rFonts w:ascii="Arial" w:hAnsi="Arial" w:cs="Arial"/>
          <w:b w:val="0"/>
          <w:bCs w:val="0"/>
          <w:color w:val="auto"/>
          <w:sz w:val="24"/>
          <w:szCs w:val="22"/>
          <w:lang w:val="el"/>
        </w:rPr>
        <w:id w:val="387466816"/>
        <w:docPartObj>
          <w:docPartGallery w:val="Table of Contents"/>
          <w:docPartUnique/>
        </w:docPartObj>
      </w:sdtPr>
      <w:sdtEndPr>
        <w:rPr>
          <w:rFonts w:ascii="Times New Roman" w:hAnsi="Times New Roman" w:cstheme="majorHAnsi"/>
          <w:szCs w:val="24"/>
          <w:lang w:val="el-GR"/>
        </w:rPr>
      </w:sdtEndPr>
      <w:sdtContent>
        <w:p w14:paraId="55FE4608" w14:textId="77777777" w:rsidR="00624126" w:rsidRPr="00245873" w:rsidRDefault="00624126" w:rsidP="00713ED0">
          <w:pPr>
            <w:pStyle w:val="Heading1"/>
            <w:rPr>
              <w:sz w:val="24"/>
            </w:rPr>
          </w:pPr>
          <w:r w:rsidRPr="00245873">
            <w:rPr>
              <w:sz w:val="24"/>
            </w:rPr>
            <w:t>ΠΕΡΙΕΧΟΜΕΝΑ</w:t>
          </w:r>
          <w:bookmarkEnd w:id="0"/>
        </w:p>
        <w:p w14:paraId="6D869F49" w14:textId="2AD57C5F" w:rsidR="00581563" w:rsidRPr="00581563" w:rsidRDefault="00624126">
          <w:pPr>
            <w:pStyle w:val="TOC1"/>
            <w:tabs>
              <w:tab w:val="right" w:leader="dot" w:pos="9019"/>
            </w:tabs>
            <w:rPr>
              <w:rFonts w:asciiTheme="majorHAnsi" w:eastAsiaTheme="minorEastAsia" w:hAnsiTheme="majorHAnsi" w:cstheme="majorHAnsi"/>
              <w:noProof/>
              <w:kern w:val="2"/>
              <w14:ligatures w14:val="standardContextual"/>
            </w:rPr>
          </w:pPr>
          <w:r w:rsidRPr="00581563">
            <w:rPr>
              <w:rFonts w:asciiTheme="majorHAnsi" w:hAnsiTheme="majorHAnsi" w:cstheme="majorHAnsi"/>
              <w:lang w:val="el"/>
            </w:rPr>
            <w:fldChar w:fldCharType="begin"/>
          </w:r>
          <w:r w:rsidRPr="00581563">
            <w:rPr>
              <w:rFonts w:asciiTheme="majorHAnsi" w:hAnsiTheme="majorHAnsi" w:cstheme="majorHAnsi"/>
            </w:rPr>
            <w:instrText xml:space="preserve"> TOC \o "1-3" \h \z \u </w:instrText>
          </w:r>
          <w:r w:rsidRPr="00581563">
            <w:rPr>
              <w:rFonts w:asciiTheme="majorHAnsi" w:hAnsiTheme="majorHAnsi" w:cstheme="majorHAnsi"/>
              <w:lang w:val="el"/>
            </w:rPr>
            <w:fldChar w:fldCharType="separate"/>
          </w:r>
          <w:hyperlink w:anchor="_Toc200068192" w:history="1">
            <w:r w:rsidR="00581563" w:rsidRPr="00581563">
              <w:rPr>
                <w:rStyle w:val="Hyperlink"/>
                <w:rFonts w:asciiTheme="majorHAnsi" w:hAnsiTheme="majorHAnsi" w:cstheme="majorHAnsi"/>
                <w:noProof/>
              </w:rPr>
              <w:t>ΠΕΡΙΕΧΟΜΕΝΑ</w:t>
            </w:r>
            <w:r w:rsidR="00581563" w:rsidRPr="00581563">
              <w:rPr>
                <w:rFonts w:asciiTheme="majorHAnsi" w:hAnsiTheme="majorHAnsi" w:cstheme="majorHAnsi"/>
                <w:noProof/>
                <w:webHidden/>
              </w:rPr>
              <w:tab/>
            </w:r>
            <w:r w:rsidR="00581563" w:rsidRPr="00581563">
              <w:rPr>
                <w:rFonts w:asciiTheme="majorHAnsi" w:hAnsiTheme="majorHAnsi" w:cstheme="majorHAnsi"/>
                <w:noProof/>
                <w:webHidden/>
              </w:rPr>
              <w:fldChar w:fldCharType="begin"/>
            </w:r>
            <w:r w:rsidR="00581563" w:rsidRPr="00581563">
              <w:rPr>
                <w:rFonts w:asciiTheme="majorHAnsi" w:hAnsiTheme="majorHAnsi" w:cstheme="majorHAnsi"/>
                <w:noProof/>
                <w:webHidden/>
              </w:rPr>
              <w:instrText xml:space="preserve"> PAGEREF _Toc200068192 \h </w:instrText>
            </w:r>
            <w:r w:rsidR="00581563" w:rsidRPr="00581563">
              <w:rPr>
                <w:rFonts w:asciiTheme="majorHAnsi" w:hAnsiTheme="majorHAnsi" w:cstheme="majorHAnsi"/>
                <w:noProof/>
                <w:webHidden/>
              </w:rPr>
            </w:r>
            <w:r w:rsidR="00581563" w:rsidRPr="00581563">
              <w:rPr>
                <w:rFonts w:asciiTheme="majorHAnsi" w:hAnsiTheme="majorHAnsi" w:cstheme="majorHAnsi"/>
                <w:noProof/>
                <w:webHidden/>
              </w:rPr>
              <w:fldChar w:fldCharType="separate"/>
            </w:r>
            <w:r w:rsidR="00581563" w:rsidRPr="00581563">
              <w:rPr>
                <w:rFonts w:asciiTheme="majorHAnsi" w:hAnsiTheme="majorHAnsi" w:cstheme="majorHAnsi"/>
                <w:noProof/>
                <w:webHidden/>
              </w:rPr>
              <w:t>4</w:t>
            </w:r>
            <w:r w:rsidR="00581563" w:rsidRPr="00581563">
              <w:rPr>
                <w:rFonts w:asciiTheme="majorHAnsi" w:hAnsiTheme="majorHAnsi" w:cstheme="majorHAnsi"/>
                <w:noProof/>
                <w:webHidden/>
              </w:rPr>
              <w:fldChar w:fldCharType="end"/>
            </w:r>
          </w:hyperlink>
        </w:p>
        <w:p w14:paraId="609993A7" w14:textId="61B1DB9A"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193" w:history="1">
            <w:r w:rsidRPr="00581563">
              <w:rPr>
                <w:rStyle w:val="Hyperlink"/>
                <w:rFonts w:asciiTheme="majorHAnsi" w:hAnsiTheme="majorHAnsi" w:cstheme="majorHAnsi"/>
                <w:noProof/>
              </w:rPr>
              <w:t>1. ΕΙΣΑΓΩΓΗ</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_Toc200068193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7EC2494D" w14:textId="23004309"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194" w:history="1">
            <w:r w:rsidRPr="00581563">
              <w:rPr>
                <w:rStyle w:val="Hyperlink"/>
                <w:rFonts w:asciiTheme="majorHAnsi" w:hAnsiTheme="majorHAnsi" w:cstheme="majorHAnsi"/>
                <w:noProof/>
                <w:lang w:val="el-GR"/>
              </w:rPr>
              <w:t>1.1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ΣΤΟΧΟΙ ΕΡΓΑΣΙΑΣ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_Toc200068194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7E8314CB" w14:textId="7073EFF3"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195" w:history="1">
            <w:r w:rsidRPr="00581563">
              <w:rPr>
                <w:rStyle w:val="Hyperlink"/>
                <w:rFonts w:asciiTheme="majorHAnsi" w:hAnsiTheme="majorHAnsi" w:cstheme="majorHAnsi"/>
                <w:noProof/>
              </w:rPr>
              <w:t>2. ΠΕΡΙΓΡΑΦΗ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_Toc200068195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05C19953" w14:textId="252FE7CF"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196" w:history="1">
            <w:r w:rsidRPr="00581563">
              <w:rPr>
                <w:rStyle w:val="Hyperlink"/>
                <w:rFonts w:asciiTheme="majorHAnsi" w:hAnsiTheme="majorHAnsi" w:cstheme="majorHAnsi"/>
                <w:noProof/>
                <w:lang w:val="el-GR"/>
              </w:rPr>
              <w:t>2.1 ΠΑΡΟΥΣΙΑΣΗ ΣΚΕΨΗΣ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_Toc200068196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5</w:t>
            </w:r>
            <w:r w:rsidRPr="00581563">
              <w:rPr>
                <w:rFonts w:asciiTheme="majorHAnsi" w:hAnsiTheme="majorHAnsi" w:cstheme="majorHAnsi"/>
                <w:noProof/>
                <w:webHidden/>
              </w:rPr>
              <w:fldChar w:fldCharType="end"/>
            </w:r>
          </w:hyperlink>
        </w:p>
        <w:p w14:paraId="6F23B614" w14:textId="4328485D"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197" w:history="1">
            <w:r w:rsidRPr="00581563">
              <w:rPr>
                <w:rStyle w:val="Hyperlink"/>
                <w:rFonts w:asciiTheme="majorHAnsi" w:hAnsiTheme="majorHAnsi" w:cstheme="majorHAnsi"/>
                <w:noProof/>
                <w:lang w:val="el-GR"/>
              </w:rPr>
              <w:t>2.2 Αποτελέσματα</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_Toc200068197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480D0E8F" w14:textId="6DA8362F"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198" w:history="1">
            <w:r w:rsidRPr="00581563">
              <w:rPr>
                <w:rStyle w:val="Hyperlink"/>
                <w:rFonts w:asciiTheme="majorHAnsi" w:hAnsiTheme="majorHAnsi" w:cstheme="majorHAnsi"/>
                <w:noProof/>
                <w:lang w:val="el-GR"/>
              </w:rPr>
              <w:t>2.2.1 Αποτελέσματα Εκπαίδευσης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_Toc200068198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37F45001" w14:textId="4517906F"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199" w:history="1">
            <w:r w:rsidRPr="00581563">
              <w:rPr>
                <w:rStyle w:val="Hyperlink"/>
                <w:rFonts w:asciiTheme="majorHAnsi" w:hAnsiTheme="majorHAnsi" w:cstheme="majorHAnsi"/>
                <w:noProof/>
              </w:rPr>
              <w:t>2.2.2 Post-Processing</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_Toc200068199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6</w:t>
            </w:r>
            <w:r w:rsidRPr="00581563">
              <w:rPr>
                <w:rFonts w:asciiTheme="majorHAnsi" w:hAnsiTheme="majorHAnsi" w:cstheme="majorHAnsi"/>
                <w:noProof/>
                <w:webHidden/>
              </w:rPr>
              <w:fldChar w:fldCharType="end"/>
            </w:r>
          </w:hyperlink>
        </w:p>
        <w:p w14:paraId="32ADF7DA" w14:textId="48624DF0"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0" w:history="1">
            <w:r w:rsidRPr="00581563">
              <w:rPr>
                <w:rStyle w:val="Hyperlink"/>
                <w:rFonts w:asciiTheme="majorHAnsi" w:hAnsiTheme="majorHAnsi" w:cstheme="majorHAnsi"/>
                <w:noProof/>
                <w:lang w:val="el-GR"/>
              </w:rPr>
              <w:t xml:space="preserve">2.2.3 Αποτελέσματα σε αρχείο </w:t>
            </w:r>
            <w:r w:rsidRPr="00581563">
              <w:rPr>
                <w:rStyle w:val="Hyperlink"/>
                <w:rFonts w:asciiTheme="majorHAnsi" w:hAnsiTheme="majorHAnsi" w:cstheme="majorHAnsi"/>
                <w:noProof/>
              </w:rPr>
              <w:t>test</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_Toc200068200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7</w:t>
            </w:r>
            <w:r w:rsidRPr="00581563">
              <w:rPr>
                <w:rFonts w:asciiTheme="majorHAnsi" w:hAnsiTheme="majorHAnsi" w:cstheme="majorHAnsi"/>
                <w:noProof/>
                <w:webHidden/>
              </w:rPr>
              <w:fldChar w:fldCharType="end"/>
            </w:r>
          </w:hyperlink>
        </w:p>
        <w:p w14:paraId="570A3698" w14:textId="40FF04DD"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1" w:history="1">
            <w:r w:rsidRPr="00581563">
              <w:rPr>
                <w:rStyle w:val="Hyperlink"/>
                <w:rFonts w:asciiTheme="majorHAnsi" w:hAnsiTheme="majorHAnsi" w:cstheme="majorHAnsi"/>
                <w:noProof/>
                <w:lang w:val="el-GR"/>
              </w:rPr>
              <w:t xml:space="preserve">2.2.4 Σύγκριση με </w:t>
            </w:r>
            <w:r w:rsidRPr="00581563">
              <w:rPr>
                <w:rStyle w:val="Hyperlink"/>
                <w:rFonts w:asciiTheme="majorHAnsi" w:hAnsiTheme="majorHAnsi" w:cstheme="majorHAnsi"/>
                <w:noProof/>
              </w:rPr>
              <w:t>Ground</w:t>
            </w:r>
            <w:r w:rsidRPr="00581563">
              <w:rPr>
                <w:rStyle w:val="Hyperlink"/>
                <w:rFonts w:asciiTheme="majorHAnsi" w:hAnsiTheme="majorHAnsi" w:cstheme="majorHAnsi"/>
                <w:noProof/>
                <w:lang w:val="el-GR"/>
              </w:rPr>
              <w:t xml:space="preserve"> </w:t>
            </w:r>
            <w:r w:rsidRPr="00581563">
              <w:rPr>
                <w:rStyle w:val="Hyperlink"/>
                <w:rFonts w:asciiTheme="majorHAnsi" w:hAnsiTheme="majorHAnsi" w:cstheme="majorHAnsi"/>
                <w:noProof/>
              </w:rPr>
              <w:t>Truth</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_Toc200068201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7</w:t>
            </w:r>
            <w:r w:rsidRPr="00581563">
              <w:rPr>
                <w:rFonts w:asciiTheme="majorHAnsi" w:hAnsiTheme="majorHAnsi" w:cstheme="majorHAnsi"/>
                <w:noProof/>
                <w:webHidden/>
              </w:rPr>
              <w:fldChar w:fldCharType="end"/>
            </w:r>
          </w:hyperlink>
        </w:p>
        <w:p w14:paraId="3DDD3B3D" w14:textId="50F397E1"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2" w:history="1">
            <w:r w:rsidRPr="00581563">
              <w:rPr>
                <w:rStyle w:val="Hyperlink"/>
                <w:rFonts w:asciiTheme="majorHAnsi" w:hAnsiTheme="majorHAnsi" w:cstheme="majorHAnsi"/>
                <w:noProof/>
                <w:lang w:val="el-GR"/>
              </w:rPr>
              <w:t>2.2.5 Ερμηνεία Αποτελεσμάτων</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_Toc200068202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8</w:t>
            </w:r>
            <w:r w:rsidRPr="00581563">
              <w:rPr>
                <w:rFonts w:asciiTheme="majorHAnsi" w:hAnsiTheme="majorHAnsi" w:cstheme="majorHAnsi"/>
                <w:noProof/>
                <w:webHidden/>
              </w:rPr>
              <w:fldChar w:fldCharType="end"/>
            </w:r>
          </w:hyperlink>
        </w:p>
        <w:p w14:paraId="6B365AB7" w14:textId="112CE97E" w:rsidR="00581563" w:rsidRPr="00581563" w:rsidRDefault="00581563">
          <w:pPr>
            <w:pStyle w:val="TOC2"/>
            <w:tabs>
              <w:tab w:val="right" w:leader="dot" w:pos="9019"/>
            </w:tabs>
            <w:rPr>
              <w:rFonts w:asciiTheme="majorHAnsi" w:eastAsiaTheme="minorEastAsia" w:hAnsiTheme="majorHAnsi" w:cstheme="majorHAnsi"/>
              <w:noProof/>
              <w:kern w:val="2"/>
              <w14:ligatures w14:val="standardContextual"/>
            </w:rPr>
          </w:pPr>
          <w:hyperlink w:anchor="_Toc200068203" w:history="1">
            <w:r w:rsidRPr="00581563">
              <w:rPr>
                <w:rStyle w:val="Hyperlink"/>
                <w:rFonts w:asciiTheme="majorHAnsi" w:hAnsiTheme="majorHAnsi" w:cstheme="majorHAnsi"/>
                <w:noProof/>
                <w:lang w:val="el-GR"/>
              </w:rPr>
              <w:t>2.2 ΑΝΑΛΥΣΗ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_Toc200068203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1F430A3B" w14:textId="6F1147FE"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204" w:history="1">
            <w:r w:rsidRPr="00581563">
              <w:rPr>
                <w:rStyle w:val="Hyperlink"/>
                <w:rFonts w:asciiTheme="majorHAnsi" w:hAnsiTheme="majorHAnsi" w:cstheme="majorHAnsi"/>
                <w:noProof/>
                <w:lang w:val="el-GR"/>
              </w:rPr>
              <w:t>2.2.1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ΓΕΝΙΚΗ ΠΕΡΙΓΡΑΦΗ</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_Toc200068204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69EC348D" w14:textId="5C873348" w:rsidR="00581563" w:rsidRPr="00581563" w:rsidRDefault="00581563">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200068205" w:history="1">
            <w:r w:rsidRPr="00581563">
              <w:rPr>
                <w:rStyle w:val="Hyperlink"/>
                <w:rFonts w:asciiTheme="majorHAnsi" w:hAnsiTheme="majorHAnsi" w:cstheme="majorHAnsi"/>
                <w:noProof/>
                <w:lang w:val="el-GR"/>
              </w:rPr>
              <w:t>2.3.1</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hAnsiTheme="majorHAnsi" w:cstheme="majorHAnsi"/>
                <w:noProof/>
                <w:lang w:val="el-GR"/>
              </w:rPr>
              <w:t>ΑΝΑΛΥΣΗ ΠΡΟΓΡΑΜΜΑΤΟΣ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_Toc200068205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25A8EB21" w14:textId="7E4465D0"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6" w:history="1">
            <w:r w:rsidRPr="00581563">
              <w:rPr>
                <w:rStyle w:val="Hyperlink"/>
                <w:rFonts w:asciiTheme="majorHAnsi" w:hAnsiTheme="majorHAnsi" w:cstheme="majorHAnsi"/>
                <w:noProof/>
              </w:rPr>
              <w:t>def extract_features(audio, sr):</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_Toc200068206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9</w:t>
            </w:r>
            <w:r w:rsidRPr="00581563">
              <w:rPr>
                <w:rFonts w:asciiTheme="majorHAnsi" w:hAnsiTheme="majorHAnsi" w:cstheme="majorHAnsi"/>
                <w:noProof/>
                <w:webHidden/>
              </w:rPr>
              <w:fldChar w:fldCharType="end"/>
            </w:r>
          </w:hyperlink>
        </w:p>
        <w:p w14:paraId="5C5105A9" w14:textId="1D9B5613"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7" w:history="1">
            <w:r w:rsidRPr="00581563">
              <w:rPr>
                <w:rStyle w:val="Hyperlink"/>
                <w:rFonts w:asciiTheme="majorHAnsi" w:hAnsiTheme="majorHAnsi" w:cstheme="majorHAnsi"/>
                <w:noProof/>
              </w:rPr>
              <w:t>def train_lsc(features, labels):</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_Toc200068207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10</w:t>
            </w:r>
            <w:r w:rsidRPr="00581563">
              <w:rPr>
                <w:rFonts w:asciiTheme="majorHAnsi" w:hAnsiTheme="majorHAnsi" w:cstheme="majorHAnsi"/>
                <w:noProof/>
                <w:webHidden/>
              </w:rPr>
              <w:fldChar w:fldCharType="end"/>
            </w:r>
          </w:hyperlink>
        </w:p>
        <w:p w14:paraId="2B5318D6" w14:textId="23D15831" w:rsidR="00581563" w:rsidRPr="00581563" w:rsidRDefault="00581563">
          <w:pPr>
            <w:pStyle w:val="TOC3"/>
            <w:tabs>
              <w:tab w:val="right" w:leader="dot" w:pos="9019"/>
            </w:tabs>
            <w:rPr>
              <w:rFonts w:asciiTheme="majorHAnsi" w:eastAsiaTheme="minorEastAsia" w:hAnsiTheme="majorHAnsi" w:cstheme="majorHAnsi"/>
              <w:noProof/>
              <w:kern w:val="2"/>
              <w14:ligatures w14:val="standardContextual"/>
            </w:rPr>
          </w:pPr>
          <w:hyperlink w:anchor="_Toc200068208" w:history="1">
            <w:r w:rsidRPr="00581563">
              <w:rPr>
                <w:rStyle w:val="Hyperlink"/>
                <w:rFonts w:asciiTheme="majorHAnsi" w:hAnsiTheme="majorHAnsi" w:cstheme="majorHAnsi"/>
                <w:noProof/>
              </w:rPr>
              <w:t>def train_mlp(features, labels):</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_Toc200068208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10</w:t>
            </w:r>
            <w:r w:rsidRPr="00581563">
              <w:rPr>
                <w:rFonts w:asciiTheme="majorHAnsi" w:hAnsiTheme="majorHAnsi" w:cstheme="majorHAnsi"/>
                <w:noProof/>
                <w:webHidden/>
              </w:rPr>
              <w:fldChar w:fldCharType="end"/>
            </w:r>
          </w:hyperlink>
        </w:p>
        <w:p w14:paraId="2DEC878F" w14:textId="69A39E5C" w:rsidR="00581563" w:rsidRPr="00581563" w:rsidRDefault="00581563">
          <w:pPr>
            <w:pStyle w:val="TOC1"/>
            <w:tabs>
              <w:tab w:val="left" w:pos="440"/>
              <w:tab w:val="right" w:leader="dot" w:pos="9019"/>
            </w:tabs>
            <w:rPr>
              <w:rFonts w:asciiTheme="majorHAnsi" w:eastAsiaTheme="minorEastAsia" w:hAnsiTheme="majorHAnsi" w:cstheme="majorHAnsi"/>
              <w:noProof/>
              <w:kern w:val="2"/>
              <w14:ligatures w14:val="standardContextual"/>
            </w:rPr>
          </w:pPr>
          <w:hyperlink w:anchor="_Toc200068209" w:history="1">
            <w:r w:rsidRPr="00581563">
              <w:rPr>
                <w:rStyle w:val="Hyperlink"/>
                <w:rFonts w:asciiTheme="majorHAnsi" w:eastAsia="Arial" w:hAnsiTheme="majorHAnsi" w:cstheme="majorHAnsi"/>
                <w:noProof/>
              </w:rPr>
              <w:t>3.</w:t>
            </w:r>
            <w:r w:rsidRPr="00581563">
              <w:rPr>
                <w:rFonts w:asciiTheme="majorHAnsi" w:eastAsiaTheme="minorEastAsia" w:hAnsiTheme="majorHAnsi" w:cstheme="majorHAnsi"/>
                <w:noProof/>
                <w:kern w:val="2"/>
                <w14:ligatures w14:val="standardContextual"/>
              </w:rPr>
              <w:tab/>
            </w:r>
            <w:r w:rsidRPr="00581563">
              <w:rPr>
                <w:rStyle w:val="Hyperlink"/>
                <w:rFonts w:asciiTheme="majorHAnsi" w:eastAsia="Arial" w:hAnsiTheme="majorHAnsi" w:cstheme="majorHAnsi"/>
                <w:noProof/>
              </w:rPr>
              <w:t>ΕΠΙΔΕΙΞΗ ΤΗΣ ΛΥΣΗΣ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_Toc200068209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14</w:t>
            </w:r>
            <w:r w:rsidRPr="00581563">
              <w:rPr>
                <w:rFonts w:asciiTheme="majorHAnsi" w:hAnsiTheme="majorHAnsi" w:cstheme="majorHAnsi"/>
                <w:noProof/>
                <w:webHidden/>
              </w:rPr>
              <w:fldChar w:fldCharType="end"/>
            </w:r>
          </w:hyperlink>
        </w:p>
        <w:p w14:paraId="66194D2B" w14:textId="621BC71C" w:rsidR="00581563" w:rsidRPr="00581563" w:rsidRDefault="00581563">
          <w:pPr>
            <w:pStyle w:val="TOC1"/>
            <w:tabs>
              <w:tab w:val="right" w:leader="dot" w:pos="9019"/>
            </w:tabs>
            <w:rPr>
              <w:rFonts w:asciiTheme="majorHAnsi" w:eastAsiaTheme="minorEastAsia" w:hAnsiTheme="majorHAnsi" w:cstheme="majorHAnsi"/>
              <w:noProof/>
              <w:kern w:val="2"/>
              <w14:ligatures w14:val="standardContextual"/>
            </w:rPr>
          </w:pPr>
          <w:hyperlink w:anchor="_Toc200068210" w:history="1">
            <w:r w:rsidRPr="00581563">
              <w:rPr>
                <w:rStyle w:val="Hyperlink"/>
                <w:rFonts w:asciiTheme="majorHAnsi" w:hAnsiTheme="majorHAnsi" w:cstheme="majorHAnsi"/>
                <w:noProof/>
              </w:rPr>
              <w:t>ΒΙΒΛΙΟΓΡΑΦΙΚΕΣ ΑΝΑΦΟΡΕΣ</w:t>
            </w:r>
            <w:r w:rsidRPr="00581563">
              <w:rPr>
                <w:rFonts w:asciiTheme="majorHAnsi" w:hAnsiTheme="majorHAnsi" w:cstheme="majorHAnsi"/>
                <w:noProof/>
                <w:webHidden/>
              </w:rPr>
              <w:tab/>
            </w:r>
            <w:r w:rsidRPr="00581563">
              <w:rPr>
                <w:rFonts w:asciiTheme="majorHAnsi" w:hAnsiTheme="majorHAnsi" w:cstheme="majorHAnsi"/>
                <w:noProof/>
                <w:webHidden/>
              </w:rPr>
              <w:fldChar w:fldCharType="begin"/>
            </w:r>
            <w:r w:rsidRPr="00581563">
              <w:rPr>
                <w:rFonts w:asciiTheme="majorHAnsi" w:hAnsiTheme="majorHAnsi" w:cstheme="majorHAnsi"/>
                <w:noProof/>
                <w:webHidden/>
              </w:rPr>
              <w:instrText xml:space="preserve"> PAGEREF _Toc200068210 \h </w:instrText>
            </w:r>
            <w:r w:rsidRPr="00581563">
              <w:rPr>
                <w:rFonts w:asciiTheme="majorHAnsi" w:hAnsiTheme="majorHAnsi" w:cstheme="majorHAnsi"/>
                <w:noProof/>
                <w:webHidden/>
              </w:rPr>
            </w:r>
            <w:r w:rsidRPr="00581563">
              <w:rPr>
                <w:rFonts w:asciiTheme="majorHAnsi" w:hAnsiTheme="majorHAnsi" w:cstheme="majorHAnsi"/>
                <w:noProof/>
                <w:webHidden/>
              </w:rPr>
              <w:fldChar w:fldCharType="separate"/>
            </w:r>
            <w:r w:rsidRPr="00581563">
              <w:rPr>
                <w:rFonts w:asciiTheme="majorHAnsi" w:hAnsiTheme="majorHAnsi" w:cstheme="majorHAnsi"/>
                <w:noProof/>
                <w:webHidden/>
              </w:rPr>
              <w:t>19</w:t>
            </w:r>
            <w:r w:rsidRPr="00581563">
              <w:rPr>
                <w:rFonts w:asciiTheme="majorHAnsi" w:hAnsiTheme="majorHAnsi" w:cstheme="majorHAnsi"/>
                <w:noProof/>
                <w:webHidden/>
              </w:rPr>
              <w:fldChar w:fldCharType="end"/>
            </w:r>
          </w:hyperlink>
        </w:p>
        <w:p w14:paraId="4DA43BFB" w14:textId="73B24AC0" w:rsidR="00624126" w:rsidRPr="007A6785" w:rsidRDefault="00624126" w:rsidP="007A6785">
          <w:pPr>
            <w:spacing w:after="120" w:line="288" w:lineRule="auto"/>
            <w:rPr>
              <w:rFonts w:asciiTheme="majorHAnsi" w:hAnsiTheme="majorHAnsi" w:cstheme="majorHAnsi"/>
            </w:rPr>
          </w:pPr>
          <w:r w:rsidRPr="00581563">
            <w:rPr>
              <w:rFonts w:asciiTheme="majorHAnsi" w:hAnsiTheme="majorHAnsi" w:cstheme="majorHAnsi"/>
              <w:b/>
              <w:bCs/>
              <w:lang w:val="el-GR"/>
            </w:rPr>
            <w:fldChar w:fldCharType="end"/>
          </w:r>
        </w:p>
      </w:sdtContent>
    </w:sdt>
    <w:p w14:paraId="309DE6C6" w14:textId="77777777" w:rsidR="00624126" w:rsidRPr="007A6785" w:rsidRDefault="00624126" w:rsidP="007A6785">
      <w:pPr>
        <w:spacing w:after="120" w:line="288" w:lineRule="auto"/>
        <w:rPr>
          <w:rFonts w:asciiTheme="majorHAnsi" w:hAnsiTheme="majorHAnsi" w:cstheme="majorHAnsi"/>
          <w:color w:val="0070C0"/>
        </w:rPr>
      </w:pPr>
      <w:r w:rsidRPr="007A6785">
        <w:rPr>
          <w:rFonts w:asciiTheme="majorHAnsi" w:hAnsiTheme="majorHAnsi" w:cstheme="majorHAnsi"/>
        </w:rPr>
        <w:br w:type="page"/>
      </w:r>
    </w:p>
    <w:p w14:paraId="0888F0CD" w14:textId="3123FE8C" w:rsidR="00E40679" w:rsidRDefault="00E62626" w:rsidP="006F3CD2">
      <w:pPr>
        <w:pStyle w:val="Heading1"/>
      </w:pPr>
      <w:bookmarkStart w:id="1" w:name="_Toc200068193"/>
      <w:r w:rsidRPr="0008424D">
        <w:lastRenderedPageBreak/>
        <w:t xml:space="preserve">1. </w:t>
      </w:r>
      <w:r w:rsidR="00593CB2" w:rsidRPr="0008424D">
        <w:t>ΕΙΣΑΓΩΓΗ</w:t>
      </w:r>
      <w:bookmarkEnd w:id="1"/>
    </w:p>
    <w:p w14:paraId="55943E6C" w14:textId="03C32FE2" w:rsidR="00EE2846" w:rsidRDefault="001728AE" w:rsidP="004E7F14">
      <w:pPr>
        <w:pStyle w:val="Heading2"/>
        <w:numPr>
          <w:ilvl w:val="1"/>
          <w:numId w:val="2"/>
        </w:numPr>
        <w:rPr>
          <w:sz w:val="24"/>
          <w:lang w:val="el-GR"/>
        </w:rPr>
      </w:pPr>
      <w:bookmarkStart w:id="2" w:name="_Toc200068194"/>
      <w:r>
        <w:rPr>
          <w:sz w:val="24"/>
          <w:lang w:val="el-GR"/>
        </w:rPr>
        <w:t>ΣΤΟΧΟΙ ΕΡΓΑΣΙΑΣ</w:t>
      </w:r>
      <w:bookmarkEnd w:id="2"/>
    </w:p>
    <w:p w14:paraId="513C78A1" w14:textId="77777777" w:rsidR="008274F6" w:rsidRPr="008274F6" w:rsidRDefault="008274F6" w:rsidP="008274F6">
      <w:pPr>
        <w:pStyle w:val="p1"/>
        <w:jc w:val="both"/>
        <w:rPr>
          <w:rFonts w:asciiTheme="minorHAnsi" w:hAnsiTheme="minorHAnsi" w:cstheme="minorHAnsi"/>
          <w:lang w:val="el-GR"/>
        </w:rPr>
      </w:pPr>
      <w:r w:rsidRPr="008274F6">
        <w:rPr>
          <w:rStyle w:val="s1"/>
          <w:rFonts w:asciiTheme="minorHAnsi" w:hAnsiTheme="minorHAnsi" w:cstheme="minorHAnsi"/>
          <w:lang w:val="el-GR"/>
        </w:rPr>
        <w:t>Στόχος της εργασίας</w:t>
      </w:r>
      <w:r w:rsidRPr="008274F6">
        <w:rPr>
          <w:rFonts w:asciiTheme="minorHAnsi" w:hAnsiTheme="minorHAnsi" w:cstheme="minorHAnsi"/>
          <w:lang w:val="el-GR"/>
        </w:rPr>
        <w:t xml:space="preserve"> είναι η δημιουργία ενός συστήματος που, με είσοδο ένα αρχείο ήχου, αναλύει το σήμα σε μικρά χρονικά πλαίσια (</w:t>
      </w:r>
      <w:r w:rsidRPr="008274F6">
        <w:rPr>
          <w:rFonts w:asciiTheme="minorHAnsi" w:hAnsiTheme="minorHAnsi" w:cstheme="minorHAnsi"/>
        </w:rPr>
        <w:t>frames</w:t>
      </w:r>
      <w:r w:rsidRPr="008274F6">
        <w:rPr>
          <w:rFonts w:asciiTheme="minorHAnsi" w:hAnsiTheme="minorHAnsi" w:cstheme="minorHAnsi"/>
          <w:lang w:val="el-GR"/>
        </w:rPr>
        <w:t xml:space="preserve">), εξάγει χαρακτηριστικά, ταξινομεί κάθε </w:t>
      </w:r>
      <w:r w:rsidRPr="008274F6">
        <w:rPr>
          <w:rFonts w:asciiTheme="minorHAnsi" w:hAnsiTheme="minorHAnsi" w:cstheme="minorHAnsi"/>
        </w:rPr>
        <w:t>frame</w:t>
      </w:r>
      <w:r w:rsidRPr="008274F6">
        <w:rPr>
          <w:rFonts w:asciiTheme="minorHAnsi" w:hAnsiTheme="minorHAnsi" w:cstheme="minorHAnsi"/>
          <w:lang w:val="el-GR"/>
        </w:rPr>
        <w:t xml:space="preserve"> ως ομιλία ή υπόβαθρο χρησιμοποιώντας </w:t>
      </w:r>
      <w:r w:rsidRPr="008274F6">
        <w:rPr>
          <w:rFonts w:asciiTheme="minorHAnsi" w:hAnsiTheme="minorHAnsi" w:cstheme="minorHAnsi"/>
        </w:rPr>
        <w:t>Least</w:t>
      </w:r>
      <w:r w:rsidRPr="008274F6">
        <w:rPr>
          <w:rFonts w:asciiTheme="minorHAnsi" w:hAnsiTheme="minorHAnsi" w:cstheme="minorHAnsi"/>
          <w:lang w:val="el-GR"/>
        </w:rPr>
        <w:t xml:space="preserve"> </w:t>
      </w:r>
      <w:r w:rsidRPr="008274F6">
        <w:rPr>
          <w:rFonts w:asciiTheme="minorHAnsi" w:hAnsiTheme="minorHAnsi" w:cstheme="minorHAnsi"/>
        </w:rPr>
        <w:t>Squares</w:t>
      </w:r>
      <w:r w:rsidRPr="008274F6">
        <w:rPr>
          <w:rFonts w:asciiTheme="minorHAnsi" w:hAnsiTheme="minorHAnsi" w:cstheme="minorHAnsi"/>
          <w:lang w:val="el-GR"/>
        </w:rPr>
        <w:t xml:space="preserve"> και </w:t>
      </w:r>
      <w:r w:rsidRPr="008274F6">
        <w:rPr>
          <w:rFonts w:asciiTheme="minorHAnsi" w:hAnsiTheme="minorHAnsi" w:cstheme="minorHAnsi"/>
        </w:rPr>
        <w:t>MLP</w:t>
      </w:r>
      <w:r w:rsidRPr="008274F6">
        <w:rPr>
          <w:rFonts w:asciiTheme="minorHAnsi" w:hAnsiTheme="minorHAnsi" w:cstheme="minorHAnsi"/>
          <w:lang w:val="el-GR"/>
        </w:rPr>
        <w:t xml:space="preserve"> </w:t>
      </w:r>
      <w:proofErr w:type="spellStart"/>
      <w:r w:rsidRPr="008274F6">
        <w:rPr>
          <w:rFonts w:asciiTheme="minorHAnsi" w:hAnsiTheme="minorHAnsi" w:cstheme="minorHAnsi"/>
          <w:lang w:val="el-GR"/>
        </w:rPr>
        <w:t>ταξινομητές</w:t>
      </w:r>
      <w:proofErr w:type="spellEnd"/>
      <w:r w:rsidRPr="008274F6">
        <w:rPr>
          <w:rFonts w:asciiTheme="minorHAnsi" w:hAnsiTheme="minorHAnsi" w:cstheme="minorHAnsi"/>
          <w:lang w:val="el-GR"/>
        </w:rPr>
        <w:t xml:space="preserve">, εφαρμόζει </w:t>
      </w:r>
      <w:proofErr w:type="spellStart"/>
      <w:r w:rsidRPr="008274F6">
        <w:rPr>
          <w:rFonts w:asciiTheme="minorHAnsi" w:hAnsiTheme="minorHAnsi" w:cstheme="minorHAnsi"/>
          <w:lang w:val="el-GR"/>
        </w:rPr>
        <w:t>μετα</w:t>
      </w:r>
      <w:proofErr w:type="spellEnd"/>
      <w:r w:rsidRPr="008274F6">
        <w:rPr>
          <w:rFonts w:asciiTheme="minorHAnsi" w:hAnsiTheme="minorHAnsi" w:cstheme="minorHAnsi"/>
          <w:lang w:val="el-GR"/>
        </w:rPr>
        <w:t>-επεξεργασία (</w:t>
      </w:r>
      <w:r w:rsidRPr="008274F6">
        <w:rPr>
          <w:rFonts w:asciiTheme="minorHAnsi" w:hAnsiTheme="minorHAnsi" w:cstheme="minorHAnsi"/>
        </w:rPr>
        <w:t>median</w:t>
      </w:r>
      <w:r w:rsidRPr="008274F6">
        <w:rPr>
          <w:rFonts w:asciiTheme="minorHAnsi" w:hAnsiTheme="minorHAnsi" w:cstheme="minorHAnsi"/>
          <w:lang w:val="el-GR"/>
        </w:rPr>
        <w:t xml:space="preserve"> </w:t>
      </w:r>
      <w:r w:rsidRPr="008274F6">
        <w:rPr>
          <w:rFonts w:asciiTheme="minorHAnsi" w:hAnsiTheme="minorHAnsi" w:cstheme="minorHAnsi"/>
        </w:rPr>
        <w:t>filtering</w:t>
      </w:r>
      <w:r w:rsidRPr="008274F6">
        <w:rPr>
          <w:rFonts w:asciiTheme="minorHAnsi" w:hAnsiTheme="minorHAnsi" w:cstheme="minorHAnsi"/>
          <w:lang w:val="el-GR"/>
        </w:rPr>
        <w:t xml:space="preserve">) και τελικά επιστρέφει τις χρονικές περιοχές ομιλίας/υποβάθρου σε αρχείο </w:t>
      </w:r>
      <w:r w:rsidRPr="008274F6">
        <w:rPr>
          <w:rStyle w:val="s2"/>
          <w:rFonts w:asciiTheme="minorHAnsi" w:hAnsiTheme="minorHAnsi" w:cstheme="minorHAnsi"/>
          <w:lang w:val="el-GR"/>
        </w:rPr>
        <w:t>.</w:t>
      </w:r>
      <w:r w:rsidRPr="008274F6">
        <w:rPr>
          <w:rStyle w:val="s2"/>
          <w:rFonts w:asciiTheme="minorHAnsi" w:hAnsiTheme="minorHAnsi" w:cstheme="minorHAnsi"/>
        </w:rPr>
        <w:t>csv</w:t>
      </w:r>
      <w:r w:rsidRPr="008274F6">
        <w:rPr>
          <w:rFonts w:asciiTheme="minorHAnsi" w:hAnsiTheme="minorHAnsi" w:cstheme="minorHAnsi"/>
          <w:lang w:val="el-GR"/>
        </w:rPr>
        <w:t>.</w:t>
      </w:r>
    </w:p>
    <w:p w14:paraId="4AE6B441" w14:textId="77777777" w:rsidR="00494952" w:rsidRPr="009C5573" w:rsidRDefault="00494952" w:rsidP="009C5573">
      <w:pPr>
        <w:rPr>
          <w:rFonts w:asciiTheme="majorHAnsi" w:eastAsiaTheme="minorHAnsi" w:hAnsiTheme="majorHAnsi" w:cstheme="majorHAnsi"/>
          <w:sz w:val="26"/>
          <w:szCs w:val="26"/>
          <w:lang w:val="el-GR"/>
          <w14:ligatures w14:val="standardContextual"/>
        </w:rPr>
      </w:pPr>
    </w:p>
    <w:p w14:paraId="105AC558" w14:textId="236CF307" w:rsidR="003C0221" w:rsidRPr="003A6AE7" w:rsidRDefault="00B15B7F" w:rsidP="003C0221">
      <w:pPr>
        <w:pStyle w:val="Heading1"/>
      </w:pPr>
      <w:bookmarkStart w:id="3" w:name="_Toc200068195"/>
      <w:r w:rsidRPr="00B15B7F">
        <w:t>2</w:t>
      </w:r>
      <w:r w:rsidR="003C0221">
        <w:t>.</w:t>
      </w:r>
      <w:r w:rsidR="00E06383" w:rsidRPr="003A6AE7">
        <w:t xml:space="preserve"> </w:t>
      </w:r>
      <w:r w:rsidR="00876403">
        <w:t>ΠΕΡΙΓΡΑΦΗ ΠΡΟΓΡΑΜΜΑΤΟΣ</w:t>
      </w:r>
      <w:bookmarkEnd w:id="3"/>
    </w:p>
    <w:p w14:paraId="7FE25C7F" w14:textId="4351DA86" w:rsidR="001C2393" w:rsidRPr="001C2393" w:rsidRDefault="00B15B7F" w:rsidP="001C2393">
      <w:pPr>
        <w:pStyle w:val="Heading2"/>
        <w:rPr>
          <w:lang w:val="el-GR"/>
        </w:rPr>
      </w:pPr>
      <w:bookmarkStart w:id="4" w:name="_Toc200068196"/>
      <w:r w:rsidRPr="00B15B7F">
        <w:rPr>
          <w:lang w:val="el-GR"/>
        </w:rPr>
        <w:t>2</w:t>
      </w:r>
      <w:r w:rsidR="005A7E79" w:rsidRPr="00793A20">
        <w:rPr>
          <w:lang w:val="el-GR"/>
        </w:rPr>
        <w:t>.</w:t>
      </w:r>
      <w:r w:rsidR="003747F7" w:rsidRPr="00793A20">
        <w:rPr>
          <w:lang w:val="el-GR"/>
        </w:rPr>
        <w:t>1</w:t>
      </w:r>
      <w:r w:rsidR="002C6F4C" w:rsidRPr="00793A20">
        <w:rPr>
          <w:lang w:val="el-GR"/>
        </w:rPr>
        <w:t xml:space="preserve"> </w:t>
      </w:r>
      <w:r w:rsidR="00E54A69">
        <w:rPr>
          <w:lang w:val="el-GR"/>
        </w:rPr>
        <w:t xml:space="preserve">ΠΑΡΟΥΣΙΑΣΗ </w:t>
      </w:r>
      <w:r w:rsidR="00124F3C">
        <w:rPr>
          <w:lang w:val="el-GR"/>
        </w:rPr>
        <w:t>ΣΚΕΨΗΣ</w:t>
      </w:r>
      <w:bookmarkEnd w:id="4"/>
    </w:p>
    <w:p w14:paraId="2A037B02" w14:textId="77777777" w:rsidR="001C2393" w:rsidRPr="001C2393" w:rsidRDefault="001C2393" w:rsidP="001C2393">
      <w:pPr>
        <w:jc w:val="both"/>
        <w:rPr>
          <w:rFonts w:asciiTheme="minorHAnsi" w:eastAsiaTheme="majorEastAsia" w:hAnsiTheme="minorHAnsi" w:cstheme="minorHAnsi"/>
          <w:b/>
          <w:bCs/>
          <w:color w:val="000000" w:themeColor="text1"/>
          <w:lang w:val="el-GR"/>
        </w:rPr>
      </w:pPr>
      <w:r w:rsidRPr="001C2393">
        <w:rPr>
          <w:rFonts w:asciiTheme="minorHAnsi" w:eastAsiaTheme="majorEastAsia" w:hAnsiTheme="minorHAnsi" w:cstheme="minorHAnsi"/>
          <w:color w:val="000000" w:themeColor="text1"/>
          <w:lang w:val="el-GR"/>
        </w:rPr>
        <w:t xml:space="preserve">Η προσέγγιση που ακολουθήθηκε για την </w:t>
      </w:r>
      <w:proofErr w:type="spellStart"/>
      <w:r w:rsidRPr="001C2393">
        <w:rPr>
          <w:rFonts w:asciiTheme="minorHAnsi" w:eastAsiaTheme="majorEastAsia" w:hAnsiTheme="minorHAnsi" w:cstheme="minorHAnsi"/>
          <w:color w:val="000000" w:themeColor="text1"/>
          <w:lang w:val="el-GR"/>
        </w:rPr>
        <w:t>τμηματοποίηση</w:t>
      </w:r>
      <w:proofErr w:type="spellEnd"/>
      <w:r w:rsidRPr="001C2393">
        <w:rPr>
          <w:rFonts w:asciiTheme="minorHAnsi" w:eastAsiaTheme="majorEastAsia" w:hAnsiTheme="minorHAnsi" w:cstheme="minorHAnsi"/>
          <w:color w:val="000000" w:themeColor="text1"/>
          <w:lang w:val="el-GR"/>
        </w:rPr>
        <w:t xml:space="preserve"> του σήματος ομιλίας βασίζεται στην εξαγωγή χαρακτηριστικών από κάθε frame του ηχητικού σήματος και στη συνέχεια στην εκπαίδευση δύο διαφορετικών </w:t>
      </w:r>
      <w:proofErr w:type="spellStart"/>
      <w:r w:rsidRPr="001C2393">
        <w:rPr>
          <w:rFonts w:asciiTheme="minorHAnsi" w:eastAsiaTheme="majorEastAsia" w:hAnsiTheme="minorHAnsi" w:cstheme="minorHAnsi"/>
          <w:color w:val="000000" w:themeColor="text1"/>
          <w:lang w:val="el-GR"/>
        </w:rPr>
        <w:t>ταξινομητών</w:t>
      </w:r>
      <w:proofErr w:type="spellEnd"/>
      <w:r w:rsidRPr="001C2393">
        <w:rPr>
          <w:rFonts w:asciiTheme="minorHAnsi" w:eastAsiaTheme="majorEastAsia" w:hAnsiTheme="minorHAnsi" w:cstheme="minorHAnsi"/>
          <w:color w:val="000000" w:themeColor="text1"/>
          <w:lang w:val="el-GR"/>
        </w:rPr>
        <w:t xml:space="preserve"> για την κατηγοριοποίηση κάθε frame ως </w:t>
      </w:r>
      <w:proofErr w:type="spellStart"/>
      <w:r w:rsidRPr="001C2393">
        <w:rPr>
          <w:rFonts w:asciiTheme="minorHAnsi" w:eastAsiaTheme="majorEastAsia" w:hAnsiTheme="minorHAnsi" w:cstheme="minorHAnsi"/>
          <w:color w:val="000000" w:themeColor="text1"/>
          <w:lang w:val="el-GR"/>
        </w:rPr>
        <w:t>speech</w:t>
      </w:r>
      <w:proofErr w:type="spellEnd"/>
      <w:r w:rsidRPr="001C2393">
        <w:rPr>
          <w:rFonts w:asciiTheme="minorHAnsi" w:eastAsiaTheme="majorEastAsia" w:hAnsiTheme="minorHAnsi" w:cstheme="minorHAnsi"/>
          <w:color w:val="000000" w:themeColor="text1"/>
          <w:lang w:val="el-GR"/>
        </w:rPr>
        <w:t xml:space="preserve"> ή </w:t>
      </w:r>
      <w:proofErr w:type="spellStart"/>
      <w:r w:rsidRPr="001C2393">
        <w:rPr>
          <w:rFonts w:asciiTheme="minorHAnsi" w:eastAsiaTheme="majorEastAsia" w:hAnsiTheme="minorHAnsi" w:cstheme="minorHAnsi"/>
          <w:color w:val="000000" w:themeColor="text1"/>
          <w:lang w:val="el-GR"/>
        </w:rPr>
        <w:t>noise</w:t>
      </w:r>
      <w:proofErr w:type="spellEnd"/>
      <w:r w:rsidRPr="001C2393">
        <w:rPr>
          <w:rFonts w:asciiTheme="minorHAnsi" w:eastAsiaTheme="majorEastAsia" w:hAnsiTheme="minorHAnsi" w:cstheme="minorHAnsi"/>
          <w:color w:val="000000" w:themeColor="text1"/>
          <w:lang w:val="el-GR"/>
        </w:rPr>
        <w:t xml:space="preserve">. Αρχικά, το ηχητικό σήμα χωρίζεται σε </w:t>
      </w:r>
      <w:proofErr w:type="spellStart"/>
      <w:r w:rsidRPr="001C2393">
        <w:rPr>
          <w:rFonts w:asciiTheme="minorHAnsi" w:eastAsiaTheme="majorEastAsia" w:hAnsiTheme="minorHAnsi" w:cstheme="minorHAnsi"/>
          <w:color w:val="000000" w:themeColor="text1"/>
          <w:lang w:val="el-GR"/>
        </w:rPr>
        <w:t>frames</w:t>
      </w:r>
      <w:proofErr w:type="spellEnd"/>
      <w:r w:rsidRPr="001C2393">
        <w:rPr>
          <w:rFonts w:asciiTheme="minorHAnsi" w:eastAsiaTheme="majorEastAsia" w:hAnsiTheme="minorHAnsi" w:cstheme="minorHAnsi"/>
          <w:color w:val="000000" w:themeColor="text1"/>
          <w:lang w:val="el-GR"/>
        </w:rPr>
        <w:t xml:space="preserve"> διάρκειας περίπου 93ms με </w:t>
      </w:r>
      <w:proofErr w:type="spellStart"/>
      <w:r w:rsidRPr="001C2393">
        <w:rPr>
          <w:rFonts w:asciiTheme="minorHAnsi" w:eastAsiaTheme="majorEastAsia" w:hAnsiTheme="minorHAnsi" w:cstheme="minorHAnsi"/>
          <w:color w:val="000000" w:themeColor="text1"/>
          <w:lang w:val="el-GR"/>
        </w:rPr>
        <w:t>hop</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size</w:t>
      </w:r>
      <w:proofErr w:type="spellEnd"/>
      <w:r w:rsidRPr="001C2393">
        <w:rPr>
          <w:rFonts w:asciiTheme="minorHAnsi" w:eastAsiaTheme="majorEastAsia" w:hAnsiTheme="minorHAnsi" w:cstheme="minorHAnsi"/>
          <w:color w:val="000000" w:themeColor="text1"/>
          <w:lang w:val="el-GR"/>
        </w:rPr>
        <w:t xml:space="preserve"> 23ms, και για κάθε frame εξάγονται 15 χαρακτηριστικά που αποτελούνται από 13 MFCC συντελεστές, την ενέργεια (RMS) και το </w:t>
      </w:r>
      <w:proofErr w:type="spellStart"/>
      <w:r w:rsidRPr="001C2393">
        <w:rPr>
          <w:rFonts w:asciiTheme="minorHAnsi" w:eastAsiaTheme="majorEastAsia" w:hAnsiTheme="minorHAnsi" w:cstheme="minorHAnsi"/>
          <w:color w:val="000000" w:themeColor="text1"/>
          <w:lang w:val="el-GR"/>
        </w:rPr>
        <w:t>Zero</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Crossing</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Rate</w:t>
      </w:r>
      <w:proofErr w:type="spellEnd"/>
      <w:r w:rsidRPr="001C2393">
        <w:rPr>
          <w:rFonts w:asciiTheme="minorHAnsi" w:eastAsiaTheme="majorEastAsia" w:hAnsiTheme="minorHAnsi" w:cstheme="minorHAnsi"/>
          <w:color w:val="000000" w:themeColor="text1"/>
          <w:lang w:val="el-GR"/>
        </w:rPr>
        <w:t xml:space="preserve">. Τα </w:t>
      </w:r>
      <w:proofErr w:type="spellStart"/>
      <w:r w:rsidRPr="001C2393">
        <w:rPr>
          <w:rFonts w:asciiTheme="minorHAnsi" w:eastAsiaTheme="majorEastAsia" w:hAnsiTheme="minorHAnsi" w:cstheme="minorHAnsi"/>
          <w:color w:val="000000" w:themeColor="text1"/>
          <w:lang w:val="el-GR"/>
        </w:rPr>
        <w:t>MFCCs</w:t>
      </w:r>
      <w:proofErr w:type="spellEnd"/>
      <w:r w:rsidRPr="001C2393">
        <w:rPr>
          <w:rFonts w:asciiTheme="minorHAnsi" w:eastAsiaTheme="majorEastAsia" w:hAnsiTheme="minorHAnsi" w:cstheme="minorHAnsi"/>
          <w:color w:val="000000" w:themeColor="text1"/>
          <w:lang w:val="el-GR"/>
        </w:rPr>
        <w:t xml:space="preserve"> αποτελούν 'αποτύπωμα' του φάσματος συχνοτήτων. Το MFCC 0 αντιπροσωπεύει τη συνολική ενέργεια ενώ τα </w:t>
      </w:r>
      <w:proofErr w:type="spellStart"/>
      <w:r w:rsidRPr="001C2393">
        <w:rPr>
          <w:rFonts w:asciiTheme="minorHAnsi" w:eastAsiaTheme="majorEastAsia" w:hAnsiTheme="minorHAnsi" w:cstheme="minorHAnsi"/>
          <w:color w:val="000000" w:themeColor="text1"/>
          <w:lang w:val="el-GR"/>
        </w:rPr>
        <w:t>MFCCs</w:t>
      </w:r>
      <w:proofErr w:type="spellEnd"/>
      <w:r w:rsidRPr="001C2393">
        <w:rPr>
          <w:rFonts w:asciiTheme="minorHAnsi" w:eastAsiaTheme="majorEastAsia" w:hAnsiTheme="minorHAnsi" w:cstheme="minorHAnsi"/>
          <w:color w:val="000000" w:themeColor="text1"/>
          <w:lang w:val="el-GR"/>
        </w:rPr>
        <w:t xml:space="preserve"> 1-12 καταγράφουν διαφορετικές περιοχές συχνοτήτων που αντιστοιχούν στα σημεία όπου η ανθρώπινη φωνή ακούγεται πιο έντονα, δηλαδή τα πιο χαρακτηριστικά σημεία της ομιλίας. Η ενέργεια του frame δείχνει πόσο δυνατό είναι αυτό το κομμάτι του σήματος, γιατί η ομιλία συνήθως έχει μεγαλύτερη και πιο μεταβαλλόμενη ενέργεια από το θόρυβο, ενώ το </w:t>
      </w:r>
      <w:proofErr w:type="spellStart"/>
      <w:r w:rsidRPr="001C2393">
        <w:rPr>
          <w:rFonts w:asciiTheme="minorHAnsi" w:eastAsiaTheme="majorEastAsia" w:hAnsiTheme="minorHAnsi" w:cstheme="minorHAnsi"/>
          <w:color w:val="000000" w:themeColor="text1"/>
          <w:lang w:val="el-GR"/>
        </w:rPr>
        <w:t>Zero</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Crossing</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Rate</w:t>
      </w:r>
      <w:proofErr w:type="spellEnd"/>
      <w:r w:rsidRPr="001C2393">
        <w:rPr>
          <w:rFonts w:asciiTheme="minorHAnsi" w:eastAsiaTheme="majorEastAsia" w:hAnsiTheme="minorHAnsi" w:cstheme="minorHAnsi"/>
          <w:color w:val="000000" w:themeColor="text1"/>
          <w:lang w:val="el-GR"/>
        </w:rPr>
        <w:t xml:space="preserve"> μετρά πόσο συχνά το σήμα διασχίζει το μηδέν, αφού η ομιλία διασχίζει το μηδέν πιο συχνά από τον θόρυβο λόγω των συχνότερων αλλαγών. </w:t>
      </w:r>
      <w:r w:rsidRPr="001C2393">
        <w:rPr>
          <w:rFonts w:asciiTheme="minorHAnsi" w:eastAsiaTheme="majorEastAsia" w:hAnsiTheme="minorHAnsi" w:cstheme="minorHAnsi"/>
          <w:b/>
          <w:bCs/>
          <w:color w:val="000000" w:themeColor="text1"/>
          <w:lang w:val="el-GR"/>
        </w:rPr>
        <w:t>Τα χαρακτηριστικά αυτά επιλέχτηκαν μετά από έρευνα στο διαδίκτυο για παρόμοιες υλοποιήσεις που αναφέρονται στην ενότητα βιβλιογραφικές πηγές.</w:t>
      </w:r>
    </w:p>
    <w:p w14:paraId="6292D3C4" w14:textId="77777777" w:rsidR="001C2393" w:rsidRPr="001C2393" w:rsidRDefault="001C2393" w:rsidP="001C2393">
      <w:pPr>
        <w:jc w:val="both"/>
        <w:rPr>
          <w:rFonts w:asciiTheme="minorHAnsi" w:eastAsiaTheme="majorEastAsia" w:hAnsiTheme="minorHAnsi" w:cstheme="minorHAnsi"/>
          <w:color w:val="000000" w:themeColor="text1"/>
          <w:lang w:val="el-GR"/>
        </w:rPr>
      </w:pPr>
    </w:p>
    <w:p w14:paraId="35D2F074" w14:textId="11DD1EC7" w:rsidR="001C2393" w:rsidRPr="001C2393" w:rsidRDefault="001C2393" w:rsidP="001C2393">
      <w:pPr>
        <w:jc w:val="both"/>
        <w:rPr>
          <w:rFonts w:asciiTheme="minorHAnsi" w:eastAsiaTheme="majorEastAsia" w:hAnsiTheme="minorHAnsi" w:cstheme="minorHAnsi"/>
          <w:color w:val="000000" w:themeColor="text1"/>
          <w:lang w:val="el-GR"/>
        </w:rPr>
      </w:pPr>
      <w:r w:rsidRPr="001C2393">
        <w:rPr>
          <w:rFonts w:asciiTheme="minorHAnsi" w:eastAsiaTheme="majorEastAsia" w:hAnsiTheme="minorHAnsi" w:cstheme="minorHAnsi"/>
          <w:color w:val="000000" w:themeColor="text1"/>
          <w:lang w:val="el-GR"/>
        </w:rPr>
        <w:t>Για την εκπαίδευση, αντί να χρησιμοποιηθούν ολόκληρα τα αρχεία ομιλίας που είναι μεγάλης διάρκειας το καθένα (σε σχέση με αυτά του θορύβου), εφαρμόστηκε τυχαία δειγματοληψία, παίρνοντας από κάθε αρχείο ομιλίας 4 τυχαία τμήματα των 5 δευτερολέπτων από διαφορετικά σημεία του αρχείου, κάτι που δίνει πολύ μεγαλύτερη ποικιλία στα δεδομένα εκπαίδευσης αντί να παίρνονται μόνο τα πρώτα δευτερόλεπτα από κάθε αρχείο.</w:t>
      </w:r>
      <w:r w:rsidR="0055770E" w:rsidRPr="0055770E">
        <w:rPr>
          <w:rFonts w:asciiTheme="minorHAnsi" w:eastAsiaTheme="majorEastAsia" w:hAnsiTheme="minorHAnsi" w:cstheme="minorHAnsi"/>
          <w:color w:val="000000" w:themeColor="text1"/>
          <w:lang w:val="el-GR"/>
        </w:rPr>
        <w:t xml:space="preserve"> </w:t>
      </w:r>
      <w:r w:rsidR="0055770E">
        <w:rPr>
          <w:rFonts w:asciiTheme="minorHAnsi" w:eastAsiaTheme="majorEastAsia" w:hAnsiTheme="minorHAnsi" w:cstheme="minorHAnsi"/>
          <w:color w:val="000000" w:themeColor="text1"/>
          <w:lang w:val="el-GR"/>
        </w:rPr>
        <w:t xml:space="preserve">Συνολικά χρησιμοποιήθηκαν </w:t>
      </w:r>
      <w:r w:rsidRPr="001C2393">
        <w:rPr>
          <w:rFonts w:asciiTheme="minorHAnsi" w:eastAsiaTheme="majorEastAsia" w:hAnsiTheme="minorHAnsi" w:cstheme="minorHAnsi"/>
          <w:color w:val="000000" w:themeColor="text1"/>
          <w:lang w:val="el-GR"/>
        </w:rPr>
        <w:t xml:space="preserve"> </w:t>
      </w:r>
      <w:r w:rsidR="0055770E">
        <w:rPr>
          <w:rFonts w:asciiTheme="minorHAnsi" w:eastAsiaTheme="majorEastAsia" w:hAnsiTheme="minorHAnsi" w:cstheme="minorHAnsi"/>
          <w:color w:val="000000" w:themeColor="text1"/>
          <w:lang w:val="el-GR"/>
        </w:rPr>
        <w:t xml:space="preserve">50 αρχεία ομιλίας και 50 αρχεία ομιλίας από όλο το σύνολο δεδομένων εκπαίδευσης που δόθηκε από το </w:t>
      </w:r>
      <w:r w:rsidR="0055770E" w:rsidRPr="0055770E">
        <w:rPr>
          <w:rFonts w:asciiTheme="minorHAnsi" w:eastAsiaTheme="majorEastAsia" w:hAnsiTheme="minorHAnsi" w:cstheme="minorHAnsi"/>
          <w:color w:val="000000" w:themeColor="text1"/>
          <w:lang w:val="el-GR"/>
        </w:rPr>
        <w:t xml:space="preserve"> </w:t>
      </w:r>
      <w:r w:rsidR="0055770E">
        <w:rPr>
          <w:rFonts w:asciiTheme="minorHAnsi" w:eastAsiaTheme="majorEastAsia" w:hAnsiTheme="minorHAnsi" w:cstheme="minorHAnsi"/>
          <w:color w:val="000000" w:themeColor="text1"/>
        </w:rPr>
        <w:t>Google</w:t>
      </w:r>
      <w:r w:rsidR="0055770E" w:rsidRPr="0055770E">
        <w:rPr>
          <w:rFonts w:asciiTheme="minorHAnsi" w:eastAsiaTheme="majorEastAsia" w:hAnsiTheme="minorHAnsi" w:cstheme="minorHAnsi"/>
          <w:color w:val="000000" w:themeColor="text1"/>
          <w:lang w:val="el-GR"/>
        </w:rPr>
        <w:t xml:space="preserve"> </w:t>
      </w:r>
      <w:r w:rsidR="0055770E">
        <w:rPr>
          <w:rFonts w:asciiTheme="minorHAnsi" w:eastAsiaTheme="majorEastAsia" w:hAnsiTheme="minorHAnsi" w:cstheme="minorHAnsi"/>
          <w:color w:val="000000" w:themeColor="text1"/>
        </w:rPr>
        <w:t>Drive</w:t>
      </w:r>
      <w:r w:rsidR="0055770E">
        <w:rPr>
          <w:rFonts w:asciiTheme="minorHAnsi" w:eastAsiaTheme="majorEastAsia" w:hAnsiTheme="minorHAnsi" w:cstheme="minorHAnsi"/>
          <w:color w:val="000000" w:themeColor="text1"/>
          <w:lang w:val="el-GR"/>
        </w:rPr>
        <w:t xml:space="preserve">. </w:t>
      </w:r>
      <w:r w:rsidRPr="001C2393">
        <w:rPr>
          <w:rFonts w:asciiTheme="minorHAnsi" w:eastAsiaTheme="majorEastAsia" w:hAnsiTheme="minorHAnsi" w:cstheme="minorHAnsi"/>
          <w:color w:val="000000" w:themeColor="text1"/>
          <w:lang w:val="el-GR"/>
        </w:rPr>
        <w:t xml:space="preserve">Τα αρχεία θορύβου είναι πολύ μικρότερα οπότε χρησιμοποιούνται ολόκληρα τα αρχεία. Στη συνέχεια γίνεται </w:t>
      </w:r>
      <w:proofErr w:type="spellStart"/>
      <w:r w:rsidRPr="001C2393">
        <w:rPr>
          <w:rFonts w:asciiTheme="minorHAnsi" w:eastAsiaTheme="majorEastAsia" w:hAnsiTheme="minorHAnsi" w:cstheme="minorHAnsi"/>
          <w:color w:val="000000" w:themeColor="text1"/>
          <w:lang w:val="el-GR"/>
        </w:rPr>
        <w:t>κανονικοποίηση</w:t>
      </w:r>
      <w:proofErr w:type="spellEnd"/>
      <w:r w:rsidRPr="001C2393">
        <w:rPr>
          <w:rFonts w:asciiTheme="minorHAnsi" w:eastAsiaTheme="majorEastAsia" w:hAnsiTheme="minorHAnsi" w:cstheme="minorHAnsi"/>
          <w:color w:val="000000" w:themeColor="text1"/>
          <w:lang w:val="el-GR"/>
        </w:rPr>
        <w:t xml:space="preserve"> χαρακτηριστικών με </w:t>
      </w:r>
      <w:proofErr w:type="spellStart"/>
      <w:r w:rsidRPr="001C2393">
        <w:rPr>
          <w:rFonts w:asciiTheme="minorHAnsi" w:eastAsiaTheme="majorEastAsia" w:hAnsiTheme="minorHAnsi" w:cstheme="minorHAnsi"/>
          <w:color w:val="000000" w:themeColor="text1"/>
          <w:lang w:val="el-GR"/>
        </w:rPr>
        <w:t>StandardScaler</w:t>
      </w:r>
      <w:proofErr w:type="spellEnd"/>
      <w:r w:rsidRPr="001C2393">
        <w:rPr>
          <w:rFonts w:asciiTheme="minorHAnsi" w:eastAsiaTheme="majorEastAsia" w:hAnsiTheme="minorHAnsi" w:cstheme="minorHAnsi"/>
          <w:color w:val="000000" w:themeColor="text1"/>
          <w:lang w:val="el-GR"/>
        </w:rPr>
        <w:t xml:space="preserve"> για να έχουν όλα τα χαρακτηριστικά παρόμοια κλίμακα αφού για παράδειγμα η ενέργεια μπορεί να έχει μικρότερες τιμές από τους συντελεστές MFCC, πράγμα που θα οδηγήσει σε ανισορροπίες και επομένως σε κακή εκπαίδευση, καταλήγοντας σε χειρότερο </w:t>
      </w:r>
      <w:proofErr w:type="spellStart"/>
      <w:r w:rsidRPr="001C2393">
        <w:rPr>
          <w:rFonts w:asciiTheme="minorHAnsi" w:eastAsiaTheme="majorEastAsia" w:hAnsiTheme="minorHAnsi" w:cstheme="minorHAnsi"/>
          <w:color w:val="000000" w:themeColor="text1"/>
          <w:lang w:val="el-GR"/>
        </w:rPr>
        <w:t>accuracy</w:t>
      </w:r>
      <w:proofErr w:type="spellEnd"/>
      <w:r w:rsidRPr="001C2393">
        <w:rPr>
          <w:rFonts w:asciiTheme="minorHAnsi" w:eastAsiaTheme="majorEastAsia" w:hAnsiTheme="minorHAnsi" w:cstheme="minorHAnsi"/>
          <w:color w:val="000000" w:themeColor="text1"/>
          <w:lang w:val="el-GR"/>
        </w:rPr>
        <w:t xml:space="preserve"> (~63 </w:t>
      </w:r>
      <w:proofErr w:type="spellStart"/>
      <w:r w:rsidRPr="001C2393">
        <w:rPr>
          <w:rFonts w:asciiTheme="minorHAnsi" w:eastAsiaTheme="majorEastAsia" w:hAnsiTheme="minorHAnsi" w:cstheme="minorHAnsi"/>
          <w:color w:val="000000" w:themeColor="text1"/>
          <w:lang w:val="el-GR"/>
        </w:rPr>
        <w:t>vs</w:t>
      </w:r>
      <w:proofErr w:type="spellEnd"/>
      <w:r w:rsidRPr="001C2393">
        <w:rPr>
          <w:rFonts w:asciiTheme="minorHAnsi" w:eastAsiaTheme="majorEastAsia" w:hAnsiTheme="minorHAnsi" w:cstheme="minorHAnsi"/>
          <w:color w:val="000000" w:themeColor="text1"/>
          <w:lang w:val="el-GR"/>
        </w:rPr>
        <w:t xml:space="preserve"> ~80). Ύστερα, εξισορροπείται το </w:t>
      </w:r>
      <w:proofErr w:type="spellStart"/>
      <w:r w:rsidRPr="001C2393">
        <w:rPr>
          <w:rFonts w:asciiTheme="minorHAnsi" w:eastAsiaTheme="majorEastAsia" w:hAnsiTheme="minorHAnsi" w:cstheme="minorHAnsi"/>
          <w:color w:val="000000" w:themeColor="text1"/>
          <w:lang w:val="el-GR"/>
        </w:rPr>
        <w:t>dataset</w:t>
      </w:r>
      <w:proofErr w:type="spellEnd"/>
      <w:r w:rsidRPr="001C2393">
        <w:rPr>
          <w:rFonts w:asciiTheme="minorHAnsi" w:eastAsiaTheme="majorEastAsia" w:hAnsiTheme="minorHAnsi" w:cstheme="minorHAnsi"/>
          <w:color w:val="000000" w:themeColor="text1"/>
          <w:lang w:val="el-GR"/>
        </w:rPr>
        <w:t xml:space="preserve"> ώστε να υπάρχει ίσος αριθμός </w:t>
      </w:r>
      <w:proofErr w:type="spellStart"/>
      <w:r w:rsidRPr="001C2393">
        <w:rPr>
          <w:rFonts w:asciiTheme="minorHAnsi" w:eastAsiaTheme="majorEastAsia" w:hAnsiTheme="minorHAnsi" w:cstheme="minorHAnsi"/>
          <w:color w:val="000000" w:themeColor="text1"/>
          <w:lang w:val="el-GR"/>
        </w:rPr>
        <w:t>frames</w:t>
      </w:r>
      <w:proofErr w:type="spellEnd"/>
      <w:r w:rsidRPr="001C2393">
        <w:rPr>
          <w:rFonts w:asciiTheme="minorHAnsi" w:eastAsiaTheme="majorEastAsia" w:hAnsiTheme="minorHAnsi" w:cstheme="minorHAnsi"/>
          <w:color w:val="000000" w:themeColor="text1"/>
          <w:lang w:val="el-GR"/>
        </w:rPr>
        <w:t xml:space="preserve"> ομιλίας και θορύβου ώστε η εκπαίδευση να είναι αμερόληπτη, ενώ παράλληλα εφαρμόζεται και </w:t>
      </w:r>
      <w:proofErr w:type="spellStart"/>
      <w:r w:rsidRPr="001C2393">
        <w:rPr>
          <w:rFonts w:asciiTheme="minorHAnsi" w:eastAsiaTheme="majorEastAsia" w:hAnsiTheme="minorHAnsi" w:cstheme="minorHAnsi"/>
          <w:color w:val="000000" w:themeColor="text1"/>
          <w:lang w:val="el-GR"/>
        </w:rPr>
        <w:t>shuffle</w:t>
      </w:r>
      <w:proofErr w:type="spellEnd"/>
      <w:r w:rsidRPr="001C2393">
        <w:rPr>
          <w:rFonts w:asciiTheme="minorHAnsi" w:eastAsiaTheme="majorEastAsia" w:hAnsiTheme="minorHAnsi" w:cstheme="minorHAnsi"/>
          <w:color w:val="000000" w:themeColor="text1"/>
          <w:lang w:val="el-GR"/>
        </w:rPr>
        <w:t xml:space="preserve">. Όσον αφορά τους </w:t>
      </w:r>
      <w:proofErr w:type="spellStart"/>
      <w:r w:rsidRPr="001C2393">
        <w:rPr>
          <w:rFonts w:asciiTheme="minorHAnsi" w:eastAsiaTheme="majorEastAsia" w:hAnsiTheme="minorHAnsi" w:cstheme="minorHAnsi"/>
          <w:color w:val="000000" w:themeColor="text1"/>
          <w:lang w:val="el-GR"/>
        </w:rPr>
        <w:t>ταξινομητές</w:t>
      </w:r>
      <w:proofErr w:type="spellEnd"/>
      <w:r w:rsidRPr="001C2393">
        <w:rPr>
          <w:rFonts w:asciiTheme="minorHAnsi" w:eastAsiaTheme="majorEastAsia" w:hAnsiTheme="minorHAnsi" w:cstheme="minorHAnsi"/>
          <w:color w:val="000000" w:themeColor="text1"/>
          <w:lang w:val="el-GR"/>
        </w:rPr>
        <w:t>, υλοποιήθηκαν</w:t>
      </w:r>
      <w:r>
        <w:rPr>
          <w:rFonts w:asciiTheme="minorHAnsi" w:eastAsiaTheme="majorEastAsia" w:hAnsiTheme="minorHAnsi" w:cstheme="minorHAnsi"/>
          <w:color w:val="000000" w:themeColor="text1"/>
          <w:lang w:val="el-GR"/>
        </w:rPr>
        <w:t xml:space="preserve"> και οι</w:t>
      </w:r>
      <w:r w:rsidRPr="001C2393">
        <w:rPr>
          <w:rFonts w:asciiTheme="minorHAnsi" w:eastAsiaTheme="majorEastAsia" w:hAnsiTheme="minorHAnsi" w:cstheme="minorHAnsi"/>
          <w:color w:val="000000" w:themeColor="text1"/>
          <w:lang w:val="el-GR"/>
        </w:rPr>
        <w:t xml:space="preserve"> δύο: ο </w:t>
      </w:r>
      <w:proofErr w:type="spellStart"/>
      <w:r w:rsidRPr="001C2393">
        <w:rPr>
          <w:rFonts w:asciiTheme="minorHAnsi" w:eastAsiaTheme="majorEastAsia" w:hAnsiTheme="minorHAnsi" w:cstheme="minorHAnsi"/>
          <w:color w:val="000000" w:themeColor="text1"/>
          <w:lang w:val="el-GR"/>
        </w:rPr>
        <w:t>Least</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Squares</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Classifier</w:t>
      </w:r>
      <w:proofErr w:type="spellEnd"/>
      <w:r w:rsidRPr="001C2393">
        <w:rPr>
          <w:rFonts w:asciiTheme="minorHAnsi" w:eastAsiaTheme="majorEastAsia" w:hAnsiTheme="minorHAnsi" w:cstheme="minorHAnsi"/>
          <w:color w:val="000000" w:themeColor="text1"/>
          <w:lang w:val="el-GR"/>
        </w:rPr>
        <w:t xml:space="preserve"> που χρησιμοποιεί γραμμική παλινδρόμηση για να βρει τη βέλτιστη γραμμική σχέση μεταξύ των χαρακτηριστικών και των ετικετών με την πρόβλεψη να γίνεται με τον τύπο πρόβλεψη = w₁×</w:t>
      </w:r>
      <w:proofErr w:type="spellStart"/>
      <w:r w:rsidRPr="001C2393">
        <w:rPr>
          <w:rFonts w:asciiTheme="minorHAnsi" w:eastAsiaTheme="majorEastAsia" w:hAnsiTheme="minorHAnsi" w:cstheme="minorHAnsi"/>
          <w:color w:val="000000" w:themeColor="text1"/>
          <w:lang w:val="el-GR"/>
        </w:rPr>
        <w:t>feature</w:t>
      </w:r>
      <w:proofErr w:type="spellEnd"/>
      <w:r w:rsidRPr="001C2393">
        <w:rPr>
          <w:rFonts w:asciiTheme="minorHAnsi" w:eastAsiaTheme="majorEastAsia" w:hAnsiTheme="minorHAnsi" w:cstheme="minorHAnsi"/>
          <w:color w:val="000000" w:themeColor="text1"/>
          <w:lang w:val="el-GR"/>
        </w:rPr>
        <w:t xml:space="preserve">₁ + w₂× </w:t>
      </w:r>
      <w:proofErr w:type="spellStart"/>
      <w:r w:rsidRPr="001C2393">
        <w:rPr>
          <w:rFonts w:asciiTheme="minorHAnsi" w:eastAsiaTheme="majorEastAsia" w:hAnsiTheme="minorHAnsi" w:cstheme="minorHAnsi"/>
          <w:color w:val="000000" w:themeColor="text1"/>
          <w:lang w:val="el-GR"/>
        </w:rPr>
        <w:t>feature</w:t>
      </w:r>
      <w:proofErr w:type="spellEnd"/>
      <w:r w:rsidRPr="001C2393">
        <w:rPr>
          <w:rFonts w:asciiTheme="minorHAnsi" w:eastAsiaTheme="majorEastAsia" w:hAnsiTheme="minorHAnsi" w:cstheme="minorHAnsi"/>
          <w:color w:val="000000" w:themeColor="text1"/>
          <w:lang w:val="el-GR"/>
        </w:rPr>
        <w:t xml:space="preserve"> ₂ + ... + </w:t>
      </w:r>
      <w:proofErr w:type="spellStart"/>
      <w:r w:rsidRPr="001C2393">
        <w:rPr>
          <w:rFonts w:asciiTheme="minorHAnsi" w:eastAsiaTheme="majorEastAsia" w:hAnsiTheme="minorHAnsi" w:cstheme="minorHAnsi"/>
          <w:color w:val="000000" w:themeColor="text1"/>
          <w:lang w:val="el-GR"/>
        </w:rPr>
        <w:t>bias</w:t>
      </w:r>
      <w:proofErr w:type="spellEnd"/>
      <w:r w:rsidRPr="001C2393">
        <w:rPr>
          <w:rFonts w:asciiTheme="minorHAnsi" w:eastAsiaTheme="majorEastAsia" w:hAnsiTheme="minorHAnsi" w:cstheme="minorHAnsi"/>
          <w:color w:val="000000" w:themeColor="text1"/>
          <w:lang w:val="el-GR"/>
        </w:rPr>
        <w:t xml:space="preserve"> όπου αν πρόβλεψη &gt; 0.5 τότε έχουμε ομιλία αλλιώς θόρυβο, και ο MLP 3 επιπέδων </w:t>
      </w:r>
      <w:r w:rsidRPr="001C2393">
        <w:rPr>
          <w:rFonts w:asciiTheme="minorHAnsi" w:eastAsiaTheme="majorEastAsia" w:hAnsiTheme="minorHAnsi" w:cstheme="minorHAnsi"/>
          <w:color w:val="000000" w:themeColor="text1"/>
          <w:lang w:val="el-GR"/>
        </w:rPr>
        <w:lastRenderedPageBreak/>
        <w:t xml:space="preserve">που είναι </w:t>
      </w:r>
      <w:proofErr w:type="spellStart"/>
      <w:r w:rsidRPr="001C2393">
        <w:rPr>
          <w:rFonts w:asciiTheme="minorHAnsi" w:eastAsiaTheme="majorEastAsia" w:hAnsiTheme="minorHAnsi" w:cstheme="minorHAnsi"/>
          <w:color w:val="000000" w:themeColor="text1"/>
          <w:lang w:val="el-GR"/>
        </w:rPr>
        <w:t>νευρωνικό</w:t>
      </w:r>
      <w:proofErr w:type="spellEnd"/>
      <w:r w:rsidRPr="001C2393">
        <w:rPr>
          <w:rFonts w:asciiTheme="minorHAnsi" w:eastAsiaTheme="majorEastAsia" w:hAnsiTheme="minorHAnsi" w:cstheme="minorHAnsi"/>
          <w:color w:val="000000" w:themeColor="text1"/>
          <w:lang w:val="el-GR"/>
        </w:rPr>
        <w:t xml:space="preserve"> δίκτυο με αρχιτεκτονική (64, 32, 16) νευρώνες στα τρία </w:t>
      </w:r>
      <w:proofErr w:type="spellStart"/>
      <w:r w:rsidRPr="001C2393">
        <w:rPr>
          <w:rFonts w:asciiTheme="minorHAnsi" w:eastAsiaTheme="majorEastAsia" w:hAnsiTheme="minorHAnsi" w:cstheme="minorHAnsi"/>
          <w:color w:val="000000" w:themeColor="text1"/>
          <w:lang w:val="el-GR"/>
        </w:rPr>
        <w:t>hidden</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layers</w:t>
      </w:r>
      <w:proofErr w:type="spellEnd"/>
      <w:r w:rsidRPr="001C2393">
        <w:rPr>
          <w:rFonts w:asciiTheme="minorHAnsi" w:eastAsiaTheme="majorEastAsia" w:hAnsiTheme="minorHAnsi" w:cstheme="minorHAnsi"/>
          <w:color w:val="000000" w:themeColor="text1"/>
          <w:lang w:val="el-GR"/>
        </w:rPr>
        <w:t xml:space="preserve"> και μπορεί να μάθει πιο σύνθετα μοτίβα και μη-γραμμικές σχέσεις μεταξύ των χαρακτηριστικών, πράγμα που ο γραμμικός </w:t>
      </w:r>
      <w:proofErr w:type="spellStart"/>
      <w:r w:rsidRPr="001C2393">
        <w:rPr>
          <w:rFonts w:asciiTheme="minorHAnsi" w:eastAsiaTheme="majorEastAsia" w:hAnsiTheme="minorHAnsi" w:cstheme="minorHAnsi"/>
          <w:color w:val="000000" w:themeColor="text1"/>
          <w:lang w:val="el-GR"/>
        </w:rPr>
        <w:t>ταξινομητής</w:t>
      </w:r>
      <w:proofErr w:type="spellEnd"/>
      <w:r w:rsidRPr="001C2393">
        <w:rPr>
          <w:rFonts w:asciiTheme="minorHAnsi" w:eastAsiaTheme="majorEastAsia" w:hAnsiTheme="minorHAnsi" w:cstheme="minorHAnsi"/>
          <w:color w:val="000000" w:themeColor="text1"/>
          <w:lang w:val="el-GR"/>
        </w:rPr>
        <w:t xml:space="preserve"> δεν μπορεί να κάνει.</w:t>
      </w:r>
    </w:p>
    <w:p w14:paraId="785F5B58" w14:textId="77777777" w:rsidR="001C2393" w:rsidRPr="001C2393" w:rsidRDefault="001C2393" w:rsidP="001C2393">
      <w:pPr>
        <w:jc w:val="both"/>
        <w:rPr>
          <w:rFonts w:asciiTheme="minorHAnsi" w:eastAsiaTheme="majorEastAsia" w:hAnsiTheme="minorHAnsi" w:cstheme="minorHAnsi"/>
          <w:color w:val="000000" w:themeColor="text1"/>
          <w:lang w:val="el-GR"/>
        </w:rPr>
      </w:pPr>
    </w:p>
    <w:p w14:paraId="5B3CED00" w14:textId="4D505706" w:rsidR="00FE7206" w:rsidRDefault="001C2393" w:rsidP="001C2393">
      <w:pPr>
        <w:jc w:val="both"/>
        <w:rPr>
          <w:rFonts w:asciiTheme="minorHAnsi" w:eastAsiaTheme="majorEastAsia" w:hAnsiTheme="minorHAnsi" w:cstheme="minorHAnsi"/>
          <w:color w:val="000000" w:themeColor="text1"/>
          <w:lang w:val="el-GR"/>
        </w:rPr>
      </w:pPr>
      <w:r w:rsidRPr="001C2393">
        <w:rPr>
          <w:rFonts w:asciiTheme="minorHAnsi" w:eastAsiaTheme="majorEastAsia" w:hAnsiTheme="minorHAnsi" w:cstheme="minorHAnsi"/>
          <w:color w:val="000000" w:themeColor="text1"/>
          <w:lang w:val="el-GR"/>
        </w:rPr>
        <w:t xml:space="preserve">Στη συνέχεια, παρατηρήθηκε πως η κατάτμηση frame-προς-frame δημιουργεί θόρυβο στις προβλέψεις καθώς το σύστημα μπορεί να αλλάζει πολύ γρήγορα μεταξύ ομιλίας και θορύβου δημιουργώντας πολλά μικρά τμήματα που δεν γίνεται να υπήρχαν στην πραγματικότητα. Για να αντιμετωπιστεί αυτό το πρόβλημα εφαρμόζεται </w:t>
      </w:r>
      <w:proofErr w:type="spellStart"/>
      <w:r w:rsidRPr="001C2393">
        <w:rPr>
          <w:rFonts w:asciiTheme="minorHAnsi" w:eastAsiaTheme="majorEastAsia" w:hAnsiTheme="minorHAnsi" w:cstheme="minorHAnsi"/>
          <w:color w:val="000000" w:themeColor="text1"/>
          <w:lang w:val="el-GR"/>
        </w:rPr>
        <w:t>median</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filtering</w:t>
      </w:r>
      <w:proofErr w:type="spellEnd"/>
      <w:r w:rsidRPr="001C2393">
        <w:rPr>
          <w:rFonts w:asciiTheme="minorHAnsi" w:eastAsiaTheme="majorEastAsia" w:hAnsiTheme="minorHAnsi" w:cstheme="minorHAnsi"/>
          <w:color w:val="000000" w:themeColor="text1"/>
          <w:lang w:val="el-GR"/>
        </w:rPr>
        <w:t xml:space="preserve"> που είναι </w:t>
      </w:r>
      <w:proofErr w:type="spellStart"/>
      <w:r w:rsidRPr="001C2393">
        <w:rPr>
          <w:rFonts w:asciiTheme="minorHAnsi" w:eastAsiaTheme="majorEastAsia" w:hAnsiTheme="minorHAnsi" w:cstheme="minorHAnsi"/>
          <w:color w:val="000000" w:themeColor="text1"/>
          <w:lang w:val="el-GR"/>
        </w:rPr>
        <w:t>είναι</w:t>
      </w:r>
      <w:proofErr w:type="spellEnd"/>
      <w:r w:rsidRPr="001C2393">
        <w:rPr>
          <w:rFonts w:asciiTheme="minorHAnsi" w:eastAsiaTheme="majorEastAsia" w:hAnsiTheme="minorHAnsi" w:cstheme="minorHAnsi"/>
          <w:color w:val="000000" w:themeColor="text1"/>
          <w:lang w:val="el-GR"/>
        </w:rPr>
        <w:t xml:space="preserve"> τεχνική εξομάλυνσης που αφαιρεί μεμονωμένα λάθη στις προβλέψεις. Αν σε μια ακολουθία από 0 και 1 υπάρχει ένας "θόρυβος" όπως 1, 1, 0, 1, 1, το φίλτρο μεσαίας τιμής (π.χ. με </w:t>
      </w:r>
      <w:proofErr w:type="spellStart"/>
      <w:r w:rsidRPr="001C2393">
        <w:rPr>
          <w:rFonts w:asciiTheme="minorHAnsi" w:eastAsiaTheme="majorEastAsia" w:hAnsiTheme="minorHAnsi" w:cstheme="minorHAnsi"/>
          <w:color w:val="000000" w:themeColor="text1"/>
          <w:lang w:val="el-GR"/>
        </w:rPr>
        <w:t>kernel</w:t>
      </w:r>
      <w:proofErr w:type="spellEnd"/>
      <w:r w:rsidRPr="001C2393">
        <w:rPr>
          <w:rFonts w:asciiTheme="minorHAnsi" w:eastAsiaTheme="majorEastAsia" w:hAnsiTheme="minorHAnsi" w:cstheme="minorHAnsi"/>
          <w:color w:val="000000" w:themeColor="text1"/>
          <w:lang w:val="el-GR"/>
        </w:rPr>
        <w:t xml:space="preserve"> 3) το μετατρέπει σε 1, 1, 1, 1, 1, αγνοώντας το μεμονωμένο 0. Έτσι, μειώνονται οι απότομες και μη </w:t>
      </w:r>
      <w:r w:rsidR="009977F2">
        <w:rPr>
          <w:rFonts w:asciiTheme="minorHAnsi" w:eastAsiaTheme="majorEastAsia" w:hAnsiTheme="minorHAnsi" w:cstheme="minorHAnsi"/>
          <w:color w:val="000000" w:themeColor="text1"/>
          <w:lang w:val="el-GR"/>
        </w:rPr>
        <w:t>πραγματικές</w:t>
      </w:r>
      <w:r w:rsidRPr="001C2393">
        <w:rPr>
          <w:rFonts w:asciiTheme="minorHAnsi" w:eastAsiaTheme="majorEastAsia" w:hAnsiTheme="minorHAnsi" w:cstheme="minorHAnsi"/>
          <w:color w:val="000000" w:themeColor="text1"/>
          <w:lang w:val="el-GR"/>
        </w:rPr>
        <w:t xml:space="preserve"> αλλαγές στην κατηγοριοποίηση των </w:t>
      </w:r>
      <w:proofErr w:type="spellStart"/>
      <w:r w:rsidRPr="001C2393">
        <w:rPr>
          <w:rFonts w:asciiTheme="minorHAnsi" w:eastAsiaTheme="majorEastAsia" w:hAnsiTheme="minorHAnsi" w:cstheme="minorHAnsi"/>
          <w:color w:val="000000" w:themeColor="text1"/>
          <w:lang w:val="el-GR"/>
        </w:rPr>
        <w:t>frames</w:t>
      </w:r>
      <w:proofErr w:type="spellEnd"/>
      <w:r w:rsidRPr="001C2393">
        <w:rPr>
          <w:rFonts w:asciiTheme="minorHAnsi" w:eastAsiaTheme="majorEastAsia" w:hAnsiTheme="minorHAnsi" w:cstheme="minorHAnsi"/>
          <w:color w:val="000000" w:themeColor="text1"/>
          <w:lang w:val="el-GR"/>
        </w:rPr>
        <w:t xml:space="preserve">. Μετά από δοκιμές με διάφορα μεγέθη </w:t>
      </w:r>
      <w:proofErr w:type="spellStart"/>
      <w:r w:rsidRPr="001C2393">
        <w:rPr>
          <w:rFonts w:asciiTheme="minorHAnsi" w:eastAsiaTheme="majorEastAsia" w:hAnsiTheme="minorHAnsi" w:cstheme="minorHAnsi"/>
          <w:color w:val="000000" w:themeColor="text1"/>
          <w:lang w:val="el-GR"/>
        </w:rPr>
        <w:t>kernel</w:t>
      </w:r>
      <w:proofErr w:type="spellEnd"/>
      <w:r w:rsidRPr="001C2393">
        <w:rPr>
          <w:rFonts w:asciiTheme="minorHAnsi" w:eastAsiaTheme="majorEastAsia" w:hAnsiTheme="minorHAnsi" w:cstheme="minorHAnsi"/>
          <w:color w:val="000000" w:themeColor="text1"/>
          <w:lang w:val="el-GR"/>
        </w:rPr>
        <w:t xml:space="preserve"> (3, 5, 7, 9) που έδιναν μικρότερη ακρίβεια ή πάρα πολλά τμήματα, επιλέχθηκαν (</w:t>
      </w:r>
      <w:proofErr w:type="spellStart"/>
      <w:r w:rsidRPr="001C2393">
        <w:rPr>
          <w:rFonts w:asciiTheme="minorHAnsi" w:eastAsiaTheme="majorEastAsia" w:hAnsiTheme="minorHAnsi" w:cstheme="minorHAnsi"/>
          <w:color w:val="000000" w:themeColor="text1"/>
          <w:lang w:val="el-GR"/>
        </w:rPr>
        <w:t>kernel</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size</w:t>
      </w:r>
      <w:proofErr w:type="spellEnd"/>
      <w:r w:rsidRPr="001C2393">
        <w:rPr>
          <w:rFonts w:asciiTheme="minorHAnsi" w:eastAsiaTheme="majorEastAsia" w:hAnsiTheme="minorHAnsi" w:cstheme="minorHAnsi"/>
          <w:color w:val="000000" w:themeColor="text1"/>
          <w:lang w:val="el-GR"/>
        </w:rPr>
        <w:t xml:space="preserve"> 41 για LSC και 81 για MLP) που αφαιρούν τα σφάλματα και δημιουργούν πιο ρεαλιστικά τμήματα που αντιστοιχούν στη φυσική διάρκεια της ομιλίας, καθώς διαπιστώθηκε ότι τα δεδομένα του πραγματικού κόσμου χρειάζονται πιο δυναμική αντιμετώπιση. Τέλος, το σύστημα αξιολογείται σε πραγματικό αρχείο ήχου (</w:t>
      </w:r>
      <w:proofErr w:type="spellStart"/>
      <w:r w:rsidRPr="001C2393">
        <w:rPr>
          <w:rFonts w:asciiTheme="minorHAnsi" w:eastAsiaTheme="majorEastAsia" w:hAnsiTheme="minorHAnsi" w:cstheme="minorHAnsi"/>
          <w:color w:val="000000" w:themeColor="text1"/>
          <w:lang w:val="el-GR"/>
        </w:rPr>
        <w:t>unseen</w:t>
      </w:r>
      <w:proofErr w:type="spellEnd"/>
      <w:r w:rsidRPr="001C2393">
        <w:rPr>
          <w:rFonts w:asciiTheme="minorHAnsi" w:eastAsiaTheme="majorEastAsia" w:hAnsiTheme="minorHAnsi" w:cstheme="minorHAnsi"/>
          <w:color w:val="000000" w:themeColor="text1"/>
          <w:lang w:val="el-GR"/>
        </w:rPr>
        <w:t xml:space="preserve">) που περιέχει τόσο ομιλία όσο και θόρυβο, με τις προβλέψεις να συγκρίνονται με τα </w:t>
      </w:r>
      <w:proofErr w:type="spellStart"/>
      <w:r w:rsidRPr="001C2393">
        <w:rPr>
          <w:rFonts w:asciiTheme="minorHAnsi" w:eastAsiaTheme="majorEastAsia" w:hAnsiTheme="minorHAnsi" w:cstheme="minorHAnsi"/>
          <w:color w:val="000000" w:themeColor="text1"/>
          <w:lang w:val="el-GR"/>
        </w:rPr>
        <w:t>ground</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truth</w:t>
      </w:r>
      <w:proofErr w:type="spellEnd"/>
      <w:r w:rsidRPr="001C2393">
        <w:rPr>
          <w:rFonts w:asciiTheme="minorHAnsi" w:eastAsiaTheme="majorEastAsia" w:hAnsiTheme="minorHAnsi" w:cstheme="minorHAnsi"/>
          <w:color w:val="000000" w:themeColor="text1"/>
          <w:lang w:val="el-GR"/>
        </w:rPr>
        <w:t xml:space="preserve"> </w:t>
      </w:r>
      <w:proofErr w:type="spellStart"/>
      <w:r w:rsidRPr="001C2393">
        <w:rPr>
          <w:rFonts w:asciiTheme="minorHAnsi" w:eastAsiaTheme="majorEastAsia" w:hAnsiTheme="minorHAnsi" w:cstheme="minorHAnsi"/>
          <w:color w:val="000000" w:themeColor="text1"/>
          <w:lang w:val="el-GR"/>
        </w:rPr>
        <w:t>transcriptions</w:t>
      </w:r>
      <w:proofErr w:type="spellEnd"/>
      <w:r w:rsidRPr="001C2393">
        <w:rPr>
          <w:rFonts w:asciiTheme="minorHAnsi" w:eastAsiaTheme="majorEastAsia" w:hAnsiTheme="minorHAnsi" w:cstheme="minorHAnsi"/>
          <w:color w:val="000000" w:themeColor="text1"/>
          <w:lang w:val="el-GR"/>
        </w:rPr>
        <w:t xml:space="preserve"> που παρέχονται σε JSON </w:t>
      </w:r>
      <w:proofErr w:type="spellStart"/>
      <w:r w:rsidRPr="001C2393">
        <w:rPr>
          <w:rFonts w:asciiTheme="minorHAnsi" w:eastAsiaTheme="majorEastAsia" w:hAnsiTheme="minorHAnsi" w:cstheme="minorHAnsi"/>
          <w:color w:val="000000" w:themeColor="text1"/>
          <w:lang w:val="el-GR"/>
        </w:rPr>
        <w:t>format</w:t>
      </w:r>
      <w:proofErr w:type="spellEnd"/>
      <w:r w:rsidRPr="001C2393">
        <w:rPr>
          <w:rFonts w:asciiTheme="minorHAnsi" w:eastAsiaTheme="majorEastAsia" w:hAnsiTheme="minorHAnsi" w:cstheme="minorHAnsi"/>
          <w:color w:val="000000" w:themeColor="text1"/>
          <w:lang w:val="el-GR"/>
        </w:rPr>
        <w:t>. Επειδή τα JSON αρχεία περιέχουν σύντομες απομονωμένες περιοχές ομιλίας, εφαρμόζεται συγχώνευση που ενώνει τα τμήματα ομιλίας που είναι κοντά μεταξύ τους (κενό &lt; 0.5s) για να δημιουργηθούν πιο ρεαλιστικά κομμάτια αξιολόγησης. Η τελική έξοδος του συστήματος είναι αρχείο CSV με τη μορφή που απαιτεί η εργασία, περιέχοντας τα χρονικά όρια και την κατηγορία (</w:t>
      </w:r>
      <w:proofErr w:type="spellStart"/>
      <w:r w:rsidRPr="001C2393">
        <w:rPr>
          <w:rFonts w:asciiTheme="minorHAnsi" w:eastAsiaTheme="majorEastAsia" w:hAnsiTheme="minorHAnsi" w:cstheme="minorHAnsi"/>
          <w:color w:val="000000" w:themeColor="text1"/>
          <w:lang w:val="el-GR"/>
        </w:rPr>
        <w:t>foreground</w:t>
      </w:r>
      <w:proofErr w:type="spellEnd"/>
      <w:r w:rsidRPr="001C2393">
        <w:rPr>
          <w:rFonts w:asciiTheme="minorHAnsi" w:eastAsiaTheme="majorEastAsia" w:hAnsiTheme="minorHAnsi" w:cstheme="minorHAnsi"/>
          <w:color w:val="000000" w:themeColor="text1"/>
          <w:lang w:val="el-GR"/>
        </w:rPr>
        <w:t>/</w:t>
      </w:r>
      <w:proofErr w:type="spellStart"/>
      <w:r w:rsidRPr="001C2393">
        <w:rPr>
          <w:rFonts w:asciiTheme="minorHAnsi" w:eastAsiaTheme="majorEastAsia" w:hAnsiTheme="minorHAnsi" w:cstheme="minorHAnsi"/>
          <w:color w:val="000000" w:themeColor="text1"/>
          <w:lang w:val="el-GR"/>
        </w:rPr>
        <w:t>background</w:t>
      </w:r>
      <w:proofErr w:type="spellEnd"/>
      <w:r w:rsidRPr="001C2393">
        <w:rPr>
          <w:rFonts w:asciiTheme="minorHAnsi" w:eastAsiaTheme="majorEastAsia" w:hAnsiTheme="minorHAnsi" w:cstheme="minorHAnsi"/>
          <w:color w:val="000000" w:themeColor="text1"/>
          <w:lang w:val="el-GR"/>
        </w:rPr>
        <w:t>) κάθε τμήματος.</w:t>
      </w:r>
    </w:p>
    <w:p w14:paraId="70EA1EE6" w14:textId="77777777" w:rsidR="001C2393" w:rsidRDefault="001C2393" w:rsidP="001C2393">
      <w:pPr>
        <w:rPr>
          <w:rFonts w:asciiTheme="minorHAnsi" w:hAnsiTheme="minorHAnsi" w:cstheme="minorHAnsi"/>
          <w:lang w:val="el-GR"/>
        </w:rPr>
      </w:pPr>
    </w:p>
    <w:p w14:paraId="1DF6677D" w14:textId="3242729C" w:rsidR="001C2393" w:rsidRDefault="001C2393" w:rsidP="001C2393">
      <w:pPr>
        <w:pStyle w:val="Heading2"/>
        <w:rPr>
          <w:lang w:val="el-GR"/>
        </w:rPr>
      </w:pPr>
      <w:bookmarkStart w:id="5" w:name="_Toc200068197"/>
      <w:r w:rsidRPr="00B15B7F">
        <w:rPr>
          <w:lang w:val="el-GR"/>
        </w:rPr>
        <w:t>2</w:t>
      </w:r>
      <w:r w:rsidRPr="00793A20">
        <w:rPr>
          <w:lang w:val="el-GR"/>
        </w:rPr>
        <w:t>.</w:t>
      </w:r>
      <w:r>
        <w:rPr>
          <w:lang w:val="el-GR"/>
        </w:rPr>
        <w:t>2</w:t>
      </w:r>
      <w:r w:rsidRPr="00793A20">
        <w:rPr>
          <w:lang w:val="el-GR"/>
        </w:rPr>
        <w:t xml:space="preserve"> </w:t>
      </w:r>
      <w:r>
        <w:rPr>
          <w:lang w:val="el-GR"/>
        </w:rPr>
        <w:t>Αποτελέσματα</w:t>
      </w:r>
      <w:bookmarkEnd w:id="5"/>
    </w:p>
    <w:p w14:paraId="78CD9ACF" w14:textId="369EF28C" w:rsidR="009977F2" w:rsidRPr="009977F2" w:rsidRDefault="009977F2" w:rsidP="009977F2">
      <w:pPr>
        <w:spacing w:before="100" w:beforeAutospacing="1" w:after="100" w:afterAutospacing="1"/>
        <w:jc w:val="both"/>
        <w:outlineLvl w:val="2"/>
        <w:rPr>
          <w:rFonts w:asciiTheme="majorHAnsi" w:hAnsiTheme="majorHAnsi" w:cstheme="majorHAnsi"/>
          <w:color w:val="0070C0"/>
          <w:lang w:val="el-GR"/>
        </w:rPr>
      </w:pPr>
      <w:bookmarkStart w:id="6" w:name="_Toc200068198"/>
      <w:r w:rsidRPr="009977F2">
        <w:rPr>
          <w:rFonts w:asciiTheme="majorHAnsi" w:hAnsiTheme="majorHAnsi" w:cstheme="majorHAnsi"/>
          <w:color w:val="0070C0"/>
          <w:lang w:val="el-GR"/>
        </w:rPr>
        <w:t xml:space="preserve">2.2.1 </w:t>
      </w:r>
      <w:r w:rsidRPr="009977F2">
        <w:rPr>
          <w:rFonts w:asciiTheme="majorHAnsi" w:hAnsiTheme="majorHAnsi" w:cstheme="majorHAnsi"/>
          <w:color w:val="0070C0"/>
          <w:lang w:val="el-GR"/>
        </w:rPr>
        <w:t>Αποτελέσματα Εκπαίδευσης</w:t>
      </w:r>
      <w:bookmarkEnd w:id="6"/>
    </w:p>
    <w:p w14:paraId="02B8E2BA" w14:textId="5AD0DA2C" w:rsidR="009977F2" w:rsidRPr="009977F2" w:rsidRDefault="009977F2" w:rsidP="009977F2">
      <w:pPr>
        <w:spacing w:before="100" w:beforeAutospacing="1" w:after="100" w:afterAutospacing="1"/>
        <w:jc w:val="both"/>
        <w:rPr>
          <w:rFonts w:asciiTheme="minorHAnsi" w:hAnsiTheme="minorHAnsi" w:cstheme="minorHAnsi"/>
          <w:lang w:val="el-GR"/>
        </w:rPr>
      </w:pPr>
      <w:r w:rsidRPr="009977F2">
        <w:rPr>
          <w:rFonts w:asciiTheme="minorHAnsi" w:hAnsiTheme="minorHAnsi" w:cstheme="minorHAnsi"/>
          <w:lang w:val="el-GR"/>
        </w:rPr>
        <w:t xml:space="preserve">Η εκπαίδευση έγινε σε ισορροπημένο </w:t>
      </w:r>
      <w:r w:rsidRPr="009977F2">
        <w:rPr>
          <w:rFonts w:asciiTheme="minorHAnsi" w:hAnsiTheme="minorHAnsi" w:cstheme="minorHAnsi"/>
        </w:rPr>
        <w:t>dataset</w:t>
      </w:r>
      <w:r w:rsidRPr="009977F2">
        <w:rPr>
          <w:rFonts w:asciiTheme="minorHAnsi" w:hAnsiTheme="minorHAnsi" w:cstheme="minorHAnsi"/>
          <w:lang w:val="el-GR"/>
        </w:rPr>
        <w:t xml:space="preserve"> με 86.400 συνολικά </w:t>
      </w:r>
      <w:r w:rsidRPr="009977F2">
        <w:rPr>
          <w:rFonts w:asciiTheme="minorHAnsi" w:hAnsiTheme="minorHAnsi" w:cstheme="minorHAnsi"/>
        </w:rPr>
        <w:t>samples</w:t>
      </w:r>
      <w:r w:rsidRPr="009977F2">
        <w:rPr>
          <w:rFonts w:asciiTheme="minorHAnsi" w:hAnsiTheme="minorHAnsi" w:cstheme="minorHAnsi"/>
          <w:lang w:val="el-GR"/>
        </w:rPr>
        <w:t xml:space="preserve"> (43.200 </w:t>
      </w:r>
      <w:r w:rsidRPr="009977F2">
        <w:rPr>
          <w:rFonts w:asciiTheme="minorHAnsi" w:hAnsiTheme="minorHAnsi" w:cstheme="minorHAnsi"/>
        </w:rPr>
        <w:t>frames</w:t>
      </w:r>
      <w:r w:rsidRPr="009977F2">
        <w:rPr>
          <w:rFonts w:asciiTheme="minorHAnsi" w:hAnsiTheme="minorHAnsi" w:cstheme="minorHAnsi"/>
          <w:lang w:val="el-GR"/>
        </w:rPr>
        <w:t xml:space="preserve"> ομιλίας και 43.200 </w:t>
      </w:r>
      <w:r w:rsidRPr="009977F2">
        <w:rPr>
          <w:rFonts w:asciiTheme="minorHAnsi" w:hAnsiTheme="minorHAnsi" w:cstheme="minorHAnsi"/>
        </w:rPr>
        <w:t>frames</w:t>
      </w:r>
      <w:r w:rsidRPr="009977F2">
        <w:rPr>
          <w:rFonts w:asciiTheme="minorHAnsi" w:hAnsiTheme="minorHAnsi" w:cstheme="minorHAnsi"/>
          <w:lang w:val="el-GR"/>
        </w:rPr>
        <w:t xml:space="preserve"> θορύβου), που αντιστοιχεί σε περίπου 1003 δευτερόλεπτα ήχου για κάθε κατηγορία. Ο </w:t>
      </w:r>
      <w:r w:rsidRPr="009977F2">
        <w:rPr>
          <w:rFonts w:asciiTheme="minorHAnsi" w:hAnsiTheme="minorHAnsi" w:cstheme="minorHAnsi"/>
        </w:rPr>
        <w:t>Least</w:t>
      </w:r>
      <w:r w:rsidRPr="009977F2">
        <w:rPr>
          <w:rFonts w:asciiTheme="minorHAnsi" w:hAnsiTheme="minorHAnsi" w:cstheme="minorHAnsi"/>
          <w:lang w:val="el-GR"/>
        </w:rPr>
        <w:t xml:space="preserve"> </w:t>
      </w:r>
      <w:r w:rsidRPr="009977F2">
        <w:rPr>
          <w:rFonts w:asciiTheme="minorHAnsi" w:hAnsiTheme="minorHAnsi" w:cstheme="minorHAnsi"/>
        </w:rPr>
        <w:t>Squares</w:t>
      </w:r>
      <w:r w:rsidRPr="009977F2">
        <w:rPr>
          <w:rFonts w:asciiTheme="minorHAnsi" w:hAnsiTheme="minorHAnsi" w:cstheme="minorHAnsi"/>
          <w:lang w:val="el-GR"/>
        </w:rPr>
        <w:t xml:space="preserve"> </w:t>
      </w:r>
      <w:r w:rsidRPr="009977F2">
        <w:rPr>
          <w:rFonts w:asciiTheme="minorHAnsi" w:hAnsiTheme="minorHAnsi" w:cstheme="minorHAnsi"/>
        </w:rPr>
        <w:t>Classifier</w:t>
      </w:r>
      <w:r w:rsidRPr="009977F2">
        <w:rPr>
          <w:rFonts w:asciiTheme="minorHAnsi" w:hAnsiTheme="minorHAnsi" w:cstheme="minorHAnsi"/>
          <w:lang w:val="el-GR"/>
        </w:rPr>
        <w:t xml:space="preserve"> </w:t>
      </w:r>
      <w:r>
        <w:rPr>
          <w:rFonts w:asciiTheme="minorHAnsi" w:hAnsiTheme="minorHAnsi" w:cstheme="minorHAnsi"/>
          <w:lang w:val="el-GR"/>
        </w:rPr>
        <w:t>είχε</w:t>
      </w:r>
      <w:r w:rsidRPr="009977F2">
        <w:rPr>
          <w:rFonts w:asciiTheme="minorHAnsi" w:hAnsiTheme="minorHAnsi" w:cstheme="minorHAnsi"/>
          <w:lang w:val="el-GR"/>
        </w:rPr>
        <w:t xml:space="preserve"> ακρίβεια 83.8% στα δεδομένα εκπαίδευσης, ενώ το </w:t>
      </w:r>
      <w:r w:rsidRPr="009977F2">
        <w:rPr>
          <w:rFonts w:asciiTheme="minorHAnsi" w:hAnsiTheme="minorHAnsi" w:cstheme="minorHAnsi"/>
        </w:rPr>
        <w:t>MLP</w:t>
      </w:r>
      <w:r w:rsidRPr="009977F2">
        <w:rPr>
          <w:rFonts w:asciiTheme="minorHAnsi" w:hAnsiTheme="minorHAnsi" w:cstheme="minorHAnsi"/>
          <w:lang w:val="el-GR"/>
        </w:rPr>
        <w:t xml:space="preserve"> </w:t>
      </w:r>
      <w:r>
        <w:rPr>
          <w:rFonts w:asciiTheme="minorHAnsi" w:hAnsiTheme="minorHAnsi" w:cstheme="minorHAnsi"/>
          <w:lang w:val="el-GR"/>
        </w:rPr>
        <w:t>είχε</w:t>
      </w:r>
      <w:r w:rsidRPr="009977F2">
        <w:rPr>
          <w:rFonts w:asciiTheme="minorHAnsi" w:hAnsiTheme="minorHAnsi" w:cstheme="minorHAnsi"/>
          <w:lang w:val="el-GR"/>
        </w:rPr>
        <w:t xml:space="preserve"> ακρίβεια 99.0% με </w:t>
      </w:r>
      <w:r w:rsidRPr="009977F2">
        <w:rPr>
          <w:rFonts w:asciiTheme="minorHAnsi" w:hAnsiTheme="minorHAnsi" w:cstheme="minorHAnsi"/>
        </w:rPr>
        <w:t>training</w:t>
      </w:r>
      <w:r w:rsidRPr="009977F2">
        <w:rPr>
          <w:rFonts w:asciiTheme="minorHAnsi" w:hAnsiTheme="minorHAnsi" w:cstheme="minorHAnsi"/>
          <w:lang w:val="el-GR"/>
        </w:rPr>
        <w:t xml:space="preserve"> </w:t>
      </w:r>
      <w:r w:rsidRPr="009977F2">
        <w:rPr>
          <w:rFonts w:asciiTheme="minorHAnsi" w:hAnsiTheme="minorHAnsi" w:cstheme="minorHAnsi"/>
        </w:rPr>
        <w:t>loss</w:t>
      </w:r>
      <w:r w:rsidRPr="009977F2">
        <w:rPr>
          <w:rFonts w:asciiTheme="minorHAnsi" w:hAnsiTheme="minorHAnsi" w:cstheme="minorHAnsi"/>
          <w:lang w:val="el-GR"/>
        </w:rPr>
        <w:t xml:space="preserve"> 0.0254 μετά από 45 </w:t>
      </w:r>
      <w:r w:rsidRPr="009977F2">
        <w:rPr>
          <w:rFonts w:asciiTheme="minorHAnsi" w:hAnsiTheme="minorHAnsi" w:cstheme="minorHAnsi"/>
        </w:rPr>
        <w:t>iterations</w:t>
      </w:r>
      <w:r w:rsidRPr="009977F2">
        <w:rPr>
          <w:rFonts w:asciiTheme="minorHAnsi" w:hAnsiTheme="minorHAnsi" w:cstheme="minorHAnsi"/>
          <w:lang w:val="el-GR"/>
        </w:rPr>
        <w:t xml:space="preserve">. Η μεγάλη διαφορά στην απόδοση δείχνει την υπεροχή του </w:t>
      </w:r>
      <w:proofErr w:type="spellStart"/>
      <w:r w:rsidRPr="009977F2">
        <w:rPr>
          <w:rFonts w:asciiTheme="minorHAnsi" w:hAnsiTheme="minorHAnsi" w:cstheme="minorHAnsi"/>
          <w:lang w:val="el-GR"/>
        </w:rPr>
        <w:t>νευρωνικού</w:t>
      </w:r>
      <w:proofErr w:type="spellEnd"/>
      <w:r w:rsidRPr="009977F2">
        <w:rPr>
          <w:rFonts w:asciiTheme="minorHAnsi" w:hAnsiTheme="minorHAnsi" w:cstheme="minorHAnsi"/>
          <w:lang w:val="el-GR"/>
        </w:rPr>
        <w:t xml:space="preserve"> δικτύου </w:t>
      </w:r>
      <w:r>
        <w:rPr>
          <w:rFonts w:asciiTheme="minorHAnsi" w:hAnsiTheme="minorHAnsi" w:cstheme="minorHAnsi"/>
          <w:lang w:val="el-GR"/>
        </w:rPr>
        <w:t>στο να συλλαμβάνει</w:t>
      </w:r>
      <w:r w:rsidRPr="009977F2">
        <w:rPr>
          <w:rFonts w:asciiTheme="minorHAnsi" w:hAnsiTheme="minorHAnsi" w:cstheme="minorHAnsi"/>
          <w:lang w:val="el-GR"/>
        </w:rPr>
        <w:t xml:space="preserve"> σύνθετ</w:t>
      </w:r>
      <w:r>
        <w:rPr>
          <w:rFonts w:asciiTheme="minorHAnsi" w:hAnsiTheme="minorHAnsi" w:cstheme="minorHAnsi"/>
          <w:lang w:val="el-GR"/>
        </w:rPr>
        <w:t>α</w:t>
      </w:r>
      <w:r w:rsidRPr="009977F2">
        <w:rPr>
          <w:rFonts w:asciiTheme="minorHAnsi" w:hAnsiTheme="minorHAnsi" w:cstheme="minorHAnsi"/>
          <w:lang w:val="el-GR"/>
        </w:rPr>
        <w:t xml:space="preserve"> μοτίβ</w:t>
      </w:r>
      <w:r>
        <w:rPr>
          <w:rFonts w:asciiTheme="minorHAnsi" w:hAnsiTheme="minorHAnsi" w:cstheme="minorHAnsi"/>
          <w:lang w:val="el-GR"/>
        </w:rPr>
        <w:t>α</w:t>
      </w:r>
      <w:r w:rsidRPr="009977F2">
        <w:rPr>
          <w:rFonts w:asciiTheme="minorHAnsi" w:hAnsiTheme="minorHAnsi" w:cstheme="minorHAnsi"/>
          <w:lang w:val="el-GR"/>
        </w:rPr>
        <w:t xml:space="preserve"> που ο γραμμικός </w:t>
      </w:r>
      <w:proofErr w:type="spellStart"/>
      <w:r w:rsidRPr="009977F2">
        <w:rPr>
          <w:rFonts w:asciiTheme="minorHAnsi" w:hAnsiTheme="minorHAnsi" w:cstheme="minorHAnsi"/>
          <w:lang w:val="el-GR"/>
        </w:rPr>
        <w:t>ταξινομητής</w:t>
      </w:r>
      <w:proofErr w:type="spellEnd"/>
      <w:r w:rsidRPr="009977F2">
        <w:rPr>
          <w:rFonts w:asciiTheme="minorHAnsi" w:hAnsiTheme="minorHAnsi" w:cstheme="minorHAnsi"/>
          <w:lang w:val="el-GR"/>
        </w:rPr>
        <w:t xml:space="preserve"> δεν μπορεί να εντοπίσει</w:t>
      </w:r>
      <w:r>
        <w:rPr>
          <w:rFonts w:asciiTheme="minorHAnsi" w:hAnsiTheme="minorHAnsi" w:cstheme="minorHAnsi"/>
          <w:lang w:val="el-GR"/>
        </w:rPr>
        <w:t xml:space="preserve"> (αφού είναι γραμμικός)</w:t>
      </w:r>
      <w:r w:rsidRPr="009977F2">
        <w:rPr>
          <w:rFonts w:asciiTheme="minorHAnsi" w:hAnsiTheme="minorHAnsi" w:cstheme="minorHAnsi"/>
          <w:lang w:val="el-GR"/>
        </w:rPr>
        <w:t>.</w:t>
      </w:r>
    </w:p>
    <w:p w14:paraId="09DE9FDD" w14:textId="75021D1A" w:rsidR="009977F2" w:rsidRPr="009977F2" w:rsidRDefault="009977F2" w:rsidP="009977F2">
      <w:pPr>
        <w:spacing w:before="100" w:beforeAutospacing="1" w:after="100" w:afterAutospacing="1"/>
        <w:jc w:val="both"/>
        <w:outlineLvl w:val="2"/>
        <w:rPr>
          <w:rFonts w:asciiTheme="majorHAnsi" w:hAnsiTheme="majorHAnsi" w:cstheme="majorHAnsi"/>
          <w:color w:val="0070C0"/>
        </w:rPr>
      </w:pPr>
      <w:bookmarkStart w:id="7" w:name="_Toc200068199"/>
      <w:r w:rsidRPr="009977F2">
        <w:rPr>
          <w:rFonts w:asciiTheme="majorHAnsi" w:hAnsiTheme="majorHAnsi" w:cstheme="majorHAnsi"/>
          <w:color w:val="0070C0"/>
        </w:rPr>
        <w:t>2.2.</w:t>
      </w:r>
      <w:r w:rsidRPr="009977F2">
        <w:rPr>
          <w:rFonts w:asciiTheme="majorHAnsi" w:hAnsiTheme="majorHAnsi" w:cstheme="majorHAnsi"/>
          <w:color w:val="0070C0"/>
        </w:rPr>
        <w:t>2</w:t>
      </w:r>
      <w:r w:rsidRPr="009977F2">
        <w:rPr>
          <w:rFonts w:asciiTheme="majorHAnsi" w:hAnsiTheme="majorHAnsi" w:cstheme="majorHAnsi"/>
          <w:color w:val="0070C0"/>
        </w:rPr>
        <w:t xml:space="preserve"> </w:t>
      </w:r>
      <w:proofErr w:type="gramStart"/>
      <w:r>
        <w:rPr>
          <w:rFonts w:asciiTheme="majorHAnsi" w:hAnsiTheme="majorHAnsi" w:cstheme="majorHAnsi"/>
          <w:color w:val="0070C0"/>
        </w:rPr>
        <w:t>Post-Processing</w:t>
      </w:r>
      <w:bookmarkEnd w:id="7"/>
      <w:proofErr w:type="gramEnd"/>
    </w:p>
    <w:p w14:paraId="3CA78DCC" w14:textId="03B27DDE" w:rsidR="009977F2" w:rsidRDefault="009977F2" w:rsidP="009977F2">
      <w:pPr>
        <w:spacing w:before="100" w:beforeAutospacing="1" w:after="100" w:afterAutospacing="1"/>
        <w:jc w:val="both"/>
        <w:rPr>
          <w:rFonts w:asciiTheme="minorHAnsi" w:hAnsiTheme="minorHAnsi" w:cstheme="minorHAnsi"/>
          <w:lang w:val="el-GR"/>
        </w:rPr>
      </w:pPr>
      <w:r>
        <w:rPr>
          <w:rFonts w:asciiTheme="minorHAnsi" w:hAnsiTheme="minorHAnsi" w:cstheme="minorHAnsi"/>
          <w:lang w:val="el-GR"/>
        </w:rPr>
        <w:t>Το</w:t>
      </w:r>
      <w:r w:rsidRPr="009977F2">
        <w:rPr>
          <w:rFonts w:asciiTheme="minorHAnsi" w:hAnsiTheme="minorHAnsi" w:cstheme="minorHAnsi"/>
          <w:lang w:val="el-GR"/>
        </w:rPr>
        <w:t xml:space="preserve"> </w:t>
      </w:r>
      <w:r>
        <w:rPr>
          <w:rFonts w:asciiTheme="minorHAnsi" w:hAnsiTheme="minorHAnsi" w:cstheme="minorHAnsi"/>
        </w:rPr>
        <w:t>post</w:t>
      </w:r>
      <w:r w:rsidRPr="009977F2">
        <w:rPr>
          <w:rFonts w:asciiTheme="minorHAnsi" w:hAnsiTheme="minorHAnsi" w:cstheme="minorHAnsi"/>
          <w:lang w:val="el-GR"/>
        </w:rPr>
        <w:t>-</w:t>
      </w:r>
      <w:r>
        <w:rPr>
          <w:rFonts w:asciiTheme="minorHAnsi" w:hAnsiTheme="minorHAnsi" w:cstheme="minorHAnsi"/>
        </w:rPr>
        <w:t>processing</w:t>
      </w:r>
      <w:r w:rsidRPr="009977F2">
        <w:rPr>
          <w:rFonts w:asciiTheme="minorHAnsi" w:hAnsiTheme="minorHAnsi" w:cstheme="minorHAnsi"/>
          <w:lang w:val="el-GR"/>
        </w:rPr>
        <w:t xml:space="preserve"> με </w:t>
      </w:r>
      <w:r w:rsidRPr="009977F2">
        <w:rPr>
          <w:rFonts w:asciiTheme="minorHAnsi" w:hAnsiTheme="minorHAnsi" w:cstheme="minorHAnsi"/>
        </w:rPr>
        <w:t>median</w:t>
      </w:r>
      <w:r w:rsidRPr="009977F2">
        <w:rPr>
          <w:rFonts w:asciiTheme="minorHAnsi" w:hAnsiTheme="minorHAnsi" w:cstheme="minorHAnsi"/>
          <w:lang w:val="el-GR"/>
        </w:rPr>
        <w:t xml:space="preserve"> </w:t>
      </w:r>
      <w:r w:rsidRPr="009977F2">
        <w:rPr>
          <w:rFonts w:asciiTheme="minorHAnsi" w:hAnsiTheme="minorHAnsi" w:cstheme="minorHAnsi"/>
        </w:rPr>
        <w:t>filtering</w:t>
      </w:r>
      <w:r w:rsidRPr="009977F2">
        <w:rPr>
          <w:rFonts w:asciiTheme="minorHAnsi" w:hAnsiTheme="minorHAnsi" w:cstheme="minorHAnsi"/>
          <w:lang w:val="el-GR"/>
        </w:rPr>
        <w:t xml:space="preserve"> επηρέασε τα αποτελέσματα</w:t>
      </w:r>
      <w:r w:rsidRPr="009977F2">
        <w:rPr>
          <w:rFonts w:asciiTheme="minorHAnsi" w:hAnsiTheme="minorHAnsi" w:cstheme="minorHAnsi"/>
          <w:lang w:val="el-GR"/>
        </w:rPr>
        <w:t xml:space="preserve"> </w:t>
      </w:r>
      <w:r>
        <w:rPr>
          <w:rFonts w:asciiTheme="minorHAnsi" w:hAnsiTheme="minorHAnsi" w:cstheme="minorHAnsi"/>
          <w:lang w:val="el-GR"/>
        </w:rPr>
        <w:t>αφού γ</w:t>
      </w:r>
      <w:r w:rsidRPr="009977F2">
        <w:rPr>
          <w:rFonts w:asciiTheme="minorHAnsi" w:hAnsiTheme="minorHAnsi" w:cstheme="minorHAnsi"/>
          <w:lang w:val="el-GR"/>
        </w:rPr>
        <w:t xml:space="preserve">ια τον </w:t>
      </w:r>
      <w:r w:rsidRPr="009977F2">
        <w:rPr>
          <w:rFonts w:asciiTheme="minorHAnsi" w:hAnsiTheme="minorHAnsi" w:cstheme="minorHAnsi"/>
        </w:rPr>
        <w:t>LSC</w:t>
      </w:r>
      <w:r w:rsidRPr="009977F2">
        <w:rPr>
          <w:rFonts w:asciiTheme="minorHAnsi" w:hAnsiTheme="minorHAnsi" w:cstheme="minorHAnsi"/>
          <w:lang w:val="el-GR"/>
        </w:rPr>
        <w:t xml:space="preserve">, η αρχική ακρίβεια 83.8% μειώθηκε καθώς αυξανόταν το μέγεθος του </w:t>
      </w:r>
      <w:r w:rsidRPr="009977F2">
        <w:rPr>
          <w:rFonts w:asciiTheme="minorHAnsi" w:hAnsiTheme="minorHAnsi" w:cstheme="minorHAnsi"/>
        </w:rPr>
        <w:t>kernel</w:t>
      </w:r>
      <w:r w:rsidRPr="009977F2">
        <w:rPr>
          <w:rFonts w:asciiTheme="minorHAnsi" w:hAnsiTheme="minorHAnsi" w:cstheme="minorHAnsi"/>
          <w:lang w:val="el-GR"/>
        </w:rPr>
        <w:t xml:space="preserve"> (από 67.1% με </w:t>
      </w:r>
      <w:r w:rsidRPr="009977F2">
        <w:rPr>
          <w:rFonts w:asciiTheme="minorHAnsi" w:hAnsiTheme="minorHAnsi" w:cstheme="minorHAnsi"/>
        </w:rPr>
        <w:t>kernel</w:t>
      </w:r>
      <w:r w:rsidRPr="009977F2">
        <w:rPr>
          <w:rFonts w:asciiTheme="minorHAnsi" w:hAnsiTheme="minorHAnsi" w:cstheme="minorHAnsi"/>
          <w:lang w:val="el-GR"/>
        </w:rPr>
        <w:t xml:space="preserve"> 3 έως 59.2% με </w:t>
      </w:r>
      <w:r w:rsidRPr="009977F2">
        <w:rPr>
          <w:rFonts w:asciiTheme="minorHAnsi" w:hAnsiTheme="minorHAnsi" w:cstheme="minorHAnsi"/>
        </w:rPr>
        <w:t>kernel</w:t>
      </w:r>
      <w:r w:rsidRPr="009977F2">
        <w:rPr>
          <w:rFonts w:asciiTheme="minorHAnsi" w:hAnsiTheme="minorHAnsi" w:cstheme="minorHAnsi"/>
          <w:lang w:val="el-GR"/>
        </w:rPr>
        <w:t xml:space="preserve"> 9), </w:t>
      </w:r>
      <w:r>
        <w:rPr>
          <w:rFonts w:asciiTheme="minorHAnsi" w:hAnsiTheme="minorHAnsi" w:cstheme="minorHAnsi"/>
          <w:lang w:val="el-GR"/>
        </w:rPr>
        <w:t>ενώ</w:t>
      </w:r>
      <w:r w:rsidRPr="009977F2">
        <w:rPr>
          <w:rFonts w:asciiTheme="minorHAnsi" w:hAnsiTheme="minorHAnsi" w:cstheme="minorHAnsi"/>
          <w:lang w:val="el-GR"/>
        </w:rPr>
        <w:t xml:space="preserve"> παράλληλα μειώθηκε ο αριθμός των τμημάτων (από 21.464 σε 11.700). Το </w:t>
      </w:r>
      <w:r w:rsidRPr="009977F2">
        <w:rPr>
          <w:rFonts w:asciiTheme="minorHAnsi" w:hAnsiTheme="minorHAnsi" w:cstheme="minorHAnsi"/>
        </w:rPr>
        <w:t>MLP</w:t>
      </w:r>
      <w:r w:rsidRPr="009977F2">
        <w:rPr>
          <w:rFonts w:asciiTheme="minorHAnsi" w:hAnsiTheme="minorHAnsi" w:cstheme="minorHAnsi"/>
          <w:lang w:val="el-GR"/>
        </w:rPr>
        <w:t xml:space="preserve"> </w:t>
      </w:r>
      <w:r>
        <w:rPr>
          <w:rFonts w:asciiTheme="minorHAnsi" w:hAnsiTheme="minorHAnsi" w:cstheme="minorHAnsi"/>
          <w:lang w:val="el-GR"/>
        </w:rPr>
        <w:t>είχε</w:t>
      </w:r>
      <w:r w:rsidRPr="009977F2">
        <w:rPr>
          <w:rFonts w:asciiTheme="minorHAnsi" w:hAnsiTheme="minorHAnsi" w:cstheme="minorHAnsi"/>
          <w:lang w:val="el-GR"/>
        </w:rPr>
        <w:t xml:space="preserve"> παρόμοια συμπεριφορά, με την ακρίβεια να πέφτει από 74.7% σε 63.5%, αλλά με μείωση των τμημάτων από 21.578 σε 11.738. Αυτή η μείωση της ακρίβειας στα </w:t>
      </w:r>
      <w:r w:rsidRPr="009977F2">
        <w:rPr>
          <w:rFonts w:asciiTheme="minorHAnsi" w:hAnsiTheme="minorHAnsi" w:cstheme="minorHAnsi"/>
        </w:rPr>
        <w:t>training</w:t>
      </w:r>
      <w:r w:rsidRPr="009977F2">
        <w:rPr>
          <w:rFonts w:asciiTheme="minorHAnsi" w:hAnsiTheme="minorHAnsi" w:cstheme="minorHAnsi"/>
          <w:lang w:val="el-GR"/>
        </w:rPr>
        <w:t xml:space="preserve"> </w:t>
      </w:r>
      <w:r w:rsidRPr="009977F2">
        <w:rPr>
          <w:rFonts w:asciiTheme="minorHAnsi" w:hAnsiTheme="minorHAnsi" w:cstheme="minorHAnsi"/>
        </w:rPr>
        <w:t>data</w:t>
      </w:r>
      <w:r w:rsidRPr="009977F2">
        <w:rPr>
          <w:rFonts w:asciiTheme="minorHAnsi" w:hAnsiTheme="minorHAnsi" w:cstheme="minorHAnsi"/>
          <w:lang w:val="el-GR"/>
        </w:rPr>
        <w:t xml:space="preserve"> δικαιολογείται από το γεγονός ότι τα δεδομένα εκπαίδευσης είναι "καθαρά" (</w:t>
      </w:r>
      <w:r w:rsidRPr="009977F2">
        <w:rPr>
          <w:rFonts w:asciiTheme="minorHAnsi" w:hAnsiTheme="minorHAnsi" w:cstheme="minorHAnsi"/>
        </w:rPr>
        <w:t>pure</w:t>
      </w:r>
      <w:r w:rsidRPr="009977F2">
        <w:rPr>
          <w:rFonts w:asciiTheme="minorHAnsi" w:hAnsiTheme="minorHAnsi" w:cstheme="minorHAnsi"/>
          <w:lang w:val="el-GR"/>
        </w:rPr>
        <w:t xml:space="preserve"> </w:t>
      </w:r>
      <w:r w:rsidRPr="009977F2">
        <w:rPr>
          <w:rFonts w:asciiTheme="minorHAnsi" w:hAnsiTheme="minorHAnsi" w:cstheme="minorHAnsi"/>
        </w:rPr>
        <w:t>speech</w:t>
      </w:r>
      <w:r w:rsidRPr="009977F2">
        <w:rPr>
          <w:rFonts w:asciiTheme="minorHAnsi" w:hAnsiTheme="minorHAnsi" w:cstheme="minorHAnsi"/>
          <w:lang w:val="el-GR"/>
        </w:rPr>
        <w:t xml:space="preserve"> ή </w:t>
      </w:r>
      <w:r w:rsidRPr="009977F2">
        <w:rPr>
          <w:rFonts w:asciiTheme="minorHAnsi" w:hAnsiTheme="minorHAnsi" w:cstheme="minorHAnsi"/>
        </w:rPr>
        <w:t>pure</w:t>
      </w:r>
      <w:r w:rsidRPr="009977F2">
        <w:rPr>
          <w:rFonts w:asciiTheme="minorHAnsi" w:hAnsiTheme="minorHAnsi" w:cstheme="minorHAnsi"/>
          <w:lang w:val="el-GR"/>
        </w:rPr>
        <w:t xml:space="preserve"> </w:t>
      </w:r>
      <w:r w:rsidRPr="009977F2">
        <w:rPr>
          <w:rFonts w:asciiTheme="minorHAnsi" w:hAnsiTheme="minorHAnsi" w:cstheme="minorHAnsi"/>
        </w:rPr>
        <w:t>noise</w:t>
      </w:r>
      <w:r w:rsidRPr="009977F2">
        <w:rPr>
          <w:rFonts w:asciiTheme="minorHAnsi" w:hAnsiTheme="minorHAnsi" w:cstheme="minorHAnsi"/>
          <w:lang w:val="el-GR"/>
        </w:rPr>
        <w:t xml:space="preserve">), ενώ το </w:t>
      </w:r>
      <w:r w:rsidRPr="009977F2">
        <w:rPr>
          <w:rFonts w:asciiTheme="minorHAnsi" w:hAnsiTheme="minorHAnsi" w:cstheme="minorHAnsi"/>
        </w:rPr>
        <w:t>median</w:t>
      </w:r>
      <w:r w:rsidRPr="009977F2">
        <w:rPr>
          <w:rFonts w:asciiTheme="minorHAnsi" w:hAnsiTheme="minorHAnsi" w:cstheme="minorHAnsi"/>
          <w:lang w:val="el-GR"/>
        </w:rPr>
        <w:t xml:space="preserve"> </w:t>
      </w:r>
      <w:r w:rsidRPr="009977F2">
        <w:rPr>
          <w:rFonts w:asciiTheme="minorHAnsi" w:hAnsiTheme="minorHAnsi" w:cstheme="minorHAnsi"/>
        </w:rPr>
        <w:t>filtering</w:t>
      </w:r>
      <w:r w:rsidRPr="009977F2">
        <w:rPr>
          <w:rFonts w:asciiTheme="minorHAnsi" w:hAnsiTheme="minorHAnsi" w:cstheme="minorHAnsi"/>
          <w:lang w:val="el-GR"/>
        </w:rPr>
        <w:t xml:space="preserve"> προσπαθεί να </w:t>
      </w:r>
      <w:r>
        <w:rPr>
          <w:rFonts w:asciiTheme="minorHAnsi" w:hAnsiTheme="minorHAnsi" w:cstheme="minorHAnsi"/>
          <w:lang w:val="el-GR"/>
        </w:rPr>
        <w:t>σταθεροποιήσει</w:t>
      </w:r>
      <w:r w:rsidRPr="009977F2">
        <w:rPr>
          <w:rFonts w:asciiTheme="minorHAnsi" w:hAnsiTheme="minorHAnsi" w:cstheme="minorHAnsi"/>
          <w:lang w:val="el-GR"/>
        </w:rPr>
        <w:t xml:space="preserve"> τις μεταβάσεις για πραγματικά δεδομένα</w:t>
      </w:r>
      <w:r>
        <w:rPr>
          <w:rFonts w:asciiTheme="minorHAnsi" w:hAnsiTheme="minorHAnsi" w:cstheme="minorHAnsi"/>
          <w:lang w:val="el-GR"/>
        </w:rPr>
        <w:t xml:space="preserve"> (που δεν είναι </w:t>
      </w:r>
      <w:r w:rsidRPr="009977F2">
        <w:rPr>
          <w:rFonts w:asciiTheme="minorHAnsi" w:hAnsiTheme="minorHAnsi" w:cstheme="minorHAnsi"/>
          <w:lang w:val="el-GR"/>
        </w:rPr>
        <w:t>"</w:t>
      </w:r>
      <w:r>
        <w:rPr>
          <w:rFonts w:asciiTheme="minorHAnsi" w:hAnsiTheme="minorHAnsi" w:cstheme="minorHAnsi"/>
          <w:lang w:val="el-GR"/>
        </w:rPr>
        <w:t>καθαρά</w:t>
      </w:r>
      <w:r w:rsidRPr="009977F2">
        <w:rPr>
          <w:rFonts w:asciiTheme="minorHAnsi" w:hAnsiTheme="minorHAnsi" w:cstheme="minorHAnsi"/>
          <w:lang w:val="el-GR"/>
        </w:rPr>
        <w:t>"</w:t>
      </w:r>
      <w:r>
        <w:rPr>
          <w:rFonts w:asciiTheme="minorHAnsi" w:hAnsiTheme="minorHAnsi" w:cstheme="minorHAnsi"/>
          <w:lang w:val="el-GR"/>
        </w:rPr>
        <w:t xml:space="preserve"> πάντα)</w:t>
      </w:r>
      <w:r w:rsidRPr="009977F2">
        <w:rPr>
          <w:rFonts w:asciiTheme="minorHAnsi" w:hAnsiTheme="minorHAnsi" w:cstheme="minorHAnsi"/>
          <w:lang w:val="el-GR"/>
        </w:rPr>
        <w:t>.</w:t>
      </w:r>
    </w:p>
    <w:p w14:paraId="127235D5" w14:textId="77777777" w:rsidR="009977F2" w:rsidRPr="009977F2" w:rsidRDefault="009977F2" w:rsidP="009977F2">
      <w:pPr>
        <w:spacing w:before="100" w:beforeAutospacing="1" w:after="100" w:afterAutospacing="1"/>
        <w:jc w:val="both"/>
        <w:rPr>
          <w:rFonts w:asciiTheme="minorHAnsi" w:hAnsiTheme="minorHAnsi" w:cstheme="minorHAnsi"/>
          <w:lang w:val="el-GR"/>
        </w:rPr>
      </w:pPr>
    </w:p>
    <w:p w14:paraId="02F79189" w14:textId="666A082A" w:rsidR="009977F2" w:rsidRPr="009977F2" w:rsidRDefault="009977F2" w:rsidP="009977F2">
      <w:pPr>
        <w:spacing w:before="100" w:beforeAutospacing="1" w:after="100" w:afterAutospacing="1"/>
        <w:jc w:val="both"/>
        <w:outlineLvl w:val="2"/>
        <w:rPr>
          <w:rFonts w:asciiTheme="majorHAnsi" w:hAnsiTheme="majorHAnsi" w:cstheme="majorHAnsi"/>
          <w:color w:val="0070C0"/>
          <w:lang w:val="el-GR"/>
        </w:rPr>
      </w:pPr>
      <w:bookmarkStart w:id="8" w:name="_Toc200068200"/>
      <w:r w:rsidRPr="009977F2">
        <w:rPr>
          <w:rFonts w:asciiTheme="majorHAnsi" w:hAnsiTheme="majorHAnsi" w:cstheme="majorHAnsi"/>
          <w:color w:val="0070C0"/>
          <w:lang w:val="el-GR"/>
        </w:rPr>
        <w:lastRenderedPageBreak/>
        <w:t xml:space="preserve">2.2.3 </w:t>
      </w:r>
      <w:r w:rsidRPr="009977F2">
        <w:rPr>
          <w:rFonts w:asciiTheme="majorHAnsi" w:hAnsiTheme="majorHAnsi" w:cstheme="majorHAnsi"/>
          <w:color w:val="0070C0"/>
          <w:lang w:val="el-GR"/>
        </w:rPr>
        <w:t xml:space="preserve">Αποτελέσματα σε </w:t>
      </w:r>
      <w:r>
        <w:rPr>
          <w:rFonts w:asciiTheme="majorHAnsi" w:hAnsiTheme="majorHAnsi" w:cstheme="majorHAnsi"/>
          <w:color w:val="0070C0"/>
          <w:lang w:val="el-GR"/>
        </w:rPr>
        <w:t xml:space="preserve">αρχείο </w:t>
      </w:r>
      <w:r>
        <w:rPr>
          <w:rFonts w:asciiTheme="majorHAnsi" w:hAnsiTheme="majorHAnsi" w:cstheme="majorHAnsi"/>
          <w:color w:val="0070C0"/>
        </w:rPr>
        <w:t>test</w:t>
      </w:r>
      <w:bookmarkEnd w:id="8"/>
    </w:p>
    <w:p w14:paraId="6E96F56E" w14:textId="473DF1CB" w:rsidR="009977F2" w:rsidRDefault="009977F2" w:rsidP="009977F2">
      <w:pPr>
        <w:spacing w:before="100" w:beforeAutospacing="1" w:after="100" w:afterAutospacing="1"/>
        <w:jc w:val="both"/>
        <w:rPr>
          <w:rFonts w:asciiTheme="minorHAnsi" w:hAnsiTheme="minorHAnsi" w:cstheme="minorHAnsi"/>
          <w:lang w:val="el-GR"/>
        </w:rPr>
      </w:pPr>
      <w:r w:rsidRPr="009977F2">
        <w:rPr>
          <w:rFonts w:asciiTheme="minorHAnsi" w:hAnsiTheme="minorHAnsi" w:cstheme="minorHAnsi"/>
          <w:lang w:val="el-GR"/>
        </w:rPr>
        <w:t xml:space="preserve">Στο </w:t>
      </w:r>
      <w:r>
        <w:rPr>
          <w:rFonts w:asciiTheme="minorHAnsi" w:hAnsiTheme="minorHAnsi" w:cstheme="minorHAnsi"/>
        </w:rPr>
        <w:t>test</w:t>
      </w:r>
      <w:r w:rsidRPr="009977F2">
        <w:rPr>
          <w:rFonts w:asciiTheme="minorHAnsi" w:hAnsiTheme="minorHAnsi" w:cstheme="minorHAnsi"/>
          <w:lang w:val="el-GR"/>
        </w:rPr>
        <w:t xml:space="preserve"> αρχείο </w:t>
      </w:r>
      <w:r w:rsidR="00581563" w:rsidRPr="00581563">
        <w:rPr>
          <w:rFonts w:asciiTheme="minorHAnsi" w:hAnsiTheme="minorHAnsi" w:cstheme="minorHAnsi"/>
          <w:lang w:val="el-GR"/>
        </w:rPr>
        <w:t>(</w:t>
      </w:r>
      <w:r w:rsidR="00581563" w:rsidRPr="00581563">
        <w:rPr>
          <w:rFonts w:asciiTheme="minorHAnsi" w:hAnsiTheme="minorHAnsi" w:cstheme="minorHAnsi"/>
          <w:lang w:val="el-GR"/>
        </w:rPr>
        <w:t>S01_U04.CH4.wav</w:t>
      </w:r>
      <w:r w:rsidR="00581563" w:rsidRPr="00581563">
        <w:rPr>
          <w:rFonts w:asciiTheme="minorHAnsi" w:hAnsiTheme="minorHAnsi" w:cstheme="minorHAnsi"/>
          <w:lang w:val="el-GR"/>
        </w:rPr>
        <w:t xml:space="preserve">) </w:t>
      </w:r>
      <w:r w:rsidRPr="009977F2">
        <w:rPr>
          <w:rFonts w:asciiTheme="minorHAnsi" w:hAnsiTheme="minorHAnsi" w:cstheme="minorHAnsi"/>
          <w:lang w:val="el-GR"/>
        </w:rPr>
        <w:t xml:space="preserve">διάρκειας 9544.2 δευτερολέπτων (περίπου 2.65 ώρες), </w:t>
      </w:r>
      <w:r>
        <w:rPr>
          <w:rFonts w:asciiTheme="minorHAnsi" w:hAnsiTheme="minorHAnsi" w:cstheme="minorHAnsi"/>
          <w:lang w:val="el-GR"/>
        </w:rPr>
        <w:t xml:space="preserve">οι </w:t>
      </w:r>
      <w:proofErr w:type="spellStart"/>
      <w:r>
        <w:rPr>
          <w:rFonts w:asciiTheme="minorHAnsi" w:hAnsiTheme="minorHAnsi" w:cstheme="minorHAnsi"/>
          <w:lang w:val="el-GR"/>
        </w:rPr>
        <w:t>ταξινομητές</w:t>
      </w:r>
      <w:proofErr w:type="spellEnd"/>
      <w:r w:rsidRPr="009977F2">
        <w:rPr>
          <w:rFonts w:asciiTheme="minorHAnsi" w:hAnsiTheme="minorHAnsi" w:cstheme="minorHAnsi"/>
          <w:lang w:val="el-GR"/>
        </w:rPr>
        <w:t xml:space="preserve"> </w:t>
      </w:r>
      <w:r>
        <w:rPr>
          <w:rFonts w:asciiTheme="minorHAnsi" w:hAnsiTheme="minorHAnsi" w:cstheme="minorHAnsi"/>
          <w:lang w:val="el-GR"/>
        </w:rPr>
        <w:t>δεν είχαν την ίδια ακρίβεια</w:t>
      </w:r>
      <w:r w:rsidRPr="009977F2">
        <w:rPr>
          <w:rFonts w:asciiTheme="minorHAnsi" w:hAnsiTheme="minorHAnsi" w:cstheme="minorHAnsi"/>
          <w:lang w:val="el-GR"/>
        </w:rPr>
        <w:t xml:space="preserve">. Ο </w:t>
      </w:r>
      <w:r w:rsidRPr="009977F2">
        <w:rPr>
          <w:rFonts w:asciiTheme="minorHAnsi" w:hAnsiTheme="minorHAnsi" w:cstheme="minorHAnsi"/>
        </w:rPr>
        <w:t>LSC</w:t>
      </w:r>
      <w:r w:rsidRPr="009977F2">
        <w:rPr>
          <w:rFonts w:asciiTheme="minorHAnsi" w:hAnsiTheme="minorHAnsi" w:cstheme="minorHAnsi"/>
          <w:lang w:val="el-GR"/>
        </w:rPr>
        <w:t xml:space="preserve"> δημιούργησε 1717 τμήματα και εντόπισε 648.3 δευτερόλεπτα ομιλίας (6.8% του συνολικού χρόνου), ενώ το </w:t>
      </w:r>
      <w:r w:rsidRPr="009977F2">
        <w:rPr>
          <w:rFonts w:asciiTheme="minorHAnsi" w:hAnsiTheme="minorHAnsi" w:cstheme="minorHAnsi"/>
        </w:rPr>
        <w:t>MLP</w:t>
      </w:r>
      <w:r w:rsidRPr="009977F2">
        <w:rPr>
          <w:rFonts w:asciiTheme="minorHAnsi" w:hAnsiTheme="minorHAnsi" w:cstheme="minorHAnsi"/>
          <w:lang w:val="el-GR"/>
        </w:rPr>
        <w:t xml:space="preserve"> δημιούργησε 384 τμήματα και εντόπισε 9305.6 δευτερόλεπτα ομιλίας (97.5% του συνολικού χρόνου). Η τεράστια διαφορά στον αριθμό τμημάτων (1717 </w:t>
      </w:r>
      <w:r w:rsidRPr="009977F2">
        <w:rPr>
          <w:rFonts w:asciiTheme="minorHAnsi" w:hAnsiTheme="minorHAnsi" w:cstheme="minorHAnsi"/>
        </w:rPr>
        <w:t>vs</w:t>
      </w:r>
      <w:r w:rsidRPr="009977F2">
        <w:rPr>
          <w:rFonts w:asciiTheme="minorHAnsi" w:hAnsiTheme="minorHAnsi" w:cstheme="minorHAnsi"/>
          <w:lang w:val="el-GR"/>
        </w:rPr>
        <w:t xml:space="preserve"> 384) δείχνει ότι το </w:t>
      </w:r>
      <w:r w:rsidRPr="009977F2">
        <w:rPr>
          <w:rFonts w:asciiTheme="minorHAnsi" w:hAnsiTheme="minorHAnsi" w:cstheme="minorHAnsi"/>
        </w:rPr>
        <w:t>MLP</w:t>
      </w:r>
      <w:r w:rsidRPr="009977F2">
        <w:rPr>
          <w:rFonts w:asciiTheme="minorHAnsi" w:hAnsiTheme="minorHAnsi" w:cstheme="minorHAnsi"/>
          <w:lang w:val="el-GR"/>
        </w:rPr>
        <w:t xml:space="preserve"> με </w:t>
      </w:r>
      <w:r w:rsidR="003C6E82">
        <w:rPr>
          <w:rFonts w:asciiTheme="minorHAnsi" w:hAnsiTheme="minorHAnsi" w:cstheme="minorHAnsi"/>
          <w:lang w:val="el-GR"/>
        </w:rPr>
        <w:t>το</w:t>
      </w:r>
      <w:r w:rsidRPr="009977F2">
        <w:rPr>
          <w:rFonts w:asciiTheme="minorHAnsi" w:hAnsiTheme="minorHAnsi" w:cstheme="minorHAnsi"/>
          <w:lang w:val="el-GR"/>
        </w:rPr>
        <w:t xml:space="preserve"> </w:t>
      </w:r>
      <w:r w:rsidRPr="009977F2">
        <w:rPr>
          <w:rFonts w:asciiTheme="minorHAnsi" w:hAnsiTheme="minorHAnsi" w:cstheme="minorHAnsi"/>
        </w:rPr>
        <w:t>post</w:t>
      </w:r>
      <w:r w:rsidRPr="009977F2">
        <w:rPr>
          <w:rFonts w:asciiTheme="minorHAnsi" w:hAnsiTheme="minorHAnsi" w:cstheme="minorHAnsi"/>
          <w:lang w:val="el-GR"/>
        </w:rPr>
        <w:t>-</w:t>
      </w:r>
      <w:r w:rsidRPr="009977F2">
        <w:rPr>
          <w:rFonts w:asciiTheme="minorHAnsi" w:hAnsiTheme="minorHAnsi" w:cstheme="minorHAnsi"/>
        </w:rPr>
        <w:t>processing</w:t>
      </w:r>
      <w:r w:rsidR="003C6E82">
        <w:rPr>
          <w:rFonts w:asciiTheme="minorHAnsi" w:hAnsiTheme="minorHAnsi" w:cstheme="minorHAnsi"/>
          <w:lang w:val="el-GR"/>
        </w:rPr>
        <w:t xml:space="preserve"> με</w:t>
      </w:r>
      <w:r w:rsidRPr="009977F2">
        <w:rPr>
          <w:rFonts w:asciiTheme="minorHAnsi" w:hAnsiTheme="minorHAnsi" w:cstheme="minorHAnsi"/>
          <w:lang w:val="el-GR"/>
        </w:rPr>
        <w:t xml:space="preserve"> (</w:t>
      </w:r>
      <w:r w:rsidRPr="009977F2">
        <w:rPr>
          <w:rFonts w:asciiTheme="minorHAnsi" w:hAnsiTheme="minorHAnsi" w:cstheme="minorHAnsi"/>
        </w:rPr>
        <w:t>kernel</w:t>
      </w:r>
      <w:r w:rsidRPr="009977F2">
        <w:rPr>
          <w:rFonts w:asciiTheme="minorHAnsi" w:hAnsiTheme="minorHAnsi" w:cstheme="minorHAnsi"/>
          <w:lang w:val="el-GR"/>
        </w:rPr>
        <w:t xml:space="preserve"> 81) </w:t>
      </w:r>
      <w:r w:rsidR="003C6E82">
        <w:rPr>
          <w:rFonts w:asciiTheme="minorHAnsi" w:hAnsiTheme="minorHAnsi" w:cstheme="minorHAnsi"/>
          <w:lang w:val="el-GR"/>
        </w:rPr>
        <w:t>φτιάχνει</w:t>
      </w:r>
      <w:r w:rsidRPr="009977F2">
        <w:rPr>
          <w:rFonts w:asciiTheme="minorHAnsi" w:hAnsiTheme="minorHAnsi" w:cstheme="minorHAnsi"/>
          <w:lang w:val="el-GR"/>
        </w:rPr>
        <w:t xml:space="preserve"> πι</w:t>
      </w:r>
      <w:r w:rsidR="003C6E82">
        <w:rPr>
          <w:rFonts w:asciiTheme="minorHAnsi" w:hAnsiTheme="minorHAnsi" w:cstheme="minorHAnsi"/>
          <w:lang w:val="el-GR"/>
        </w:rPr>
        <w:t>ο αληθινούς</w:t>
      </w:r>
      <w:r w:rsidRPr="009977F2">
        <w:rPr>
          <w:rFonts w:asciiTheme="minorHAnsi" w:hAnsiTheme="minorHAnsi" w:cstheme="minorHAnsi"/>
          <w:lang w:val="el-GR"/>
        </w:rPr>
        <w:t xml:space="preserve"> </w:t>
      </w:r>
      <w:r w:rsidR="003C6E82">
        <w:rPr>
          <w:rFonts w:asciiTheme="minorHAnsi" w:hAnsiTheme="minorHAnsi" w:cstheme="minorHAnsi"/>
          <w:lang w:val="el-GR"/>
        </w:rPr>
        <w:t>διαχωρισμούς</w:t>
      </w:r>
      <w:r w:rsidRPr="009977F2">
        <w:rPr>
          <w:rFonts w:asciiTheme="minorHAnsi" w:hAnsiTheme="minorHAnsi" w:cstheme="minorHAnsi"/>
          <w:lang w:val="el-GR"/>
        </w:rPr>
        <w:t>.</w:t>
      </w:r>
    </w:p>
    <w:p w14:paraId="0F085294" w14:textId="1200E3BB" w:rsidR="00C64F83" w:rsidRDefault="00C64F83" w:rsidP="009977F2">
      <w:pPr>
        <w:spacing w:before="100" w:beforeAutospacing="1" w:after="100" w:afterAutospacing="1"/>
        <w:jc w:val="both"/>
        <w:rPr>
          <w:rFonts w:asciiTheme="minorHAnsi" w:hAnsiTheme="minorHAnsi" w:cstheme="minorHAnsi"/>
          <w:lang w:val="el-GR"/>
        </w:rPr>
      </w:pPr>
      <w:r>
        <w:rPr>
          <w:noProof/>
          <w:lang w:val="el-GR"/>
        </w:rPr>
        <w:drawing>
          <wp:anchor distT="0" distB="0" distL="114300" distR="114300" simplePos="0" relativeHeight="251719680" behindDoc="0" locked="0" layoutInCell="1" allowOverlap="1" wp14:anchorId="328645D4" wp14:editId="15E41DAB">
            <wp:simplePos x="0" y="0"/>
            <wp:positionH relativeFrom="column">
              <wp:posOffset>913713</wp:posOffset>
            </wp:positionH>
            <wp:positionV relativeFrom="paragraph">
              <wp:posOffset>133350</wp:posOffset>
            </wp:positionV>
            <wp:extent cx="4072255" cy="4422140"/>
            <wp:effectExtent l="0" t="0" r="4445" b="0"/>
            <wp:wrapSquare wrapText="bothSides"/>
            <wp:docPr id="940847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819"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072255" cy="4422140"/>
                    </a:xfrm>
                    <a:prstGeom prst="rect">
                      <a:avLst/>
                    </a:prstGeom>
                  </pic:spPr>
                </pic:pic>
              </a:graphicData>
            </a:graphic>
            <wp14:sizeRelH relativeFrom="page">
              <wp14:pctWidth>0</wp14:pctWidth>
            </wp14:sizeRelH>
            <wp14:sizeRelV relativeFrom="page">
              <wp14:pctHeight>0</wp14:pctHeight>
            </wp14:sizeRelV>
          </wp:anchor>
        </w:drawing>
      </w:r>
    </w:p>
    <w:p w14:paraId="2864F06F" w14:textId="55A91D24" w:rsidR="00C64F83" w:rsidRPr="00B83E90" w:rsidRDefault="00C64F83" w:rsidP="00C64F83">
      <w:pPr>
        <w:tabs>
          <w:tab w:val="left" w:pos="6311"/>
        </w:tabs>
        <w:rPr>
          <w:lang w:val="el-GR"/>
        </w:rPr>
      </w:pPr>
    </w:p>
    <w:p w14:paraId="43688F2B" w14:textId="41FD18F0" w:rsidR="00C64F83" w:rsidRPr="009B5DA8" w:rsidRDefault="00C64F83" w:rsidP="00C64F83">
      <w:pPr>
        <w:jc w:val="center"/>
        <w:rPr>
          <w:rFonts w:asciiTheme="majorHAnsi" w:hAnsiTheme="majorHAnsi" w:cstheme="majorHAnsi"/>
          <w:b/>
          <w:bCs/>
          <w:i/>
          <w:iCs/>
          <w:lang w:val="el-GR"/>
        </w:rPr>
      </w:pPr>
    </w:p>
    <w:p w14:paraId="1D492AFB" w14:textId="0A378804" w:rsidR="00C64F83" w:rsidRPr="009B5DA8" w:rsidRDefault="00C64F83" w:rsidP="00C64F83">
      <w:pPr>
        <w:jc w:val="center"/>
        <w:rPr>
          <w:rFonts w:asciiTheme="majorHAnsi" w:hAnsiTheme="majorHAnsi" w:cstheme="majorHAnsi"/>
          <w:b/>
          <w:bCs/>
          <w:i/>
          <w:iCs/>
          <w:lang w:val="el-GR"/>
        </w:rPr>
      </w:pPr>
    </w:p>
    <w:p w14:paraId="1B02A82B" w14:textId="77777777" w:rsidR="00C64F83" w:rsidRPr="009B5DA8" w:rsidRDefault="00C64F83" w:rsidP="00C64F83">
      <w:pPr>
        <w:jc w:val="center"/>
        <w:rPr>
          <w:rFonts w:asciiTheme="majorHAnsi" w:hAnsiTheme="majorHAnsi" w:cstheme="majorHAnsi"/>
          <w:b/>
          <w:bCs/>
          <w:i/>
          <w:iCs/>
          <w:lang w:val="el-GR"/>
        </w:rPr>
      </w:pPr>
    </w:p>
    <w:p w14:paraId="4FFA29F3" w14:textId="77777777" w:rsidR="00C64F83" w:rsidRPr="009B5DA8" w:rsidRDefault="00C64F83" w:rsidP="00C64F83">
      <w:pPr>
        <w:jc w:val="center"/>
        <w:rPr>
          <w:rFonts w:asciiTheme="majorHAnsi" w:hAnsiTheme="majorHAnsi" w:cstheme="majorHAnsi"/>
          <w:b/>
          <w:bCs/>
          <w:i/>
          <w:iCs/>
          <w:lang w:val="el-GR"/>
        </w:rPr>
      </w:pPr>
    </w:p>
    <w:p w14:paraId="4B282F2F" w14:textId="77777777" w:rsidR="00C64F83" w:rsidRPr="009B5DA8" w:rsidRDefault="00C64F83" w:rsidP="00C64F83">
      <w:pPr>
        <w:jc w:val="center"/>
        <w:rPr>
          <w:rFonts w:asciiTheme="majorHAnsi" w:hAnsiTheme="majorHAnsi" w:cstheme="majorHAnsi"/>
          <w:b/>
          <w:bCs/>
          <w:i/>
          <w:iCs/>
          <w:lang w:val="el-GR"/>
        </w:rPr>
      </w:pPr>
    </w:p>
    <w:p w14:paraId="5FA70B18" w14:textId="77777777" w:rsidR="00C64F83" w:rsidRPr="009B5DA8" w:rsidRDefault="00C64F83" w:rsidP="00C64F83">
      <w:pPr>
        <w:jc w:val="center"/>
        <w:rPr>
          <w:rFonts w:asciiTheme="majorHAnsi" w:hAnsiTheme="majorHAnsi" w:cstheme="majorHAnsi"/>
          <w:b/>
          <w:bCs/>
          <w:i/>
          <w:iCs/>
          <w:lang w:val="el-GR"/>
        </w:rPr>
      </w:pPr>
    </w:p>
    <w:p w14:paraId="26617C93" w14:textId="77777777" w:rsidR="00C64F83" w:rsidRPr="009B5DA8" w:rsidRDefault="00C64F83" w:rsidP="00C64F83">
      <w:pPr>
        <w:jc w:val="center"/>
        <w:rPr>
          <w:rFonts w:asciiTheme="majorHAnsi" w:hAnsiTheme="majorHAnsi" w:cstheme="majorHAnsi"/>
          <w:b/>
          <w:bCs/>
          <w:i/>
          <w:iCs/>
          <w:lang w:val="el-GR"/>
        </w:rPr>
      </w:pPr>
    </w:p>
    <w:p w14:paraId="04F4D99D" w14:textId="77777777" w:rsidR="00C64F83" w:rsidRPr="009B5DA8" w:rsidRDefault="00C64F83" w:rsidP="00C64F83">
      <w:pPr>
        <w:jc w:val="center"/>
        <w:rPr>
          <w:rFonts w:asciiTheme="majorHAnsi" w:hAnsiTheme="majorHAnsi" w:cstheme="majorHAnsi"/>
          <w:b/>
          <w:bCs/>
          <w:i/>
          <w:iCs/>
          <w:lang w:val="el-GR"/>
        </w:rPr>
      </w:pPr>
    </w:p>
    <w:p w14:paraId="404D1714" w14:textId="77777777" w:rsidR="00C64F83" w:rsidRPr="009B5DA8" w:rsidRDefault="00C64F83" w:rsidP="00C64F83">
      <w:pPr>
        <w:jc w:val="center"/>
        <w:rPr>
          <w:rFonts w:asciiTheme="majorHAnsi" w:hAnsiTheme="majorHAnsi" w:cstheme="majorHAnsi"/>
          <w:b/>
          <w:bCs/>
          <w:i/>
          <w:iCs/>
          <w:lang w:val="el-GR"/>
        </w:rPr>
      </w:pPr>
    </w:p>
    <w:p w14:paraId="687B3933" w14:textId="77777777" w:rsidR="00C64F83" w:rsidRPr="009B5DA8" w:rsidRDefault="00C64F83" w:rsidP="00C64F83">
      <w:pPr>
        <w:jc w:val="center"/>
        <w:rPr>
          <w:rFonts w:asciiTheme="majorHAnsi" w:hAnsiTheme="majorHAnsi" w:cstheme="majorHAnsi"/>
          <w:b/>
          <w:bCs/>
          <w:i/>
          <w:iCs/>
          <w:lang w:val="el-GR"/>
        </w:rPr>
      </w:pPr>
    </w:p>
    <w:p w14:paraId="5A4E38AF" w14:textId="77777777" w:rsidR="00C64F83" w:rsidRPr="009B5DA8" w:rsidRDefault="00C64F83" w:rsidP="00C64F83">
      <w:pPr>
        <w:jc w:val="center"/>
        <w:rPr>
          <w:rFonts w:asciiTheme="majorHAnsi" w:hAnsiTheme="majorHAnsi" w:cstheme="majorHAnsi"/>
          <w:b/>
          <w:bCs/>
          <w:i/>
          <w:iCs/>
          <w:lang w:val="el-GR"/>
        </w:rPr>
      </w:pPr>
    </w:p>
    <w:p w14:paraId="05E185A4" w14:textId="77777777" w:rsidR="00C64F83" w:rsidRDefault="00C64F83" w:rsidP="00C64F83">
      <w:pPr>
        <w:jc w:val="center"/>
        <w:rPr>
          <w:rFonts w:asciiTheme="majorHAnsi" w:hAnsiTheme="majorHAnsi" w:cstheme="majorHAnsi"/>
          <w:b/>
          <w:bCs/>
          <w:i/>
          <w:iCs/>
          <w:lang w:val="el-GR"/>
        </w:rPr>
      </w:pPr>
    </w:p>
    <w:p w14:paraId="68BFAA65" w14:textId="77777777" w:rsidR="00C64F83" w:rsidRDefault="00C64F83" w:rsidP="00C64F83">
      <w:pPr>
        <w:jc w:val="center"/>
        <w:rPr>
          <w:rFonts w:asciiTheme="majorHAnsi" w:hAnsiTheme="majorHAnsi" w:cstheme="majorHAnsi"/>
          <w:b/>
          <w:bCs/>
          <w:i/>
          <w:iCs/>
          <w:lang w:val="el-GR"/>
        </w:rPr>
      </w:pPr>
    </w:p>
    <w:p w14:paraId="33B4966B" w14:textId="77777777" w:rsidR="00C64F83" w:rsidRDefault="00C64F83" w:rsidP="00C64F83">
      <w:pPr>
        <w:jc w:val="center"/>
        <w:rPr>
          <w:rFonts w:asciiTheme="majorHAnsi" w:hAnsiTheme="majorHAnsi" w:cstheme="majorHAnsi"/>
          <w:b/>
          <w:bCs/>
          <w:i/>
          <w:iCs/>
          <w:lang w:val="el-GR"/>
        </w:rPr>
      </w:pPr>
    </w:p>
    <w:p w14:paraId="14DF2A9A" w14:textId="77777777" w:rsidR="00C64F83" w:rsidRDefault="00C64F83" w:rsidP="00C64F83">
      <w:pPr>
        <w:jc w:val="center"/>
        <w:rPr>
          <w:rFonts w:asciiTheme="majorHAnsi" w:hAnsiTheme="majorHAnsi" w:cstheme="majorHAnsi"/>
          <w:b/>
          <w:bCs/>
          <w:i/>
          <w:iCs/>
          <w:lang w:val="el-GR"/>
        </w:rPr>
      </w:pPr>
    </w:p>
    <w:p w14:paraId="420E43D6" w14:textId="77777777" w:rsidR="00C64F83" w:rsidRPr="009B5DA8" w:rsidRDefault="00C64F83" w:rsidP="00C64F83">
      <w:pPr>
        <w:jc w:val="center"/>
        <w:rPr>
          <w:rFonts w:asciiTheme="majorHAnsi" w:hAnsiTheme="majorHAnsi" w:cstheme="majorHAnsi"/>
          <w:b/>
          <w:bCs/>
          <w:i/>
          <w:iCs/>
          <w:lang w:val="el-GR"/>
        </w:rPr>
      </w:pPr>
    </w:p>
    <w:p w14:paraId="37D0A5EB" w14:textId="77777777" w:rsidR="00C64F83" w:rsidRPr="009B5DA8" w:rsidRDefault="00C64F83" w:rsidP="00C64F83">
      <w:pPr>
        <w:jc w:val="center"/>
        <w:rPr>
          <w:rFonts w:asciiTheme="majorHAnsi" w:hAnsiTheme="majorHAnsi" w:cstheme="majorHAnsi"/>
          <w:b/>
          <w:bCs/>
          <w:i/>
          <w:iCs/>
          <w:lang w:val="el-GR"/>
        </w:rPr>
      </w:pPr>
    </w:p>
    <w:p w14:paraId="5A79EAD5" w14:textId="77777777" w:rsidR="00C64F83" w:rsidRPr="009B5DA8" w:rsidRDefault="00C64F83" w:rsidP="00C64F83">
      <w:pPr>
        <w:jc w:val="center"/>
        <w:rPr>
          <w:rFonts w:asciiTheme="majorHAnsi" w:hAnsiTheme="majorHAnsi" w:cstheme="majorHAnsi"/>
          <w:b/>
          <w:bCs/>
          <w:i/>
          <w:iCs/>
          <w:lang w:val="el-GR"/>
        </w:rPr>
      </w:pPr>
    </w:p>
    <w:p w14:paraId="1232CBA4" w14:textId="77777777" w:rsidR="00C64F83" w:rsidRPr="009B5DA8" w:rsidRDefault="00C64F83" w:rsidP="00C64F83">
      <w:pPr>
        <w:jc w:val="center"/>
        <w:rPr>
          <w:rFonts w:asciiTheme="majorHAnsi" w:hAnsiTheme="majorHAnsi" w:cstheme="majorHAnsi"/>
          <w:b/>
          <w:bCs/>
          <w:i/>
          <w:iCs/>
          <w:lang w:val="el-GR"/>
        </w:rPr>
      </w:pPr>
    </w:p>
    <w:p w14:paraId="41BB1963" w14:textId="77777777" w:rsidR="00C64F83" w:rsidRPr="009B5DA8" w:rsidRDefault="00C64F83" w:rsidP="00C64F83">
      <w:pPr>
        <w:jc w:val="center"/>
        <w:rPr>
          <w:rFonts w:asciiTheme="majorHAnsi" w:hAnsiTheme="majorHAnsi" w:cstheme="majorHAnsi"/>
          <w:b/>
          <w:bCs/>
          <w:i/>
          <w:iCs/>
          <w:lang w:val="el-GR"/>
        </w:rPr>
      </w:pPr>
    </w:p>
    <w:p w14:paraId="41C9B764" w14:textId="77777777" w:rsidR="00C64F83" w:rsidRPr="009B5DA8" w:rsidRDefault="00C64F83" w:rsidP="00C64F83">
      <w:pPr>
        <w:jc w:val="center"/>
        <w:rPr>
          <w:rFonts w:asciiTheme="majorHAnsi" w:hAnsiTheme="majorHAnsi" w:cstheme="majorHAnsi"/>
          <w:b/>
          <w:bCs/>
          <w:i/>
          <w:iCs/>
          <w:lang w:val="el-GR"/>
        </w:rPr>
      </w:pPr>
    </w:p>
    <w:p w14:paraId="728D5BA8" w14:textId="77777777" w:rsidR="00C64F83" w:rsidRPr="009B5DA8" w:rsidRDefault="00C64F83" w:rsidP="00C64F83">
      <w:pPr>
        <w:jc w:val="center"/>
        <w:rPr>
          <w:rFonts w:asciiTheme="majorHAnsi" w:hAnsiTheme="majorHAnsi" w:cstheme="majorHAnsi"/>
          <w:b/>
          <w:bCs/>
          <w:i/>
          <w:iCs/>
          <w:lang w:val="el-GR"/>
        </w:rPr>
      </w:pPr>
    </w:p>
    <w:p w14:paraId="34021E30" w14:textId="77777777" w:rsidR="00C64F83" w:rsidRPr="00A844A0" w:rsidRDefault="00C64F83" w:rsidP="00C64F83">
      <w:pPr>
        <w:jc w:val="center"/>
        <w:rPr>
          <w:rFonts w:asciiTheme="majorHAnsi" w:hAnsiTheme="majorHAnsi" w:cstheme="majorHAnsi"/>
          <w:b/>
          <w:bCs/>
          <w:i/>
          <w:iCs/>
          <w:lang w:val="el-GR"/>
        </w:rPr>
      </w:pPr>
    </w:p>
    <w:p w14:paraId="44DB33F4" w14:textId="1A8ABEB8" w:rsidR="00C64F83" w:rsidRDefault="00C64F83" w:rsidP="00C64F8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1</w:t>
      </w:r>
      <w:r w:rsidRPr="008A2E23">
        <w:rPr>
          <w:rFonts w:asciiTheme="majorHAnsi" w:hAnsiTheme="majorHAnsi" w:cstheme="majorHAnsi"/>
          <w:b/>
          <w:bCs/>
          <w:i/>
          <w:iCs/>
          <w:lang w:val="el-GR"/>
        </w:rPr>
        <w:t xml:space="preserve">. </w:t>
      </w:r>
      <w:r>
        <w:rPr>
          <w:rFonts w:asciiTheme="majorHAnsi" w:hAnsiTheme="majorHAnsi" w:cstheme="majorHAnsi"/>
          <w:b/>
          <w:bCs/>
          <w:i/>
          <w:iCs/>
        </w:rPr>
        <w:t>A</w:t>
      </w:r>
      <w:proofErr w:type="spellStart"/>
      <w:r>
        <w:rPr>
          <w:rFonts w:asciiTheme="majorHAnsi" w:hAnsiTheme="majorHAnsi" w:cstheme="majorHAnsi"/>
          <w:b/>
          <w:bCs/>
          <w:i/>
          <w:iCs/>
          <w:lang w:val="el-GR"/>
        </w:rPr>
        <w:t>ποτελέσματα</w:t>
      </w:r>
      <w:proofErr w:type="spellEnd"/>
    </w:p>
    <w:p w14:paraId="776B6678" w14:textId="77777777" w:rsidR="00C64F83" w:rsidRDefault="00C64F83" w:rsidP="00C64F83">
      <w:pPr>
        <w:jc w:val="center"/>
        <w:rPr>
          <w:rFonts w:asciiTheme="majorHAnsi" w:hAnsiTheme="majorHAnsi" w:cstheme="majorHAnsi"/>
          <w:b/>
          <w:bCs/>
          <w:i/>
          <w:iCs/>
          <w:lang w:val="el-GR"/>
        </w:rPr>
      </w:pPr>
    </w:p>
    <w:p w14:paraId="37975A1D" w14:textId="77777777" w:rsidR="00C64F83" w:rsidRDefault="00C64F83" w:rsidP="00C64F83">
      <w:pPr>
        <w:jc w:val="center"/>
        <w:rPr>
          <w:rFonts w:asciiTheme="majorHAnsi" w:hAnsiTheme="majorHAnsi" w:cstheme="majorHAnsi"/>
          <w:b/>
          <w:bCs/>
          <w:i/>
          <w:iCs/>
          <w:lang w:val="el-GR"/>
        </w:rPr>
      </w:pPr>
    </w:p>
    <w:p w14:paraId="06A0CD77" w14:textId="77777777" w:rsidR="00C64F83" w:rsidRPr="009977F2" w:rsidRDefault="00C64F83" w:rsidP="00C64F83">
      <w:pPr>
        <w:jc w:val="center"/>
        <w:rPr>
          <w:rFonts w:asciiTheme="majorHAnsi" w:hAnsiTheme="majorHAnsi" w:cstheme="majorHAnsi"/>
          <w:b/>
          <w:bCs/>
          <w:i/>
          <w:iCs/>
          <w:lang w:val="el-GR"/>
        </w:rPr>
      </w:pPr>
    </w:p>
    <w:p w14:paraId="305273CD" w14:textId="0EA5B8FF" w:rsidR="009977F2" w:rsidRPr="009977F2" w:rsidRDefault="009977F2" w:rsidP="009977F2">
      <w:pPr>
        <w:spacing w:before="100" w:beforeAutospacing="1" w:after="100" w:afterAutospacing="1"/>
        <w:jc w:val="both"/>
        <w:outlineLvl w:val="2"/>
        <w:rPr>
          <w:rFonts w:asciiTheme="majorHAnsi" w:hAnsiTheme="majorHAnsi" w:cstheme="majorHAnsi"/>
          <w:color w:val="0070C0"/>
          <w:lang w:val="el-GR"/>
        </w:rPr>
      </w:pPr>
      <w:bookmarkStart w:id="9" w:name="_Toc200068201"/>
      <w:r w:rsidRPr="003C6E82">
        <w:rPr>
          <w:rFonts w:asciiTheme="majorHAnsi" w:hAnsiTheme="majorHAnsi" w:cstheme="majorHAnsi"/>
          <w:color w:val="0070C0"/>
          <w:lang w:val="el-GR"/>
        </w:rPr>
        <w:t xml:space="preserve">2.2.4 </w:t>
      </w:r>
      <w:r w:rsidRPr="009977F2">
        <w:rPr>
          <w:rFonts w:asciiTheme="majorHAnsi" w:hAnsiTheme="majorHAnsi" w:cstheme="majorHAnsi"/>
          <w:color w:val="0070C0"/>
          <w:lang w:val="el-GR"/>
        </w:rPr>
        <w:t xml:space="preserve">Σύγκριση με </w:t>
      </w:r>
      <w:r w:rsidRPr="009977F2">
        <w:rPr>
          <w:rFonts w:asciiTheme="majorHAnsi" w:hAnsiTheme="majorHAnsi" w:cstheme="majorHAnsi"/>
          <w:color w:val="0070C0"/>
        </w:rPr>
        <w:t>Ground</w:t>
      </w:r>
      <w:r w:rsidRPr="009977F2">
        <w:rPr>
          <w:rFonts w:asciiTheme="majorHAnsi" w:hAnsiTheme="majorHAnsi" w:cstheme="majorHAnsi"/>
          <w:color w:val="0070C0"/>
          <w:lang w:val="el-GR"/>
        </w:rPr>
        <w:t xml:space="preserve"> </w:t>
      </w:r>
      <w:r w:rsidRPr="009977F2">
        <w:rPr>
          <w:rFonts w:asciiTheme="majorHAnsi" w:hAnsiTheme="majorHAnsi" w:cstheme="majorHAnsi"/>
          <w:color w:val="0070C0"/>
        </w:rPr>
        <w:t>Truth</w:t>
      </w:r>
      <w:bookmarkEnd w:id="9"/>
    </w:p>
    <w:p w14:paraId="66314D05" w14:textId="1E19A20D" w:rsidR="009977F2" w:rsidRPr="009977F2" w:rsidRDefault="009977F2" w:rsidP="009977F2">
      <w:pPr>
        <w:spacing w:before="100" w:beforeAutospacing="1" w:after="100" w:afterAutospacing="1"/>
        <w:jc w:val="both"/>
        <w:rPr>
          <w:rFonts w:asciiTheme="minorHAnsi" w:hAnsiTheme="minorHAnsi" w:cstheme="minorHAnsi"/>
          <w:lang w:val="el-GR"/>
        </w:rPr>
      </w:pPr>
      <w:r w:rsidRPr="009977F2">
        <w:rPr>
          <w:rFonts w:asciiTheme="minorHAnsi" w:hAnsiTheme="minorHAnsi" w:cstheme="minorHAnsi"/>
          <w:lang w:val="el-GR"/>
        </w:rPr>
        <w:t xml:space="preserve">Το </w:t>
      </w:r>
      <w:r w:rsidRPr="009977F2">
        <w:rPr>
          <w:rFonts w:asciiTheme="minorHAnsi" w:hAnsiTheme="minorHAnsi" w:cstheme="minorHAnsi"/>
        </w:rPr>
        <w:t>JSON</w:t>
      </w:r>
      <w:r w:rsidRPr="009977F2">
        <w:rPr>
          <w:rFonts w:asciiTheme="minorHAnsi" w:hAnsiTheme="minorHAnsi" w:cstheme="minorHAnsi"/>
          <w:lang w:val="el-GR"/>
        </w:rPr>
        <w:t xml:space="preserve"> αρχείο</w:t>
      </w:r>
      <w:r w:rsidR="00581563" w:rsidRPr="00581563">
        <w:rPr>
          <w:rFonts w:asciiTheme="minorHAnsi" w:hAnsiTheme="minorHAnsi" w:cstheme="minorHAnsi"/>
          <w:lang w:val="el-GR"/>
        </w:rPr>
        <w:t xml:space="preserve"> (</w:t>
      </w:r>
      <w:r w:rsidR="00581563" w:rsidRPr="00581563">
        <w:rPr>
          <w:rFonts w:asciiTheme="minorHAnsi" w:hAnsiTheme="minorHAnsi" w:cstheme="minorHAnsi"/>
          <w:lang w:val="el-GR"/>
        </w:rPr>
        <w:t>S01.json</w:t>
      </w:r>
      <w:r w:rsidR="00581563" w:rsidRPr="00581563">
        <w:rPr>
          <w:rFonts w:asciiTheme="minorHAnsi" w:hAnsiTheme="minorHAnsi" w:cstheme="minorHAnsi"/>
          <w:lang w:val="el-GR"/>
        </w:rPr>
        <w:t>)</w:t>
      </w:r>
      <w:r w:rsidRPr="009977F2">
        <w:rPr>
          <w:rFonts w:asciiTheme="minorHAnsi" w:hAnsiTheme="minorHAnsi" w:cstheme="minorHAnsi"/>
          <w:lang w:val="el-GR"/>
        </w:rPr>
        <w:t xml:space="preserve"> </w:t>
      </w:r>
      <w:r w:rsidR="003C6E82">
        <w:rPr>
          <w:rFonts w:asciiTheme="minorHAnsi" w:hAnsiTheme="minorHAnsi" w:cstheme="minorHAnsi"/>
          <w:lang w:val="el-GR"/>
        </w:rPr>
        <w:t>είχε</w:t>
      </w:r>
      <w:r w:rsidRPr="009977F2">
        <w:rPr>
          <w:rFonts w:asciiTheme="minorHAnsi" w:hAnsiTheme="minorHAnsi" w:cstheme="minorHAnsi"/>
          <w:lang w:val="el-GR"/>
        </w:rPr>
        <w:t xml:space="preserve"> 5797 αρχικά τμήματα που συγχωνεύθηκαν σε 2801 ρεαλιστικά τμήματα. Ο </w:t>
      </w:r>
      <w:r w:rsidRPr="009977F2">
        <w:rPr>
          <w:rFonts w:asciiTheme="minorHAnsi" w:hAnsiTheme="minorHAnsi" w:cstheme="minorHAnsi"/>
        </w:rPr>
        <w:t>LSC</w:t>
      </w:r>
      <w:r w:rsidRPr="009977F2">
        <w:rPr>
          <w:rFonts w:asciiTheme="minorHAnsi" w:hAnsiTheme="minorHAnsi" w:cstheme="minorHAnsi"/>
          <w:lang w:val="el-GR"/>
        </w:rPr>
        <w:t xml:space="preserve"> </w:t>
      </w:r>
      <w:r w:rsidR="003C6E82">
        <w:rPr>
          <w:rFonts w:asciiTheme="minorHAnsi" w:hAnsiTheme="minorHAnsi" w:cstheme="minorHAnsi"/>
          <w:lang w:val="el-GR"/>
        </w:rPr>
        <w:t>είχε</w:t>
      </w:r>
      <w:r w:rsidRPr="009977F2">
        <w:rPr>
          <w:rFonts w:asciiTheme="minorHAnsi" w:hAnsiTheme="minorHAnsi" w:cstheme="minorHAnsi"/>
          <w:lang w:val="el-GR"/>
        </w:rPr>
        <w:t xml:space="preserve"> </w:t>
      </w:r>
      <w:r w:rsidRPr="009977F2">
        <w:rPr>
          <w:rFonts w:asciiTheme="minorHAnsi" w:hAnsiTheme="minorHAnsi" w:cstheme="minorHAnsi"/>
        </w:rPr>
        <w:t>F</w:t>
      </w:r>
      <w:r w:rsidRPr="009977F2">
        <w:rPr>
          <w:rFonts w:asciiTheme="minorHAnsi" w:hAnsiTheme="minorHAnsi" w:cstheme="minorHAnsi"/>
          <w:lang w:val="el-GR"/>
        </w:rPr>
        <w:t>1-</w:t>
      </w:r>
      <w:r w:rsidRPr="009977F2">
        <w:rPr>
          <w:rFonts w:asciiTheme="minorHAnsi" w:hAnsiTheme="minorHAnsi" w:cstheme="minorHAnsi"/>
        </w:rPr>
        <w:t>score</w:t>
      </w:r>
      <w:r w:rsidRPr="009977F2">
        <w:rPr>
          <w:rFonts w:asciiTheme="minorHAnsi" w:hAnsiTheme="minorHAnsi" w:cstheme="minorHAnsi"/>
          <w:lang w:val="el-GR"/>
        </w:rPr>
        <w:t xml:space="preserve"> μόλις 0.151, με υψηλ</w:t>
      </w:r>
      <w:r w:rsidR="003C6E82">
        <w:rPr>
          <w:rFonts w:asciiTheme="minorHAnsi" w:hAnsiTheme="minorHAnsi" w:cstheme="minorHAnsi"/>
          <w:lang w:val="el-GR"/>
        </w:rPr>
        <w:t>ό</w:t>
      </w:r>
      <w:r w:rsidRPr="009977F2">
        <w:rPr>
          <w:rFonts w:asciiTheme="minorHAnsi" w:hAnsiTheme="minorHAnsi" w:cstheme="minorHAnsi"/>
          <w:lang w:val="el-GR"/>
        </w:rPr>
        <w:t xml:space="preserve"> </w:t>
      </w:r>
      <w:r w:rsidRPr="009977F2">
        <w:rPr>
          <w:rFonts w:asciiTheme="minorHAnsi" w:hAnsiTheme="minorHAnsi" w:cstheme="minorHAnsi"/>
        </w:rPr>
        <w:t>precision</w:t>
      </w:r>
      <w:r w:rsidRPr="009977F2">
        <w:rPr>
          <w:rFonts w:asciiTheme="minorHAnsi" w:hAnsiTheme="minorHAnsi" w:cstheme="minorHAnsi"/>
          <w:lang w:val="el-GR"/>
        </w:rPr>
        <w:t xml:space="preserve"> (88.9%) αλλά χαμηλό </w:t>
      </w:r>
      <w:r w:rsidRPr="009977F2">
        <w:rPr>
          <w:rFonts w:asciiTheme="minorHAnsi" w:hAnsiTheme="minorHAnsi" w:cstheme="minorHAnsi"/>
        </w:rPr>
        <w:t>recall</w:t>
      </w:r>
      <w:r w:rsidRPr="009977F2">
        <w:rPr>
          <w:rFonts w:asciiTheme="minorHAnsi" w:hAnsiTheme="minorHAnsi" w:cstheme="minorHAnsi"/>
          <w:lang w:val="el-GR"/>
        </w:rPr>
        <w:t xml:space="preserve"> (8.2%), δηλαδή όταν προέβλεπε ομιλία είχε σχεδόν πάντα δίκιο, αλλά έχανε το 92% της πραγματικής ομιλίας. Αντίθετα, το </w:t>
      </w:r>
      <w:r w:rsidRPr="009977F2">
        <w:rPr>
          <w:rFonts w:asciiTheme="minorHAnsi" w:hAnsiTheme="minorHAnsi" w:cstheme="minorHAnsi"/>
        </w:rPr>
        <w:t>MLP</w:t>
      </w:r>
      <w:r w:rsidRPr="009977F2">
        <w:rPr>
          <w:rFonts w:asciiTheme="minorHAnsi" w:hAnsiTheme="minorHAnsi" w:cstheme="minorHAnsi"/>
          <w:lang w:val="el-GR"/>
        </w:rPr>
        <w:t xml:space="preserve"> </w:t>
      </w:r>
      <w:r w:rsidR="003C6E82">
        <w:rPr>
          <w:rFonts w:asciiTheme="minorHAnsi" w:hAnsiTheme="minorHAnsi" w:cstheme="minorHAnsi"/>
          <w:lang w:val="el-GR"/>
        </w:rPr>
        <w:t>είχε</w:t>
      </w:r>
      <w:r w:rsidRPr="009977F2">
        <w:rPr>
          <w:rFonts w:asciiTheme="minorHAnsi" w:hAnsiTheme="minorHAnsi" w:cstheme="minorHAnsi"/>
          <w:lang w:val="el-GR"/>
        </w:rPr>
        <w:t xml:space="preserve"> </w:t>
      </w:r>
      <w:r w:rsidRPr="009977F2">
        <w:rPr>
          <w:rFonts w:asciiTheme="minorHAnsi" w:hAnsiTheme="minorHAnsi" w:cstheme="minorHAnsi"/>
        </w:rPr>
        <w:t>F</w:t>
      </w:r>
      <w:r w:rsidRPr="009977F2">
        <w:rPr>
          <w:rFonts w:asciiTheme="minorHAnsi" w:hAnsiTheme="minorHAnsi" w:cstheme="minorHAnsi"/>
          <w:lang w:val="el-GR"/>
        </w:rPr>
        <w:t>1-</w:t>
      </w:r>
      <w:r w:rsidRPr="009977F2">
        <w:rPr>
          <w:rFonts w:asciiTheme="minorHAnsi" w:hAnsiTheme="minorHAnsi" w:cstheme="minorHAnsi"/>
        </w:rPr>
        <w:t>score</w:t>
      </w:r>
      <w:r w:rsidRPr="009977F2">
        <w:rPr>
          <w:rFonts w:asciiTheme="minorHAnsi" w:hAnsiTheme="minorHAnsi" w:cstheme="minorHAnsi"/>
          <w:lang w:val="el-GR"/>
        </w:rPr>
        <w:t xml:space="preserve"> 0.847, με </w:t>
      </w:r>
      <w:r w:rsidRPr="009977F2">
        <w:rPr>
          <w:rFonts w:asciiTheme="minorHAnsi" w:hAnsiTheme="minorHAnsi" w:cstheme="minorHAnsi"/>
        </w:rPr>
        <w:t>precision</w:t>
      </w:r>
      <w:r w:rsidRPr="009977F2">
        <w:rPr>
          <w:rFonts w:asciiTheme="minorHAnsi" w:hAnsiTheme="minorHAnsi" w:cstheme="minorHAnsi"/>
          <w:lang w:val="el-GR"/>
        </w:rPr>
        <w:t xml:space="preserve"> 74.2% και </w:t>
      </w:r>
      <w:r w:rsidRPr="009977F2">
        <w:rPr>
          <w:rFonts w:asciiTheme="minorHAnsi" w:hAnsiTheme="minorHAnsi" w:cstheme="minorHAnsi"/>
        </w:rPr>
        <w:t>recall</w:t>
      </w:r>
      <w:r w:rsidRPr="009977F2">
        <w:rPr>
          <w:rFonts w:asciiTheme="minorHAnsi" w:hAnsiTheme="minorHAnsi" w:cstheme="minorHAnsi"/>
          <w:lang w:val="el-GR"/>
        </w:rPr>
        <w:t xml:space="preserve"> 98.7%. Αυτό σημαίνει ότι το </w:t>
      </w:r>
      <w:r w:rsidRPr="009977F2">
        <w:rPr>
          <w:rFonts w:asciiTheme="minorHAnsi" w:hAnsiTheme="minorHAnsi" w:cstheme="minorHAnsi"/>
        </w:rPr>
        <w:t>MLP</w:t>
      </w:r>
      <w:r w:rsidRPr="009977F2">
        <w:rPr>
          <w:rFonts w:asciiTheme="minorHAnsi" w:hAnsiTheme="minorHAnsi" w:cstheme="minorHAnsi"/>
          <w:lang w:val="el-GR"/>
        </w:rPr>
        <w:t xml:space="preserve"> εντοπίζει σχεδόν όλη την ομιλία (98.7%) αλλά μερικές φορές συμπεριλαμβάνει και κάποιο θόρυβο.</w:t>
      </w:r>
    </w:p>
    <w:p w14:paraId="0C64B8F2" w14:textId="263D75F9" w:rsidR="009977F2" w:rsidRPr="009977F2" w:rsidRDefault="009977F2" w:rsidP="009977F2">
      <w:pPr>
        <w:spacing w:before="100" w:beforeAutospacing="1" w:after="100" w:afterAutospacing="1"/>
        <w:jc w:val="both"/>
        <w:outlineLvl w:val="2"/>
        <w:rPr>
          <w:rFonts w:asciiTheme="majorHAnsi" w:hAnsiTheme="majorHAnsi" w:cstheme="majorHAnsi"/>
          <w:color w:val="0070C0"/>
          <w:lang w:val="el-GR"/>
        </w:rPr>
      </w:pPr>
      <w:bookmarkStart w:id="10" w:name="_Toc200068202"/>
      <w:r w:rsidRPr="003C6E82">
        <w:rPr>
          <w:rFonts w:asciiTheme="majorHAnsi" w:hAnsiTheme="majorHAnsi" w:cstheme="majorHAnsi"/>
          <w:color w:val="0070C0"/>
          <w:lang w:val="el-GR"/>
        </w:rPr>
        <w:lastRenderedPageBreak/>
        <w:t xml:space="preserve">2.2.5 </w:t>
      </w:r>
      <w:r w:rsidRPr="009977F2">
        <w:rPr>
          <w:rFonts w:asciiTheme="majorHAnsi" w:hAnsiTheme="majorHAnsi" w:cstheme="majorHAnsi"/>
          <w:color w:val="0070C0"/>
          <w:lang w:val="el-GR"/>
        </w:rPr>
        <w:t>Ερμηνεία Αποτελεσμάτων</w:t>
      </w:r>
      <w:bookmarkEnd w:id="10"/>
    </w:p>
    <w:p w14:paraId="78B45603" w14:textId="3354B1E7" w:rsidR="003C6E82" w:rsidRDefault="009977F2" w:rsidP="009977F2">
      <w:pPr>
        <w:spacing w:before="100" w:beforeAutospacing="1" w:after="100" w:afterAutospacing="1"/>
        <w:jc w:val="both"/>
        <w:rPr>
          <w:rFonts w:asciiTheme="minorHAnsi" w:hAnsiTheme="minorHAnsi" w:cstheme="minorHAnsi"/>
          <w:lang w:val="el-GR"/>
        </w:rPr>
      </w:pPr>
      <w:r w:rsidRPr="009977F2">
        <w:rPr>
          <w:rFonts w:asciiTheme="minorHAnsi" w:hAnsiTheme="minorHAnsi" w:cstheme="minorHAnsi"/>
          <w:lang w:val="el-GR"/>
        </w:rPr>
        <w:t xml:space="preserve">Η υπεροχή του </w:t>
      </w:r>
      <w:r w:rsidRPr="009977F2">
        <w:rPr>
          <w:rFonts w:asciiTheme="minorHAnsi" w:hAnsiTheme="minorHAnsi" w:cstheme="minorHAnsi"/>
        </w:rPr>
        <w:t>MLP</w:t>
      </w:r>
      <w:r w:rsidRPr="009977F2">
        <w:rPr>
          <w:rFonts w:asciiTheme="minorHAnsi" w:hAnsiTheme="minorHAnsi" w:cstheme="minorHAnsi"/>
          <w:lang w:val="el-GR"/>
        </w:rPr>
        <w:t xml:space="preserve"> (</w:t>
      </w:r>
      <w:r w:rsidRPr="009977F2">
        <w:rPr>
          <w:rFonts w:asciiTheme="minorHAnsi" w:hAnsiTheme="minorHAnsi" w:cstheme="minorHAnsi"/>
        </w:rPr>
        <w:t>F</w:t>
      </w:r>
      <w:r w:rsidRPr="009977F2">
        <w:rPr>
          <w:rFonts w:asciiTheme="minorHAnsi" w:hAnsiTheme="minorHAnsi" w:cstheme="minorHAnsi"/>
          <w:lang w:val="el-GR"/>
        </w:rPr>
        <w:t xml:space="preserve">1: 0.847 </w:t>
      </w:r>
      <w:r w:rsidRPr="009977F2">
        <w:rPr>
          <w:rFonts w:asciiTheme="minorHAnsi" w:hAnsiTheme="minorHAnsi" w:cstheme="minorHAnsi"/>
        </w:rPr>
        <w:t>vs</w:t>
      </w:r>
      <w:r w:rsidRPr="009977F2">
        <w:rPr>
          <w:rFonts w:asciiTheme="minorHAnsi" w:hAnsiTheme="minorHAnsi" w:cstheme="minorHAnsi"/>
          <w:lang w:val="el-GR"/>
        </w:rPr>
        <w:t xml:space="preserve"> 0.151) </w:t>
      </w:r>
      <w:r w:rsidR="003C6E82">
        <w:rPr>
          <w:rFonts w:asciiTheme="minorHAnsi" w:hAnsiTheme="minorHAnsi" w:cstheme="minorHAnsi"/>
          <w:lang w:val="el-GR"/>
        </w:rPr>
        <w:t>βγάζει νόημα, αφού η</w:t>
      </w:r>
      <w:r w:rsidRPr="009977F2">
        <w:rPr>
          <w:rFonts w:asciiTheme="minorHAnsi" w:hAnsiTheme="minorHAnsi" w:cstheme="minorHAnsi"/>
          <w:lang w:val="el-GR"/>
        </w:rPr>
        <w:t xml:space="preserve"> ομιλία σε πραγματικές συνθήκες έχει σύνθετα χαρακτηριστικά που ο γραμμικός </w:t>
      </w:r>
      <w:proofErr w:type="spellStart"/>
      <w:r w:rsidRPr="009977F2">
        <w:rPr>
          <w:rFonts w:asciiTheme="minorHAnsi" w:hAnsiTheme="minorHAnsi" w:cstheme="minorHAnsi"/>
          <w:lang w:val="el-GR"/>
        </w:rPr>
        <w:t>ταξινομητής</w:t>
      </w:r>
      <w:proofErr w:type="spellEnd"/>
      <w:r w:rsidRPr="009977F2">
        <w:rPr>
          <w:rFonts w:asciiTheme="minorHAnsi" w:hAnsiTheme="minorHAnsi" w:cstheme="minorHAnsi"/>
          <w:lang w:val="el-GR"/>
        </w:rPr>
        <w:t xml:space="preserve"> δεν μπορεί να συλλάβει</w:t>
      </w:r>
      <w:r w:rsidR="003C6E82">
        <w:rPr>
          <w:rFonts w:asciiTheme="minorHAnsi" w:hAnsiTheme="minorHAnsi" w:cstheme="minorHAnsi"/>
          <w:lang w:val="el-GR"/>
        </w:rPr>
        <w:t xml:space="preserve">, ενώ το </w:t>
      </w:r>
      <w:r w:rsidR="003C6E82" w:rsidRPr="009977F2">
        <w:rPr>
          <w:rFonts w:asciiTheme="minorHAnsi" w:hAnsiTheme="minorHAnsi" w:cstheme="minorHAnsi"/>
        </w:rPr>
        <w:t>MLP</w:t>
      </w:r>
      <w:r w:rsidR="003C6E82">
        <w:rPr>
          <w:rFonts w:asciiTheme="minorHAnsi" w:hAnsiTheme="minorHAnsi" w:cstheme="minorHAnsi"/>
          <w:lang w:val="el-GR"/>
        </w:rPr>
        <w:t xml:space="preserve"> φτιάχνει </w:t>
      </w:r>
      <w:r w:rsidRPr="009977F2">
        <w:rPr>
          <w:rFonts w:asciiTheme="minorHAnsi" w:hAnsiTheme="minorHAnsi" w:cstheme="minorHAnsi"/>
          <w:lang w:val="el-GR"/>
        </w:rPr>
        <w:t xml:space="preserve">μη-γραμμικές σχέσεις, </w:t>
      </w:r>
      <w:r w:rsidR="003C6E82">
        <w:rPr>
          <w:rFonts w:asciiTheme="minorHAnsi" w:hAnsiTheme="minorHAnsi" w:cstheme="minorHAnsi"/>
          <w:lang w:val="el-GR"/>
        </w:rPr>
        <w:t xml:space="preserve">δημιουργώντας σύνθετα μοτίβα. Επιπλέον, τόσο το </w:t>
      </w:r>
      <w:r w:rsidR="003C6E82">
        <w:rPr>
          <w:rFonts w:asciiTheme="minorHAnsi" w:hAnsiTheme="minorHAnsi" w:cstheme="minorHAnsi"/>
        </w:rPr>
        <w:t>scaling</w:t>
      </w:r>
      <w:r w:rsidR="003C6E82" w:rsidRPr="003C6E82">
        <w:rPr>
          <w:rFonts w:asciiTheme="minorHAnsi" w:hAnsiTheme="minorHAnsi" w:cstheme="minorHAnsi"/>
          <w:lang w:val="el-GR"/>
        </w:rPr>
        <w:t xml:space="preserve"> </w:t>
      </w:r>
      <w:r w:rsidR="003C6E82">
        <w:rPr>
          <w:rFonts w:asciiTheme="minorHAnsi" w:hAnsiTheme="minorHAnsi" w:cstheme="minorHAnsi"/>
          <w:lang w:val="el-GR"/>
        </w:rPr>
        <w:t xml:space="preserve">όσο και το </w:t>
      </w:r>
      <w:r w:rsidR="003C6E82">
        <w:rPr>
          <w:rFonts w:asciiTheme="minorHAnsi" w:hAnsiTheme="minorHAnsi" w:cstheme="minorHAnsi"/>
        </w:rPr>
        <w:t>post</w:t>
      </w:r>
      <w:r w:rsidR="003C6E82" w:rsidRPr="003C6E82">
        <w:rPr>
          <w:rFonts w:asciiTheme="minorHAnsi" w:hAnsiTheme="minorHAnsi" w:cstheme="minorHAnsi"/>
          <w:lang w:val="el-GR"/>
        </w:rPr>
        <w:t>-</w:t>
      </w:r>
      <w:r w:rsidR="003C6E82">
        <w:rPr>
          <w:rFonts w:asciiTheme="minorHAnsi" w:hAnsiTheme="minorHAnsi" w:cstheme="minorHAnsi"/>
        </w:rPr>
        <w:t>processing</w:t>
      </w:r>
      <w:r w:rsidR="003C6E82" w:rsidRPr="003C6E82">
        <w:rPr>
          <w:rFonts w:asciiTheme="minorHAnsi" w:hAnsiTheme="minorHAnsi" w:cstheme="minorHAnsi"/>
          <w:lang w:val="el-GR"/>
        </w:rPr>
        <w:t xml:space="preserve">, </w:t>
      </w:r>
      <w:r w:rsidR="003C6E82">
        <w:rPr>
          <w:rFonts w:asciiTheme="minorHAnsi" w:hAnsiTheme="minorHAnsi" w:cstheme="minorHAnsi"/>
          <w:lang w:val="el-GR"/>
        </w:rPr>
        <w:t>φάνηκαν κρίσιμα για την αύξηση την ακρίβειας.</w:t>
      </w:r>
    </w:p>
    <w:p w14:paraId="692A2490" w14:textId="77777777" w:rsidR="003C6E82" w:rsidRPr="00581563" w:rsidRDefault="003C6E82" w:rsidP="009977F2">
      <w:pPr>
        <w:spacing w:before="100" w:beforeAutospacing="1" w:after="100" w:afterAutospacing="1"/>
        <w:jc w:val="both"/>
        <w:rPr>
          <w:rFonts w:asciiTheme="minorHAnsi" w:hAnsiTheme="minorHAnsi" w:cstheme="minorHAnsi"/>
        </w:rPr>
      </w:pPr>
    </w:p>
    <w:p w14:paraId="021C70AC" w14:textId="1430A40C" w:rsidR="003C6E82" w:rsidRPr="009977F2" w:rsidRDefault="003C6E82" w:rsidP="009977F2">
      <w:pPr>
        <w:spacing w:before="100" w:beforeAutospacing="1" w:after="100" w:afterAutospacing="1"/>
        <w:jc w:val="both"/>
        <w:rPr>
          <w:rFonts w:asciiTheme="minorHAnsi" w:hAnsiTheme="minorHAnsi" w:cstheme="minorHAnsi"/>
          <w:b/>
          <w:bCs/>
          <w:color w:val="FF0000"/>
          <w:lang w:val="el-GR"/>
        </w:rPr>
      </w:pPr>
      <w:r w:rsidRPr="003C6E82">
        <w:rPr>
          <w:rFonts w:asciiTheme="minorHAnsi" w:hAnsiTheme="minorHAnsi" w:cstheme="minorHAnsi"/>
          <w:b/>
          <w:bCs/>
          <w:color w:val="FF0000"/>
          <w:lang w:val="el-GR"/>
        </w:rPr>
        <w:t>Να σημειωθεί ότι για όλα τα παραπάνω υπάρχουν οι αντίστοιχες πηγές στην ενότητα 4, Βιβλιογραφικές αναφορές.</w:t>
      </w:r>
    </w:p>
    <w:p w14:paraId="6F7CB346" w14:textId="77777777" w:rsidR="001C2393" w:rsidRPr="0068384F" w:rsidRDefault="001C2393" w:rsidP="0068384F">
      <w:pPr>
        <w:rPr>
          <w:rFonts w:asciiTheme="minorHAnsi" w:hAnsiTheme="minorHAnsi" w:cstheme="minorHAnsi"/>
          <w:lang w:val="el-GR"/>
        </w:rPr>
      </w:pPr>
    </w:p>
    <w:p w14:paraId="3AA2C6E5" w14:textId="77777777" w:rsidR="00021C34" w:rsidRPr="00A844A0" w:rsidRDefault="00021C34" w:rsidP="00445F98">
      <w:pPr>
        <w:pStyle w:val="Heading2"/>
        <w:rPr>
          <w:lang w:val="el-GR"/>
        </w:rPr>
      </w:pPr>
    </w:p>
    <w:p w14:paraId="57B294E2" w14:textId="77777777" w:rsidR="005915CA" w:rsidRPr="00581563" w:rsidRDefault="005915CA" w:rsidP="005915CA"/>
    <w:p w14:paraId="07972C32" w14:textId="77777777" w:rsidR="005915CA" w:rsidRPr="00131DA1" w:rsidRDefault="005915CA" w:rsidP="005915CA">
      <w:pPr>
        <w:rPr>
          <w:lang w:val="el-GR"/>
        </w:rPr>
      </w:pPr>
    </w:p>
    <w:p w14:paraId="201BD41B" w14:textId="77777777" w:rsidR="00507066" w:rsidRDefault="00507066" w:rsidP="005915CA">
      <w:pPr>
        <w:rPr>
          <w:lang w:val="el-GR"/>
        </w:rPr>
      </w:pPr>
    </w:p>
    <w:p w14:paraId="5C70C9C5" w14:textId="77777777" w:rsidR="00C64F83" w:rsidRDefault="00C64F83" w:rsidP="005915CA">
      <w:pPr>
        <w:rPr>
          <w:lang w:val="el-GR"/>
        </w:rPr>
      </w:pPr>
    </w:p>
    <w:p w14:paraId="143FF370" w14:textId="77777777" w:rsidR="00C64F83" w:rsidRDefault="00C64F83" w:rsidP="005915CA">
      <w:pPr>
        <w:rPr>
          <w:lang w:val="el-GR"/>
        </w:rPr>
      </w:pPr>
    </w:p>
    <w:p w14:paraId="40B0DE34" w14:textId="77777777" w:rsidR="00C64F83" w:rsidRDefault="00C64F83" w:rsidP="005915CA">
      <w:pPr>
        <w:rPr>
          <w:lang w:val="el-GR"/>
        </w:rPr>
      </w:pPr>
    </w:p>
    <w:p w14:paraId="026E7D7D" w14:textId="77777777" w:rsidR="00C64F83" w:rsidRDefault="00C64F83" w:rsidP="005915CA">
      <w:pPr>
        <w:rPr>
          <w:lang w:val="el-GR"/>
        </w:rPr>
      </w:pPr>
    </w:p>
    <w:p w14:paraId="5F2D632C" w14:textId="77777777" w:rsidR="00C64F83" w:rsidRDefault="00C64F83" w:rsidP="005915CA">
      <w:pPr>
        <w:rPr>
          <w:lang w:val="el-GR"/>
        </w:rPr>
      </w:pPr>
    </w:p>
    <w:p w14:paraId="6DA8193A" w14:textId="77777777" w:rsidR="00C64F83" w:rsidRDefault="00C64F83" w:rsidP="005915CA">
      <w:pPr>
        <w:rPr>
          <w:lang w:val="el-GR"/>
        </w:rPr>
      </w:pPr>
    </w:p>
    <w:p w14:paraId="0333CE40" w14:textId="77777777" w:rsidR="00C64F83" w:rsidRDefault="00C64F83" w:rsidP="005915CA">
      <w:pPr>
        <w:rPr>
          <w:lang w:val="el-GR"/>
        </w:rPr>
      </w:pPr>
    </w:p>
    <w:p w14:paraId="3802DA19" w14:textId="77777777" w:rsidR="00C64F83" w:rsidRDefault="00C64F83" w:rsidP="005915CA">
      <w:pPr>
        <w:rPr>
          <w:lang w:val="el-GR"/>
        </w:rPr>
      </w:pPr>
    </w:p>
    <w:p w14:paraId="1E47BBD4" w14:textId="77777777" w:rsidR="00C64F83" w:rsidRDefault="00C64F83" w:rsidP="005915CA">
      <w:pPr>
        <w:rPr>
          <w:lang w:val="el-GR"/>
        </w:rPr>
      </w:pPr>
    </w:p>
    <w:p w14:paraId="55BFCFB3" w14:textId="77777777" w:rsidR="00C64F83" w:rsidRDefault="00C64F83" w:rsidP="005915CA">
      <w:pPr>
        <w:rPr>
          <w:lang w:val="el-GR"/>
        </w:rPr>
      </w:pPr>
    </w:p>
    <w:p w14:paraId="40D0682D" w14:textId="77777777" w:rsidR="00C64F83" w:rsidRDefault="00C64F83" w:rsidP="005915CA">
      <w:pPr>
        <w:rPr>
          <w:lang w:val="el-GR"/>
        </w:rPr>
      </w:pPr>
    </w:p>
    <w:p w14:paraId="332317FD" w14:textId="77777777" w:rsidR="00C64F83" w:rsidRDefault="00C64F83" w:rsidP="005915CA">
      <w:pPr>
        <w:rPr>
          <w:lang w:val="el-GR"/>
        </w:rPr>
      </w:pPr>
    </w:p>
    <w:p w14:paraId="3BA48DFA" w14:textId="77777777" w:rsidR="00C64F83" w:rsidRDefault="00C64F83" w:rsidP="005915CA">
      <w:pPr>
        <w:rPr>
          <w:lang w:val="el-GR"/>
        </w:rPr>
      </w:pPr>
    </w:p>
    <w:p w14:paraId="7617BB65" w14:textId="77777777" w:rsidR="00C64F83" w:rsidRDefault="00C64F83" w:rsidP="005915CA">
      <w:pPr>
        <w:rPr>
          <w:lang w:val="el-GR"/>
        </w:rPr>
      </w:pPr>
    </w:p>
    <w:p w14:paraId="6097F8CE" w14:textId="77777777" w:rsidR="00C64F83" w:rsidRDefault="00C64F83" w:rsidP="005915CA">
      <w:pPr>
        <w:rPr>
          <w:lang w:val="el-GR"/>
        </w:rPr>
      </w:pPr>
    </w:p>
    <w:p w14:paraId="096BE6E5" w14:textId="77777777" w:rsidR="00C64F83" w:rsidRDefault="00C64F83" w:rsidP="005915CA">
      <w:pPr>
        <w:rPr>
          <w:lang w:val="el-GR"/>
        </w:rPr>
      </w:pPr>
    </w:p>
    <w:p w14:paraId="1C55F2F2" w14:textId="77777777" w:rsidR="00C64F83" w:rsidRDefault="00C64F83" w:rsidP="005915CA">
      <w:pPr>
        <w:rPr>
          <w:lang w:val="el-GR"/>
        </w:rPr>
      </w:pPr>
    </w:p>
    <w:p w14:paraId="5FD9AF52" w14:textId="77777777" w:rsidR="00C64F83" w:rsidRDefault="00C64F83" w:rsidP="005915CA">
      <w:pPr>
        <w:rPr>
          <w:lang w:val="el-GR"/>
        </w:rPr>
      </w:pPr>
    </w:p>
    <w:p w14:paraId="3B1CA78D" w14:textId="77777777" w:rsidR="00C64F83" w:rsidRPr="00131DA1" w:rsidRDefault="00C64F83" w:rsidP="005915CA">
      <w:pPr>
        <w:rPr>
          <w:lang w:val="el-GR"/>
        </w:rPr>
      </w:pPr>
    </w:p>
    <w:p w14:paraId="5B182B5A" w14:textId="77777777" w:rsidR="00507066" w:rsidRPr="00131DA1" w:rsidRDefault="00507066" w:rsidP="005915CA">
      <w:pPr>
        <w:rPr>
          <w:lang w:val="el-GR"/>
        </w:rPr>
      </w:pPr>
    </w:p>
    <w:p w14:paraId="520699B9" w14:textId="77777777" w:rsidR="00507066" w:rsidRPr="00131DA1" w:rsidRDefault="00507066" w:rsidP="005915CA">
      <w:pPr>
        <w:rPr>
          <w:lang w:val="el-GR"/>
        </w:rPr>
      </w:pPr>
    </w:p>
    <w:p w14:paraId="6AAA5293" w14:textId="77777777" w:rsidR="00507066" w:rsidRPr="00131DA1" w:rsidRDefault="00507066" w:rsidP="005915CA">
      <w:pPr>
        <w:rPr>
          <w:lang w:val="el-GR"/>
        </w:rPr>
      </w:pPr>
    </w:p>
    <w:p w14:paraId="52C5002A" w14:textId="77777777" w:rsidR="00507066" w:rsidRPr="00131DA1" w:rsidRDefault="00507066" w:rsidP="005915CA">
      <w:pPr>
        <w:rPr>
          <w:lang w:val="el-GR"/>
        </w:rPr>
      </w:pPr>
    </w:p>
    <w:p w14:paraId="39467E31" w14:textId="77777777" w:rsidR="00507066" w:rsidRPr="00131DA1" w:rsidRDefault="00507066" w:rsidP="005915CA">
      <w:pPr>
        <w:rPr>
          <w:lang w:val="el-GR"/>
        </w:rPr>
      </w:pPr>
    </w:p>
    <w:p w14:paraId="72F2A4D9" w14:textId="77777777" w:rsidR="00507066" w:rsidRPr="00131DA1" w:rsidRDefault="00507066" w:rsidP="005915CA">
      <w:pPr>
        <w:rPr>
          <w:lang w:val="el-GR"/>
        </w:rPr>
      </w:pPr>
    </w:p>
    <w:p w14:paraId="7868886B" w14:textId="77777777" w:rsidR="00507066" w:rsidRPr="00131DA1" w:rsidRDefault="00507066" w:rsidP="005915CA">
      <w:pPr>
        <w:rPr>
          <w:lang w:val="el-GR"/>
        </w:rPr>
      </w:pPr>
    </w:p>
    <w:p w14:paraId="7030B14F" w14:textId="77777777" w:rsidR="00507066" w:rsidRPr="00131DA1" w:rsidRDefault="00507066" w:rsidP="005915CA">
      <w:pPr>
        <w:rPr>
          <w:lang w:val="el-GR"/>
        </w:rPr>
      </w:pPr>
    </w:p>
    <w:p w14:paraId="39E2C1FA" w14:textId="77777777" w:rsidR="001C2393" w:rsidRDefault="001C2393" w:rsidP="005915CA">
      <w:pPr>
        <w:rPr>
          <w:lang w:val="el-GR"/>
        </w:rPr>
      </w:pPr>
    </w:p>
    <w:p w14:paraId="1F4D8FED" w14:textId="77777777" w:rsidR="003C6E82" w:rsidRPr="001C2393" w:rsidRDefault="003C6E82" w:rsidP="005915CA">
      <w:pPr>
        <w:rPr>
          <w:lang w:val="el-GR"/>
        </w:rPr>
      </w:pPr>
    </w:p>
    <w:p w14:paraId="0F0B753A" w14:textId="77777777" w:rsidR="005915CA" w:rsidRPr="00A844A0" w:rsidRDefault="005915CA" w:rsidP="005915CA">
      <w:pPr>
        <w:rPr>
          <w:lang w:val="el-GR"/>
        </w:rPr>
      </w:pPr>
    </w:p>
    <w:p w14:paraId="335D3A84" w14:textId="08A19A22" w:rsidR="00990DBC" w:rsidRDefault="00F74536" w:rsidP="00445F98">
      <w:pPr>
        <w:pStyle w:val="Heading2"/>
        <w:rPr>
          <w:lang w:val="el-GR"/>
        </w:rPr>
      </w:pPr>
      <w:bookmarkStart w:id="11" w:name="_Toc200068203"/>
      <w:r w:rsidRPr="001F2033">
        <w:rPr>
          <w:lang w:val="el-GR"/>
        </w:rPr>
        <w:lastRenderedPageBreak/>
        <w:t>2.2</w:t>
      </w:r>
      <w:r w:rsidR="00B97902" w:rsidRPr="001F2033">
        <w:rPr>
          <w:lang w:val="el-GR"/>
        </w:rPr>
        <w:t xml:space="preserve"> </w:t>
      </w:r>
      <w:r w:rsidR="00DE1E4A">
        <w:rPr>
          <w:lang w:val="el-GR"/>
        </w:rPr>
        <w:t>ΑΝΑΛΥ</w:t>
      </w:r>
      <w:r w:rsidR="00AA51E0">
        <w:rPr>
          <w:lang w:val="el-GR"/>
        </w:rPr>
        <w:t xml:space="preserve">ΣΗ </w:t>
      </w:r>
      <w:r w:rsidR="005E1670">
        <w:rPr>
          <w:lang w:val="el-GR"/>
        </w:rPr>
        <w:t>ΠΡΟΓΡΑΜΜΑΤΟΣ</w:t>
      </w:r>
      <w:bookmarkEnd w:id="11"/>
      <w:r w:rsidR="00AA51E0">
        <w:rPr>
          <w:lang w:val="el-GR"/>
        </w:rPr>
        <w:t xml:space="preserve"> </w:t>
      </w:r>
    </w:p>
    <w:p w14:paraId="6F733F9D" w14:textId="7D973BA7" w:rsidR="00493A40" w:rsidRPr="003161E5" w:rsidRDefault="00E73583" w:rsidP="00F77362">
      <w:pPr>
        <w:jc w:val="both"/>
        <w:rPr>
          <w:rFonts w:asciiTheme="minorHAnsi" w:hAnsiTheme="minorHAnsi" w:cstheme="minorHAnsi"/>
          <w:lang w:val="el-GR"/>
        </w:rPr>
      </w:pPr>
      <w:r w:rsidRPr="003161E5">
        <w:rPr>
          <w:rFonts w:asciiTheme="minorHAnsi" w:hAnsiTheme="minorHAnsi" w:cstheme="minorHAnsi"/>
          <w:lang w:val="el-GR"/>
        </w:rPr>
        <w:t xml:space="preserve">Για την ανάπτυξη </w:t>
      </w:r>
      <w:r w:rsidR="001F2033">
        <w:rPr>
          <w:rFonts w:asciiTheme="minorHAnsi" w:hAnsiTheme="minorHAnsi" w:cstheme="minorHAnsi"/>
          <w:lang w:val="el-GR"/>
        </w:rPr>
        <w:t>των προγραμμάτων</w:t>
      </w:r>
      <w:r w:rsidRPr="003161E5">
        <w:rPr>
          <w:rFonts w:asciiTheme="minorHAnsi" w:hAnsiTheme="minorHAnsi" w:cstheme="minorHAnsi"/>
          <w:lang w:val="el-GR"/>
        </w:rPr>
        <w:t xml:space="preserve">, χρησιμοποιήθηκε </w:t>
      </w:r>
      <w:r w:rsidR="00737461" w:rsidRPr="003161E5">
        <w:rPr>
          <w:rFonts w:asciiTheme="minorHAnsi" w:hAnsiTheme="minorHAnsi" w:cstheme="minorHAnsi"/>
          <w:lang w:val="el-GR"/>
        </w:rPr>
        <w:t xml:space="preserve">η </w:t>
      </w:r>
      <w:proofErr w:type="spellStart"/>
      <w:r w:rsidR="00737461" w:rsidRPr="003161E5">
        <w:rPr>
          <w:rFonts w:asciiTheme="minorHAnsi" w:hAnsiTheme="minorHAnsi" w:cstheme="minorHAnsi"/>
        </w:rPr>
        <w:t>Pyhton</w:t>
      </w:r>
      <w:proofErr w:type="spellEnd"/>
      <w:r w:rsidR="00737461" w:rsidRPr="003161E5">
        <w:rPr>
          <w:rFonts w:asciiTheme="minorHAnsi" w:hAnsiTheme="minorHAnsi" w:cstheme="minorHAnsi"/>
          <w:lang w:val="el-GR"/>
        </w:rPr>
        <w:t xml:space="preserve">. Αρχικά θα </w:t>
      </w:r>
      <w:r w:rsidR="00163DAE" w:rsidRPr="003161E5">
        <w:rPr>
          <w:rFonts w:asciiTheme="minorHAnsi" w:hAnsiTheme="minorHAnsi" w:cstheme="minorHAnsi"/>
          <w:lang w:val="el-GR"/>
        </w:rPr>
        <w:t xml:space="preserve">δοθούν κάποιες βασικές πληροφορίες και στη συνέχεια θα </w:t>
      </w:r>
      <w:r w:rsidR="00737461" w:rsidRPr="003161E5">
        <w:rPr>
          <w:rFonts w:asciiTheme="minorHAnsi" w:hAnsiTheme="minorHAnsi" w:cstheme="minorHAnsi"/>
          <w:lang w:val="el-GR"/>
        </w:rPr>
        <w:t>αναλυθ</w:t>
      </w:r>
      <w:r w:rsidR="00AA5259">
        <w:rPr>
          <w:rFonts w:asciiTheme="minorHAnsi" w:hAnsiTheme="minorHAnsi" w:cstheme="minorHAnsi"/>
          <w:lang w:val="el-GR"/>
        </w:rPr>
        <w:t>ούν</w:t>
      </w:r>
      <w:r w:rsidR="003161E5" w:rsidRPr="003161E5">
        <w:rPr>
          <w:rFonts w:asciiTheme="minorHAnsi" w:hAnsiTheme="minorHAnsi" w:cstheme="minorHAnsi"/>
          <w:lang w:val="el-GR"/>
        </w:rPr>
        <w:t xml:space="preserve"> τ</w:t>
      </w:r>
      <w:r w:rsidR="00AA5259">
        <w:rPr>
          <w:rFonts w:asciiTheme="minorHAnsi" w:hAnsiTheme="minorHAnsi" w:cstheme="minorHAnsi"/>
          <w:lang w:val="el-GR"/>
        </w:rPr>
        <w:t>α</w:t>
      </w:r>
      <w:r w:rsidR="003161E5" w:rsidRPr="003161E5">
        <w:rPr>
          <w:rFonts w:asciiTheme="minorHAnsi" w:hAnsiTheme="minorHAnsi" w:cstheme="minorHAnsi"/>
          <w:lang w:val="el-GR"/>
        </w:rPr>
        <w:t xml:space="preserve"> κυρίως </w:t>
      </w:r>
      <w:r w:rsidR="005A5829" w:rsidRPr="003161E5">
        <w:rPr>
          <w:rFonts w:asciiTheme="minorHAnsi" w:hAnsiTheme="minorHAnsi" w:cstheme="minorHAnsi"/>
          <w:lang w:val="el-GR"/>
        </w:rPr>
        <w:t>προγράμμα</w:t>
      </w:r>
      <w:r w:rsidR="005A5829">
        <w:rPr>
          <w:rFonts w:asciiTheme="minorHAnsi" w:hAnsiTheme="minorHAnsi" w:cstheme="minorHAnsi"/>
          <w:lang w:val="el-GR"/>
        </w:rPr>
        <w:t>τα</w:t>
      </w:r>
      <w:r w:rsidR="00021810" w:rsidRPr="003161E5">
        <w:rPr>
          <w:rFonts w:asciiTheme="minorHAnsi" w:hAnsiTheme="minorHAnsi" w:cstheme="minorHAnsi"/>
          <w:lang w:val="el-GR"/>
        </w:rPr>
        <w:t>.</w:t>
      </w:r>
    </w:p>
    <w:p w14:paraId="252F155C" w14:textId="77777777" w:rsidR="00174BD1" w:rsidRDefault="00174BD1" w:rsidP="00600818">
      <w:pPr>
        <w:rPr>
          <w:rFonts w:asciiTheme="majorHAnsi" w:hAnsiTheme="majorHAnsi" w:cstheme="majorHAnsi"/>
          <w:lang w:val="el-GR"/>
        </w:rPr>
      </w:pPr>
    </w:p>
    <w:p w14:paraId="39B30F6C" w14:textId="5F14C62F" w:rsidR="00163DAE" w:rsidRDefault="00163DAE" w:rsidP="004E7F14">
      <w:pPr>
        <w:pStyle w:val="Heading2"/>
        <w:numPr>
          <w:ilvl w:val="2"/>
          <w:numId w:val="7"/>
        </w:numPr>
        <w:rPr>
          <w:sz w:val="24"/>
          <w:lang w:val="el-GR"/>
        </w:rPr>
      </w:pPr>
      <w:bookmarkStart w:id="12" w:name="_Toc200068204"/>
      <w:r>
        <w:rPr>
          <w:sz w:val="24"/>
          <w:lang w:val="el-GR"/>
        </w:rPr>
        <w:t>ΓΕΝΙΚΗ ΠΕΡΙΓΡΑΦΗ</w:t>
      </w:r>
      <w:bookmarkEnd w:id="12"/>
    </w:p>
    <w:p w14:paraId="6FAD0165" w14:textId="2F0AB2A8" w:rsidR="00177CE7" w:rsidRPr="00C64F83" w:rsidRDefault="003C6E82" w:rsidP="00C64F83">
      <w:pPr>
        <w:pStyle w:val="p1"/>
        <w:jc w:val="both"/>
        <w:rPr>
          <w:rFonts w:asciiTheme="minorHAnsi" w:hAnsiTheme="minorHAnsi" w:cstheme="minorHAnsi"/>
          <w:lang w:val="el-GR"/>
        </w:rPr>
      </w:pPr>
      <w:r w:rsidRPr="003C6E82">
        <w:rPr>
          <w:rFonts w:asciiTheme="minorHAnsi" w:hAnsiTheme="minorHAnsi" w:cstheme="minorHAnsi"/>
          <w:lang w:val="el-GR"/>
        </w:rPr>
        <w:t xml:space="preserve">ΟΙ βασικές βιβλιοθήκες που χρησιμοποιήθηκαν είναι η </w:t>
      </w:r>
      <w:proofErr w:type="spellStart"/>
      <w:r w:rsidRPr="003C6E82">
        <w:rPr>
          <w:rStyle w:val="s1"/>
          <w:rFonts w:asciiTheme="minorHAnsi" w:hAnsiTheme="minorHAnsi" w:cstheme="minorHAnsi"/>
        </w:rPr>
        <w:t>librosa</w:t>
      </w:r>
      <w:proofErr w:type="spellEnd"/>
      <w:r w:rsidRPr="003C6E82">
        <w:rPr>
          <w:rFonts w:asciiTheme="minorHAnsi" w:hAnsiTheme="minorHAnsi" w:cstheme="minorHAnsi"/>
          <w:lang w:val="el-GR"/>
        </w:rPr>
        <w:t xml:space="preserve"> για επεξεργασία του ήχου και εξαγωγή χαρακτηριστικών, η </w:t>
      </w:r>
      <w:r w:rsidRPr="003C6E82">
        <w:rPr>
          <w:rStyle w:val="s1"/>
          <w:rFonts w:asciiTheme="minorHAnsi" w:hAnsiTheme="minorHAnsi" w:cstheme="minorHAnsi"/>
        </w:rPr>
        <w:t>NumPy</w:t>
      </w:r>
      <w:r w:rsidRPr="003C6E82">
        <w:rPr>
          <w:rFonts w:asciiTheme="minorHAnsi" w:hAnsiTheme="minorHAnsi" w:cstheme="minorHAnsi"/>
          <w:lang w:val="el-GR"/>
        </w:rPr>
        <w:t xml:space="preserve"> για αριθμητικές πράξεις, η </w:t>
      </w:r>
      <w:r w:rsidRPr="003C6E82">
        <w:rPr>
          <w:rStyle w:val="s1"/>
          <w:rFonts w:asciiTheme="minorHAnsi" w:hAnsiTheme="minorHAnsi" w:cstheme="minorHAnsi"/>
        </w:rPr>
        <w:t>scikit</w:t>
      </w:r>
      <w:r w:rsidRPr="003C6E82">
        <w:rPr>
          <w:rStyle w:val="s1"/>
          <w:rFonts w:asciiTheme="minorHAnsi" w:hAnsiTheme="minorHAnsi" w:cstheme="minorHAnsi"/>
          <w:lang w:val="el-GR"/>
        </w:rPr>
        <w:t>-</w:t>
      </w:r>
      <w:r w:rsidRPr="003C6E82">
        <w:rPr>
          <w:rStyle w:val="s1"/>
          <w:rFonts w:asciiTheme="minorHAnsi" w:hAnsiTheme="minorHAnsi" w:cstheme="minorHAnsi"/>
        </w:rPr>
        <w:t>learn</w:t>
      </w:r>
      <w:r w:rsidRPr="003C6E82">
        <w:rPr>
          <w:rFonts w:asciiTheme="minorHAnsi" w:hAnsiTheme="minorHAnsi" w:cstheme="minorHAnsi"/>
          <w:lang w:val="el-GR"/>
        </w:rPr>
        <w:t xml:space="preserve"> για την υλοποίηση των </w:t>
      </w:r>
      <w:proofErr w:type="spellStart"/>
      <w:r w:rsidRPr="003C6E82">
        <w:rPr>
          <w:rFonts w:asciiTheme="minorHAnsi" w:hAnsiTheme="minorHAnsi" w:cstheme="minorHAnsi"/>
          <w:lang w:val="el-GR"/>
        </w:rPr>
        <w:t>ταξινομητών</w:t>
      </w:r>
      <w:proofErr w:type="spellEnd"/>
      <w:r w:rsidRPr="003C6E82">
        <w:rPr>
          <w:rFonts w:asciiTheme="minorHAnsi" w:hAnsiTheme="minorHAnsi" w:cstheme="minorHAnsi"/>
          <w:lang w:val="el-GR"/>
        </w:rPr>
        <w:t xml:space="preserve">, την </w:t>
      </w:r>
      <w:proofErr w:type="spellStart"/>
      <w:r w:rsidRPr="003C6E82">
        <w:rPr>
          <w:rFonts w:asciiTheme="minorHAnsi" w:hAnsiTheme="minorHAnsi" w:cstheme="minorHAnsi"/>
          <w:lang w:val="el-GR"/>
        </w:rPr>
        <w:t>κανονικοποίηση</w:t>
      </w:r>
      <w:proofErr w:type="spellEnd"/>
      <w:r w:rsidRPr="003C6E82">
        <w:rPr>
          <w:rFonts w:asciiTheme="minorHAnsi" w:hAnsiTheme="minorHAnsi" w:cstheme="minorHAnsi"/>
          <w:lang w:val="el-GR"/>
        </w:rPr>
        <w:t xml:space="preserve"> των χαρακτηριστικών και την αξιολόγηση του μοντέλου, η </w:t>
      </w:r>
      <w:r w:rsidRPr="003C6E82">
        <w:rPr>
          <w:rStyle w:val="s1"/>
          <w:rFonts w:asciiTheme="minorHAnsi" w:hAnsiTheme="minorHAnsi" w:cstheme="minorHAnsi"/>
        </w:rPr>
        <w:t>pandas</w:t>
      </w:r>
      <w:r w:rsidRPr="003C6E82">
        <w:rPr>
          <w:rFonts w:asciiTheme="minorHAnsi" w:hAnsiTheme="minorHAnsi" w:cstheme="minorHAnsi"/>
          <w:lang w:val="el-GR"/>
        </w:rPr>
        <w:t xml:space="preserve"> για αποθήκευση των αποτελεσμάτων σε αρχεία </w:t>
      </w:r>
      <w:r w:rsidRPr="003C6E82">
        <w:rPr>
          <w:rFonts w:asciiTheme="minorHAnsi" w:hAnsiTheme="minorHAnsi" w:cstheme="minorHAnsi"/>
        </w:rPr>
        <w:t>CSV</w:t>
      </w:r>
      <w:r w:rsidRPr="003C6E82">
        <w:rPr>
          <w:rFonts w:asciiTheme="minorHAnsi" w:hAnsiTheme="minorHAnsi" w:cstheme="minorHAnsi"/>
          <w:lang w:val="el-GR"/>
        </w:rPr>
        <w:t xml:space="preserve">, και η </w:t>
      </w:r>
      <w:proofErr w:type="spellStart"/>
      <w:r w:rsidRPr="003C6E82">
        <w:rPr>
          <w:rStyle w:val="s1"/>
          <w:rFonts w:asciiTheme="minorHAnsi" w:hAnsiTheme="minorHAnsi" w:cstheme="minorHAnsi"/>
        </w:rPr>
        <w:t>scipy</w:t>
      </w:r>
      <w:proofErr w:type="spellEnd"/>
      <w:r w:rsidRPr="003C6E82">
        <w:rPr>
          <w:rFonts w:asciiTheme="minorHAnsi" w:hAnsiTheme="minorHAnsi" w:cstheme="minorHAnsi"/>
          <w:lang w:val="el-GR"/>
        </w:rPr>
        <w:t xml:space="preserve"> για το φιλτράρισμα με χρήση του </w:t>
      </w:r>
      <w:r w:rsidRPr="003C6E82">
        <w:rPr>
          <w:rFonts w:asciiTheme="minorHAnsi" w:hAnsiTheme="minorHAnsi" w:cstheme="minorHAnsi"/>
        </w:rPr>
        <w:t>median</w:t>
      </w:r>
      <w:r w:rsidRPr="003C6E82">
        <w:rPr>
          <w:rFonts w:asciiTheme="minorHAnsi" w:hAnsiTheme="minorHAnsi" w:cstheme="minorHAnsi"/>
          <w:lang w:val="el-GR"/>
        </w:rPr>
        <w:t xml:space="preserve"> </w:t>
      </w:r>
      <w:r w:rsidRPr="003C6E82">
        <w:rPr>
          <w:rFonts w:asciiTheme="minorHAnsi" w:hAnsiTheme="minorHAnsi" w:cstheme="minorHAnsi"/>
        </w:rPr>
        <w:t>filter</w:t>
      </w:r>
      <w:r w:rsidRPr="003C6E82">
        <w:rPr>
          <w:rFonts w:asciiTheme="minorHAnsi" w:hAnsiTheme="minorHAnsi" w:cstheme="minorHAnsi"/>
          <w:lang w:val="el-GR"/>
        </w:rPr>
        <w:t>.</w:t>
      </w:r>
    </w:p>
    <w:p w14:paraId="3C2C7AEB" w14:textId="77777777" w:rsidR="005915CA" w:rsidRPr="00A844A0" w:rsidRDefault="005915CA" w:rsidP="00AC2340">
      <w:pPr>
        <w:rPr>
          <w:rFonts w:asciiTheme="majorHAnsi" w:hAnsiTheme="majorHAnsi" w:cstheme="majorHAnsi"/>
          <w:lang w:val="el-GR"/>
        </w:rPr>
      </w:pPr>
    </w:p>
    <w:p w14:paraId="0CFFFC75" w14:textId="3CDF6010" w:rsidR="00AC2340" w:rsidRDefault="00AC2340" w:rsidP="004E7F14">
      <w:pPr>
        <w:pStyle w:val="Heading2"/>
        <w:numPr>
          <w:ilvl w:val="2"/>
          <w:numId w:val="8"/>
        </w:numPr>
        <w:rPr>
          <w:sz w:val="24"/>
          <w:lang w:val="el-GR"/>
        </w:rPr>
      </w:pPr>
      <w:bookmarkStart w:id="13" w:name="_Toc200068205"/>
      <w:r>
        <w:rPr>
          <w:sz w:val="24"/>
          <w:lang w:val="el-GR"/>
        </w:rPr>
        <w:t xml:space="preserve">ΑΝΑΛΥΣΗ </w:t>
      </w:r>
      <w:r w:rsidR="00EC0898">
        <w:rPr>
          <w:sz w:val="24"/>
          <w:lang w:val="el-GR"/>
        </w:rPr>
        <w:t>ΠΡΟΓΡΑΜΜΑΤ</w:t>
      </w:r>
      <w:r w:rsidR="00C64F83">
        <w:rPr>
          <w:sz w:val="24"/>
          <w:lang w:val="el-GR"/>
        </w:rPr>
        <w:t>ΟΣ</w:t>
      </w:r>
      <w:bookmarkEnd w:id="13"/>
    </w:p>
    <w:p w14:paraId="04A5D507" w14:textId="2D7B0DD0" w:rsidR="00D21E33" w:rsidRPr="00D61F7E" w:rsidRDefault="00D21E33" w:rsidP="005E6B23">
      <w:pPr>
        <w:rPr>
          <w:rFonts w:ascii="Menlo" w:hAnsi="Menlo" w:cs="Menlo"/>
          <w:color w:val="CCCCCC"/>
          <w:sz w:val="18"/>
          <w:szCs w:val="18"/>
          <w:lang w:val="el-GR"/>
        </w:rPr>
      </w:pPr>
    </w:p>
    <w:p w14:paraId="444455E2" w14:textId="04811590" w:rsidR="00C64F83" w:rsidRPr="00C64F83" w:rsidRDefault="00C64F83" w:rsidP="00C64F83">
      <w:pPr>
        <w:pStyle w:val="Heading3"/>
        <w:rPr>
          <w:sz w:val="27"/>
          <w:szCs w:val="27"/>
          <w:lang w:val="en-US"/>
        </w:rPr>
      </w:pPr>
      <w:bookmarkStart w:id="14" w:name="_Toc200068206"/>
      <w:r w:rsidRPr="00C64F83">
        <w:rPr>
          <w:lang w:val="en-US"/>
        </w:rPr>
        <w:t xml:space="preserve">def </w:t>
      </w:r>
      <w:proofErr w:type="spellStart"/>
      <w:r w:rsidRPr="00C64F83">
        <w:rPr>
          <w:lang w:val="en-US"/>
        </w:rPr>
        <w:t>extract_</w:t>
      </w:r>
      <w:proofErr w:type="gramStart"/>
      <w:r w:rsidRPr="00C64F83">
        <w:rPr>
          <w:lang w:val="en-US"/>
        </w:rPr>
        <w:t>features</w:t>
      </w:r>
      <w:proofErr w:type="spellEnd"/>
      <w:r w:rsidRPr="00C64F83">
        <w:rPr>
          <w:lang w:val="en-US"/>
        </w:rPr>
        <w:t>(</w:t>
      </w:r>
      <w:proofErr w:type="gramEnd"/>
      <w:r w:rsidRPr="00C64F83">
        <w:rPr>
          <w:lang w:val="en-US"/>
        </w:rPr>
        <w:t xml:space="preserve">audio, </w:t>
      </w:r>
      <w:proofErr w:type="spellStart"/>
      <w:r w:rsidRPr="00C64F83">
        <w:rPr>
          <w:lang w:val="en-US"/>
        </w:rPr>
        <w:t>sr</w:t>
      </w:r>
      <w:proofErr w:type="spellEnd"/>
      <w:r w:rsidRPr="00C64F83">
        <w:rPr>
          <w:lang w:val="en-US"/>
        </w:rPr>
        <w:t>):</w:t>
      </w:r>
      <w:bookmarkEnd w:id="14"/>
    </w:p>
    <w:p w14:paraId="10F55CEA" w14:textId="37D88D29" w:rsidR="00C64F83" w:rsidRPr="00C64F83" w:rsidRDefault="00C64F83" w:rsidP="00C64F83">
      <w:pPr>
        <w:pStyle w:val="whitespace-normal"/>
        <w:jc w:val="both"/>
        <w:rPr>
          <w:rFonts w:asciiTheme="minorHAnsi" w:hAnsiTheme="minorHAnsi" w:cstheme="minorHAnsi"/>
          <w:lang w:val="el-GR"/>
        </w:rPr>
      </w:pPr>
      <w:r w:rsidRPr="00C64F83">
        <w:rPr>
          <w:rFonts w:asciiTheme="minorHAnsi" w:hAnsiTheme="minorHAnsi" w:cstheme="minorHAnsi"/>
          <w:lang w:val="el-GR"/>
        </w:rPr>
        <w:t xml:space="preserve">Η συνάρτηση αυτή εξάγει χαρακτηριστικά από ένα ηχητικό σήμα και αποτελεί τον πυρήνα της επεξεργασίας. Λαμβάνει ως όρισμα το </w:t>
      </w:r>
      <w:r w:rsidRPr="00C64F83">
        <w:rPr>
          <w:rFonts w:asciiTheme="minorHAnsi" w:hAnsiTheme="minorHAnsi" w:cstheme="minorHAnsi"/>
        </w:rPr>
        <w:t>audio</w:t>
      </w:r>
      <w:r w:rsidRPr="00C64F83">
        <w:rPr>
          <w:rFonts w:asciiTheme="minorHAnsi" w:hAnsiTheme="minorHAnsi" w:cstheme="minorHAnsi"/>
          <w:lang w:val="el-GR"/>
        </w:rPr>
        <w:t xml:space="preserve"> </w:t>
      </w:r>
      <w:r w:rsidRPr="00C64F83">
        <w:rPr>
          <w:rFonts w:asciiTheme="minorHAnsi" w:hAnsiTheme="minorHAnsi" w:cstheme="minorHAnsi"/>
        </w:rPr>
        <w:t>signal</w:t>
      </w:r>
      <w:r w:rsidRPr="00C64F83">
        <w:rPr>
          <w:rFonts w:asciiTheme="minorHAnsi" w:hAnsiTheme="minorHAnsi" w:cstheme="minorHAnsi"/>
          <w:lang w:val="el-GR"/>
        </w:rPr>
        <w:t xml:space="preserve"> σε μορφή </w:t>
      </w:r>
      <w:proofErr w:type="spellStart"/>
      <w:r w:rsidRPr="00C64F83">
        <w:rPr>
          <w:rFonts w:asciiTheme="minorHAnsi" w:hAnsiTheme="minorHAnsi" w:cstheme="minorHAnsi"/>
        </w:rPr>
        <w:t>numpy</w:t>
      </w:r>
      <w:proofErr w:type="spellEnd"/>
      <w:r w:rsidRPr="00C64F83">
        <w:rPr>
          <w:rFonts w:asciiTheme="minorHAnsi" w:hAnsiTheme="minorHAnsi" w:cstheme="minorHAnsi"/>
          <w:lang w:val="el-GR"/>
        </w:rPr>
        <w:t xml:space="preserve"> </w:t>
      </w:r>
      <w:r w:rsidRPr="00C64F83">
        <w:rPr>
          <w:rFonts w:asciiTheme="minorHAnsi" w:hAnsiTheme="minorHAnsi" w:cstheme="minorHAnsi"/>
        </w:rPr>
        <w:t>array</w:t>
      </w:r>
      <w:r w:rsidRPr="00C64F83">
        <w:rPr>
          <w:rFonts w:asciiTheme="minorHAnsi" w:hAnsiTheme="minorHAnsi" w:cstheme="minorHAnsi"/>
          <w:lang w:val="el-GR"/>
        </w:rPr>
        <w:t xml:space="preserve"> και το </w:t>
      </w:r>
      <w:r w:rsidRPr="00C64F83">
        <w:rPr>
          <w:rFonts w:asciiTheme="minorHAnsi" w:hAnsiTheme="minorHAnsi" w:cstheme="minorHAnsi"/>
        </w:rPr>
        <w:t>sample</w:t>
      </w:r>
      <w:r w:rsidRPr="00C64F83">
        <w:rPr>
          <w:rFonts w:asciiTheme="minorHAnsi" w:hAnsiTheme="minorHAnsi" w:cstheme="minorHAnsi"/>
          <w:lang w:val="el-GR"/>
        </w:rPr>
        <w:t xml:space="preserve"> </w:t>
      </w:r>
      <w:r w:rsidRPr="00C64F83">
        <w:rPr>
          <w:rFonts w:asciiTheme="minorHAnsi" w:hAnsiTheme="minorHAnsi" w:cstheme="minorHAnsi"/>
        </w:rPr>
        <w:t>rate</w:t>
      </w:r>
      <w:r w:rsidRPr="00C64F83">
        <w:rPr>
          <w:rFonts w:asciiTheme="minorHAnsi" w:hAnsiTheme="minorHAnsi" w:cstheme="minorHAnsi"/>
          <w:lang w:val="el-GR"/>
        </w:rPr>
        <w:t xml:space="preserve"> (</w:t>
      </w:r>
      <w:r>
        <w:rPr>
          <w:rFonts w:asciiTheme="minorHAnsi" w:hAnsiTheme="minorHAnsi" w:cstheme="minorHAnsi"/>
          <w:lang w:val="el-GR"/>
        </w:rPr>
        <w:t>ρυθμός δειγματοληψίας</w:t>
      </w:r>
      <w:r w:rsidRPr="00C64F83">
        <w:rPr>
          <w:rFonts w:asciiTheme="minorHAnsi" w:hAnsiTheme="minorHAnsi" w:cstheme="minorHAnsi"/>
          <w:lang w:val="el-GR"/>
        </w:rPr>
        <w:t>)</w:t>
      </w:r>
      <w:r w:rsidRPr="00C64F83">
        <w:rPr>
          <w:rFonts w:asciiTheme="minorHAnsi" w:hAnsiTheme="minorHAnsi" w:cstheme="minorHAnsi"/>
          <w:lang w:val="el-GR"/>
        </w:rPr>
        <w:t>. Η διαδικασία εκτελείται ως εξής:</w:t>
      </w:r>
    </w:p>
    <w:p w14:paraId="2FFA3894" w14:textId="31EEC934" w:rsidR="00C64F83" w:rsidRPr="00C64F83" w:rsidRDefault="00C64F83" w:rsidP="00C64F83">
      <w:pPr>
        <w:pStyle w:val="whitespace-normal"/>
        <w:numPr>
          <w:ilvl w:val="0"/>
          <w:numId w:val="45"/>
        </w:numPr>
        <w:jc w:val="both"/>
        <w:rPr>
          <w:rFonts w:asciiTheme="minorHAnsi" w:hAnsiTheme="minorHAnsi" w:cstheme="minorHAnsi"/>
          <w:lang w:val="el-GR"/>
        </w:rPr>
      </w:pPr>
      <w:r w:rsidRPr="00C64F83">
        <w:rPr>
          <w:rFonts w:asciiTheme="minorHAnsi" w:hAnsiTheme="minorHAnsi" w:cstheme="minorHAnsi"/>
          <w:lang w:val="el-GR"/>
        </w:rPr>
        <w:t xml:space="preserve">Χρησιμοποιεί τη </w:t>
      </w:r>
      <w:proofErr w:type="spellStart"/>
      <w:r w:rsidRPr="00C64F83">
        <w:rPr>
          <w:rFonts w:asciiTheme="minorHAnsi" w:hAnsiTheme="minorHAnsi" w:cstheme="minorHAnsi"/>
        </w:rPr>
        <w:t>librosa</w:t>
      </w:r>
      <w:proofErr w:type="spellEnd"/>
      <w:r w:rsidRPr="00C64F83">
        <w:rPr>
          <w:rFonts w:asciiTheme="minorHAnsi" w:hAnsiTheme="minorHAnsi" w:cstheme="minorHAnsi"/>
          <w:lang w:val="el-GR"/>
        </w:rPr>
        <w:t>.</w:t>
      </w:r>
      <w:r w:rsidRPr="00C64F83">
        <w:rPr>
          <w:rFonts w:asciiTheme="minorHAnsi" w:hAnsiTheme="minorHAnsi" w:cstheme="minorHAnsi"/>
        </w:rPr>
        <w:t>feature</w:t>
      </w:r>
      <w:r w:rsidRPr="00C64F83">
        <w:rPr>
          <w:rFonts w:asciiTheme="minorHAnsi" w:hAnsiTheme="minorHAnsi" w:cstheme="minorHAnsi"/>
          <w:lang w:val="el-GR"/>
        </w:rPr>
        <w:t>.</w:t>
      </w:r>
      <w:proofErr w:type="spellStart"/>
      <w:r w:rsidRPr="00C64F83">
        <w:rPr>
          <w:rFonts w:asciiTheme="minorHAnsi" w:hAnsiTheme="minorHAnsi" w:cstheme="minorHAnsi"/>
        </w:rPr>
        <w:t>mfcc</w:t>
      </w:r>
      <w:proofErr w:type="spellEnd"/>
      <w:r w:rsidRPr="00C64F83">
        <w:rPr>
          <w:rFonts w:asciiTheme="minorHAnsi" w:hAnsiTheme="minorHAnsi" w:cstheme="minorHAnsi"/>
          <w:lang w:val="el-GR"/>
        </w:rPr>
        <w:t xml:space="preserve">() με παραμέτρους </w:t>
      </w:r>
      <w:r w:rsidRPr="00C64F83">
        <w:rPr>
          <w:rFonts w:asciiTheme="minorHAnsi" w:hAnsiTheme="minorHAnsi" w:cstheme="minorHAnsi"/>
        </w:rPr>
        <w:t>n</w:t>
      </w:r>
      <w:r w:rsidRPr="00C64F83">
        <w:rPr>
          <w:rFonts w:asciiTheme="minorHAnsi" w:hAnsiTheme="minorHAnsi" w:cstheme="minorHAnsi"/>
          <w:lang w:val="el-GR"/>
        </w:rPr>
        <w:t>_</w:t>
      </w:r>
      <w:proofErr w:type="spellStart"/>
      <w:r w:rsidRPr="00C64F83">
        <w:rPr>
          <w:rFonts w:asciiTheme="minorHAnsi" w:hAnsiTheme="minorHAnsi" w:cstheme="minorHAnsi"/>
        </w:rPr>
        <w:t>mfcc</w:t>
      </w:r>
      <w:proofErr w:type="spellEnd"/>
      <w:r w:rsidRPr="00C64F83">
        <w:rPr>
          <w:rFonts w:asciiTheme="minorHAnsi" w:hAnsiTheme="minorHAnsi" w:cstheme="minorHAnsi"/>
          <w:lang w:val="el-GR"/>
        </w:rPr>
        <w:t>=13</w:t>
      </w:r>
      <w:r w:rsidRPr="00C64F83">
        <w:rPr>
          <w:rFonts w:asciiTheme="minorHAnsi" w:hAnsiTheme="minorHAnsi" w:cstheme="minorHAnsi"/>
          <w:lang w:val="el-GR"/>
        </w:rPr>
        <w:t xml:space="preserve"> </w:t>
      </w:r>
      <w:r>
        <w:rPr>
          <w:rFonts w:asciiTheme="minorHAnsi" w:hAnsiTheme="minorHAnsi" w:cstheme="minorHAnsi"/>
          <w:lang w:val="el-GR"/>
        </w:rPr>
        <w:t xml:space="preserve">(αριθμός </w:t>
      </w:r>
      <w:r w:rsidR="006D5D41">
        <w:rPr>
          <w:rFonts w:asciiTheme="minorHAnsi" w:hAnsiTheme="minorHAnsi" w:cstheme="minorHAnsi"/>
        </w:rPr>
        <w:t>MFCC</w:t>
      </w:r>
      <w:r w:rsidR="006D5D41" w:rsidRPr="006D5D41">
        <w:rPr>
          <w:rFonts w:asciiTheme="minorHAnsi" w:hAnsiTheme="minorHAnsi" w:cstheme="minorHAnsi"/>
          <w:lang w:val="el-GR"/>
        </w:rPr>
        <w:t xml:space="preserve"> </w:t>
      </w:r>
      <w:r>
        <w:rPr>
          <w:rFonts w:asciiTheme="minorHAnsi" w:hAnsiTheme="minorHAnsi" w:cstheme="minorHAnsi"/>
          <w:lang w:val="el-GR"/>
        </w:rPr>
        <w:t>συντελεστών)</w:t>
      </w:r>
      <w:r w:rsidRPr="00C64F83">
        <w:rPr>
          <w:rFonts w:asciiTheme="minorHAnsi" w:hAnsiTheme="minorHAnsi" w:cstheme="minorHAnsi"/>
          <w:lang w:val="el-GR"/>
        </w:rPr>
        <w:t xml:space="preserve">, </w:t>
      </w:r>
      <w:r w:rsidRPr="00C64F83">
        <w:rPr>
          <w:rFonts w:asciiTheme="minorHAnsi" w:hAnsiTheme="minorHAnsi" w:cstheme="minorHAnsi"/>
        </w:rPr>
        <w:t>hop</w:t>
      </w:r>
      <w:r w:rsidRPr="00C64F83">
        <w:rPr>
          <w:rFonts w:asciiTheme="minorHAnsi" w:hAnsiTheme="minorHAnsi" w:cstheme="minorHAnsi"/>
          <w:lang w:val="el-GR"/>
        </w:rPr>
        <w:t>_</w:t>
      </w:r>
      <w:r w:rsidRPr="00C64F83">
        <w:rPr>
          <w:rFonts w:asciiTheme="minorHAnsi" w:hAnsiTheme="minorHAnsi" w:cstheme="minorHAnsi"/>
        </w:rPr>
        <w:t>length</w:t>
      </w:r>
      <w:r w:rsidRPr="00C64F83">
        <w:rPr>
          <w:rFonts w:asciiTheme="minorHAnsi" w:hAnsiTheme="minorHAnsi" w:cstheme="minorHAnsi"/>
          <w:lang w:val="el-GR"/>
        </w:rPr>
        <w:t xml:space="preserve">=512, </w:t>
      </w:r>
      <w:r w:rsidRPr="00C64F83">
        <w:rPr>
          <w:rFonts w:asciiTheme="minorHAnsi" w:hAnsiTheme="minorHAnsi" w:cstheme="minorHAnsi"/>
        </w:rPr>
        <w:t>n</w:t>
      </w:r>
      <w:r w:rsidRPr="00C64F83">
        <w:rPr>
          <w:rFonts w:asciiTheme="minorHAnsi" w:hAnsiTheme="minorHAnsi" w:cstheme="minorHAnsi"/>
          <w:lang w:val="el-GR"/>
        </w:rPr>
        <w:t>_</w:t>
      </w:r>
      <w:proofErr w:type="spellStart"/>
      <w:r w:rsidRPr="00C64F83">
        <w:rPr>
          <w:rFonts w:asciiTheme="minorHAnsi" w:hAnsiTheme="minorHAnsi" w:cstheme="minorHAnsi"/>
        </w:rPr>
        <w:t>fft</w:t>
      </w:r>
      <w:proofErr w:type="spellEnd"/>
      <w:r w:rsidRPr="00C64F83">
        <w:rPr>
          <w:rFonts w:asciiTheme="minorHAnsi" w:hAnsiTheme="minorHAnsi" w:cstheme="minorHAnsi"/>
          <w:lang w:val="el-GR"/>
        </w:rPr>
        <w:t xml:space="preserve">=2048. Το </w:t>
      </w:r>
      <w:r w:rsidRPr="00C64F83">
        <w:rPr>
          <w:rFonts w:asciiTheme="minorHAnsi" w:hAnsiTheme="minorHAnsi" w:cstheme="minorHAnsi"/>
        </w:rPr>
        <w:t>hop</w:t>
      </w:r>
      <w:r w:rsidRPr="00C64F83">
        <w:rPr>
          <w:rFonts w:asciiTheme="minorHAnsi" w:hAnsiTheme="minorHAnsi" w:cstheme="minorHAnsi"/>
          <w:lang w:val="el-GR"/>
        </w:rPr>
        <w:t>_</w:t>
      </w:r>
      <w:r w:rsidRPr="00C64F83">
        <w:rPr>
          <w:rFonts w:asciiTheme="minorHAnsi" w:hAnsiTheme="minorHAnsi" w:cstheme="minorHAnsi"/>
        </w:rPr>
        <w:t>length</w:t>
      </w:r>
      <w:r w:rsidRPr="00C64F83">
        <w:rPr>
          <w:rFonts w:asciiTheme="minorHAnsi" w:hAnsiTheme="minorHAnsi" w:cstheme="minorHAnsi"/>
          <w:lang w:val="el-GR"/>
        </w:rPr>
        <w:t xml:space="preserve">=512 σημαίνει ότι κάθε </w:t>
      </w:r>
      <w:r w:rsidRPr="00C64F83">
        <w:rPr>
          <w:rFonts w:asciiTheme="minorHAnsi" w:hAnsiTheme="minorHAnsi" w:cstheme="minorHAnsi"/>
        </w:rPr>
        <w:t>frame</w:t>
      </w:r>
      <w:r w:rsidRPr="00C64F83">
        <w:rPr>
          <w:rFonts w:asciiTheme="minorHAnsi" w:hAnsiTheme="minorHAnsi" w:cstheme="minorHAnsi"/>
          <w:lang w:val="el-GR"/>
        </w:rPr>
        <w:t xml:space="preserve"> απέχει 23</w:t>
      </w:r>
      <w:proofErr w:type="spellStart"/>
      <w:r w:rsidRPr="00C64F83">
        <w:rPr>
          <w:rFonts w:asciiTheme="minorHAnsi" w:hAnsiTheme="minorHAnsi" w:cstheme="minorHAnsi"/>
        </w:rPr>
        <w:t>ms</w:t>
      </w:r>
      <w:proofErr w:type="spellEnd"/>
      <w:r w:rsidRPr="00C64F83">
        <w:rPr>
          <w:rFonts w:asciiTheme="minorHAnsi" w:hAnsiTheme="minorHAnsi" w:cstheme="minorHAnsi"/>
          <w:lang w:val="el-GR"/>
        </w:rPr>
        <w:t xml:space="preserve"> από το επόμενο, ενώ το </w:t>
      </w:r>
      <w:r w:rsidRPr="00C64F83">
        <w:rPr>
          <w:rFonts w:asciiTheme="minorHAnsi" w:hAnsiTheme="minorHAnsi" w:cstheme="minorHAnsi"/>
        </w:rPr>
        <w:t>n</w:t>
      </w:r>
      <w:r w:rsidRPr="00C64F83">
        <w:rPr>
          <w:rFonts w:asciiTheme="minorHAnsi" w:hAnsiTheme="minorHAnsi" w:cstheme="minorHAnsi"/>
          <w:lang w:val="el-GR"/>
        </w:rPr>
        <w:t>_</w:t>
      </w:r>
      <w:proofErr w:type="spellStart"/>
      <w:r w:rsidRPr="00C64F83">
        <w:rPr>
          <w:rFonts w:asciiTheme="minorHAnsi" w:hAnsiTheme="minorHAnsi" w:cstheme="minorHAnsi"/>
        </w:rPr>
        <w:t>fft</w:t>
      </w:r>
      <w:proofErr w:type="spellEnd"/>
      <w:r w:rsidRPr="00C64F83">
        <w:rPr>
          <w:rFonts w:asciiTheme="minorHAnsi" w:hAnsiTheme="minorHAnsi" w:cstheme="minorHAnsi"/>
          <w:lang w:val="el-GR"/>
        </w:rPr>
        <w:t xml:space="preserve">=2048 δίνει </w:t>
      </w:r>
      <w:r w:rsidRPr="00C64F83">
        <w:rPr>
          <w:rFonts w:asciiTheme="minorHAnsi" w:hAnsiTheme="minorHAnsi" w:cstheme="minorHAnsi"/>
        </w:rPr>
        <w:t>frames</w:t>
      </w:r>
      <w:r w:rsidRPr="00C64F83">
        <w:rPr>
          <w:rFonts w:asciiTheme="minorHAnsi" w:hAnsiTheme="minorHAnsi" w:cstheme="minorHAnsi"/>
          <w:lang w:val="el-GR"/>
        </w:rPr>
        <w:t xml:space="preserve"> διάρκειας 93</w:t>
      </w:r>
      <w:proofErr w:type="spellStart"/>
      <w:r w:rsidRPr="00C64F83">
        <w:rPr>
          <w:rFonts w:asciiTheme="minorHAnsi" w:hAnsiTheme="minorHAnsi" w:cstheme="minorHAnsi"/>
        </w:rPr>
        <w:t>ms</w:t>
      </w:r>
      <w:proofErr w:type="spellEnd"/>
      <w:r w:rsidRPr="00C64F83">
        <w:rPr>
          <w:rFonts w:asciiTheme="minorHAnsi" w:hAnsiTheme="minorHAnsi" w:cstheme="minorHAnsi"/>
          <w:lang w:val="el-GR"/>
        </w:rPr>
        <w:t>.</w:t>
      </w:r>
    </w:p>
    <w:p w14:paraId="2D5948C1" w14:textId="2A5313B7" w:rsidR="00C64F83" w:rsidRPr="00C64F83" w:rsidRDefault="00C64F83" w:rsidP="00C64F83">
      <w:pPr>
        <w:pStyle w:val="whitespace-normal"/>
        <w:numPr>
          <w:ilvl w:val="0"/>
          <w:numId w:val="45"/>
        </w:numPr>
        <w:jc w:val="both"/>
        <w:rPr>
          <w:rFonts w:asciiTheme="minorHAnsi" w:hAnsiTheme="minorHAnsi" w:cstheme="minorHAnsi"/>
          <w:lang w:val="el-GR"/>
        </w:rPr>
      </w:pPr>
      <w:r w:rsidRPr="00C64F83">
        <w:rPr>
          <w:rFonts w:asciiTheme="minorHAnsi" w:hAnsiTheme="minorHAnsi" w:cstheme="minorHAnsi"/>
          <w:lang w:val="el-GR"/>
        </w:rPr>
        <w:t xml:space="preserve">Υπολογίζει το </w:t>
      </w:r>
      <w:r w:rsidRPr="00C64F83">
        <w:rPr>
          <w:rFonts w:asciiTheme="minorHAnsi" w:hAnsiTheme="minorHAnsi" w:cstheme="minorHAnsi"/>
        </w:rPr>
        <w:t>RMS</w:t>
      </w:r>
      <w:r w:rsidRPr="00C64F83">
        <w:rPr>
          <w:rFonts w:asciiTheme="minorHAnsi" w:hAnsiTheme="minorHAnsi" w:cstheme="minorHAnsi"/>
          <w:lang w:val="el-GR"/>
        </w:rPr>
        <w:t xml:space="preserve"> (</w:t>
      </w:r>
      <w:r w:rsidRPr="00C64F83">
        <w:rPr>
          <w:rFonts w:asciiTheme="minorHAnsi" w:hAnsiTheme="minorHAnsi" w:cstheme="minorHAnsi"/>
        </w:rPr>
        <w:t>Root</w:t>
      </w:r>
      <w:r w:rsidRPr="00C64F83">
        <w:rPr>
          <w:rFonts w:asciiTheme="minorHAnsi" w:hAnsiTheme="minorHAnsi" w:cstheme="minorHAnsi"/>
          <w:lang w:val="el-GR"/>
        </w:rPr>
        <w:t xml:space="preserve"> </w:t>
      </w:r>
      <w:r w:rsidRPr="00C64F83">
        <w:rPr>
          <w:rFonts w:asciiTheme="minorHAnsi" w:hAnsiTheme="minorHAnsi" w:cstheme="minorHAnsi"/>
        </w:rPr>
        <w:t>Mean</w:t>
      </w:r>
      <w:r w:rsidRPr="00C64F83">
        <w:rPr>
          <w:rFonts w:asciiTheme="minorHAnsi" w:hAnsiTheme="minorHAnsi" w:cstheme="minorHAnsi"/>
          <w:lang w:val="el-GR"/>
        </w:rPr>
        <w:t xml:space="preserve"> </w:t>
      </w:r>
      <w:r w:rsidRPr="00C64F83">
        <w:rPr>
          <w:rFonts w:asciiTheme="minorHAnsi" w:hAnsiTheme="minorHAnsi" w:cstheme="minorHAnsi"/>
        </w:rPr>
        <w:t>Square</w:t>
      </w:r>
      <w:r w:rsidRPr="00C64F83">
        <w:rPr>
          <w:rFonts w:asciiTheme="minorHAnsi" w:hAnsiTheme="minorHAnsi" w:cstheme="minorHAnsi"/>
          <w:lang w:val="el-GR"/>
        </w:rPr>
        <w:t xml:space="preserve">) </w:t>
      </w:r>
      <w:r w:rsidRPr="00C64F83">
        <w:rPr>
          <w:rFonts w:asciiTheme="minorHAnsi" w:hAnsiTheme="minorHAnsi" w:cstheme="minorHAnsi"/>
        </w:rPr>
        <w:t>energy</w:t>
      </w:r>
      <w:r w:rsidR="006D5D41" w:rsidRPr="006D5D41">
        <w:rPr>
          <w:rFonts w:asciiTheme="minorHAnsi" w:hAnsiTheme="minorHAnsi" w:cstheme="minorHAnsi"/>
          <w:lang w:val="el-GR"/>
        </w:rPr>
        <w:t>,</w:t>
      </w:r>
      <w:r w:rsidR="006D5D41">
        <w:rPr>
          <w:rFonts w:asciiTheme="minorHAnsi" w:hAnsiTheme="minorHAnsi" w:cstheme="minorHAnsi"/>
          <w:lang w:val="el-GR"/>
        </w:rPr>
        <w:t xml:space="preserve"> με τη </w:t>
      </w:r>
      <w:proofErr w:type="spellStart"/>
      <w:r w:rsidR="006D5D41">
        <w:rPr>
          <w:rFonts w:asciiTheme="minorHAnsi" w:hAnsiTheme="minorHAnsi" w:cstheme="minorHAnsi"/>
        </w:rPr>
        <w:t>librosa</w:t>
      </w:r>
      <w:proofErr w:type="spellEnd"/>
      <w:r w:rsidR="006D5D41" w:rsidRPr="006D5D41">
        <w:rPr>
          <w:rFonts w:asciiTheme="minorHAnsi" w:hAnsiTheme="minorHAnsi" w:cstheme="minorHAnsi"/>
          <w:lang w:val="el-GR"/>
        </w:rPr>
        <w:t xml:space="preserve">, </w:t>
      </w:r>
      <w:r w:rsidRPr="00C64F83">
        <w:rPr>
          <w:rFonts w:asciiTheme="minorHAnsi" w:hAnsiTheme="minorHAnsi" w:cstheme="minorHAnsi"/>
          <w:lang w:val="el-GR"/>
        </w:rPr>
        <w:t xml:space="preserve">για κάθε </w:t>
      </w:r>
      <w:r w:rsidRPr="00C64F83">
        <w:rPr>
          <w:rFonts w:asciiTheme="minorHAnsi" w:hAnsiTheme="minorHAnsi" w:cstheme="minorHAnsi"/>
        </w:rPr>
        <w:t>frame</w:t>
      </w:r>
      <w:r w:rsidRPr="00C64F83">
        <w:rPr>
          <w:rFonts w:asciiTheme="minorHAnsi" w:hAnsiTheme="minorHAnsi" w:cstheme="minorHAnsi"/>
          <w:lang w:val="el-GR"/>
        </w:rPr>
        <w:t xml:space="preserve"> με ίδι</w:t>
      </w:r>
      <w:r>
        <w:rPr>
          <w:rFonts w:asciiTheme="minorHAnsi" w:hAnsiTheme="minorHAnsi" w:cstheme="minorHAnsi"/>
          <w:lang w:val="el-GR"/>
        </w:rPr>
        <w:t>ες</w:t>
      </w:r>
      <w:r w:rsidRPr="00C64F83">
        <w:rPr>
          <w:rFonts w:asciiTheme="minorHAnsi" w:hAnsiTheme="minorHAnsi" w:cstheme="minorHAnsi"/>
          <w:lang w:val="el-GR"/>
        </w:rPr>
        <w:t xml:space="preserve"> </w:t>
      </w:r>
      <w:r>
        <w:rPr>
          <w:rFonts w:asciiTheme="minorHAnsi" w:hAnsiTheme="minorHAnsi" w:cstheme="minorHAnsi"/>
          <w:lang w:val="el-GR"/>
        </w:rPr>
        <w:t>παραμέτρους</w:t>
      </w:r>
      <w:r w:rsidRPr="00C64F83">
        <w:rPr>
          <w:rFonts w:asciiTheme="minorHAnsi" w:hAnsiTheme="minorHAnsi" w:cstheme="minorHAnsi"/>
          <w:lang w:val="el-GR"/>
        </w:rPr>
        <w:t xml:space="preserve">, ώστε να είναι συγχρονισμένο με τα </w:t>
      </w:r>
      <w:r w:rsidRPr="00C64F83">
        <w:rPr>
          <w:rFonts w:asciiTheme="minorHAnsi" w:hAnsiTheme="minorHAnsi" w:cstheme="minorHAnsi"/>
        </w:rPr>
        <w:t>MFCCs</w:t>
      </w:r>
      <w:r w:rsidRPr="00C64F83">
        <w:rPr>
          <w:rFonts w:asciiTheme="minorHAnsi" w:hAnsiTheme="minorHAnsi" w:cstheme="minorHAnsi"/>
          <w:lang w:val="el-GR"/>
        </w:rPr>
        <w:t>.</w:t>
      </w:r>
    </w:p>
    <w:p w14:paraId="5548D66D" w14:textId="28B45CA6" w:rsidR="00C64F83" w:rsidRPr="006D5D41" w:rsidRDefault="00C64F83" w:rsidP="006D5D41">
      <w:pPr>
        <w:pStyle w:val="whitespace-normal"/>
        <w:numPr>
          <w:ilvl w:val="0"/>
          <w:numId w:val="45"/>
        </w:numPr>
        <w:jc w:val="both"/>
        <w:rPr>
          <w:rFonts w:asciiTheme="minorHAnsi" w:hAnsiTheme="minorHAnsi" w:cstheme="minorHAnsi"/>
          <w:lang w:val="el-GR"/>
        </w:rPr>
      </w:pPr>
      <w:r w:rsidRPr="00C64F83">
        <w:rPr>
          <w:rFonts w:asciiTheme="minorHAnsi" w:hAnsiTheme="minorHAnsi" w:cstheme="minorHAnsi"/>
          <w:lang w:val="el-GR"/>
        </w:rPr>
        <w:t xml:space="preserve">Υπολογίζει το </w:t>
      </w:r>
      <w:r w:rsidRPr="00C64F83">
        <w:rPr>
          <w:rFonts w:asciiTheme="minorHAnsi" w:hAnsiTheme="minorHAnsi" w:cstheme="minorHAnsi"/>
        </w:rPr>
        <w:t>Zero</w:t>
      </w:r>
      <w:r w:rsidRPr="00C64F83">
        <w:rPr>
          <w:rFonts w:asciiTheme="minorHAnsi" w:hAnsiTheme="minorHAnsi" w:cstheme="minorHAnsi"/>
          <w:lang w:val="el-GR"/>
        </w:rPr>
        <w:t xml:space="preserve"> </w:t>
      </w:r>
      <w:r w:rsidRPr="00C64F83">
        <w:rPr>
          <w:rFonts w:asciiTheme="minorHAnsi" w:hAnsiTheme="minorHAnsi" w:cstheme="minorHAnsi"/>
        </w:rPr>
        <w:t>Crossing</w:t>
      </w:r>
      <w:r w:rsidRPr="00C64F83">
        <w:rPr>
          <w:rFonts w:asciiTheme="minorHAnsi" w:hAnsiTheme="minorHAnsi" w:cstheme="minorHAnsi"/>
          <w:lang w:val="el-GR"/>
        </w:rPr>
        <w:t xml:space="preserve"> </w:t>
      </w:r>
      <w:r w:rsidRPr="00C64F83">
        <w:rPr>
          <w:rFonts w:asciiTheme="minorHAnsi" w:hAnsiTheme="minorHAnsi" w:cstheme="minorHAnsi"/>
        </w:rPr>
        <w:t>Rate</w:t>
      </w:r>
      <w:r w:rsidR="006D5D41" w:rsidRPr="006D5D41">
        <w:rPr>
          <w:rFonts w:asciiTheme="minorHAnsi" w:hAnsiTheme="minorHAnsi" w:cstheme="minorHAnsi"/>
          <w:lang w:val="el-GR"/>
        </w:rPr>
        <w:t>,</w:t>
      </w:r>
      <w:r w:rsidR="006D5D41">
        <w:rPr>
          <w:rFonts w:asciiTheme="minorHAnsi" w:hAnsiTheme="minorHAnsi" w:cstheme="minorHAnsi"/>
          <w:lang w:val="el-GR"/>
        </w:rPr>
        <w:t xml:space="preserve"> με τη </w:t>
      </w:r>
      <w:proofErr w:type="spellStart"/>
      <w:r w:rsidR="006D5D41">
        <w:rPr>
          <w:rFonts w:asciiTheme="minorHAnsi" w:hAnsiTheme="minorHAnsi" w:cstheme="minorHAnsi"/>
        </w:rPr>
        <w:t>librosa</w:t>
      </w:r>
      <w:proofErr w:type="spellEnd"/>
      <w:r w:rsidR="006D5D41" w:rsidRPr="006D5D41">
        <w:rPr>
          <w:rFonts w:asciiTheme="minorHAnsi" w:hAnsiTheme="minorHAnsi" w:cstheme="minorHAnsi"/>
          <w:lang w:val="el-GR"/>
        </w:rPr>
        <w:t xml:space="preserve">, </w:t>
      </w:r>
      <w:r w:rsidRPr="00C64F83">
        <w:rPr>
          <w:rFonts w:asciiTheme="minorHAnsi" w:hAnsiTheme="minorHAnsi" w:cstheme="minorHAnsi"/>
          <w:lang w:val="el-GR"/>
        </w:rPr>
        <w:t xml:space="preserve"> που μετρά πόσο συχνά το σήμα αλλάζει πρόσημο</w:t>
      </w:r>
      <w:r w:rsidR="006D5D41">
        <w:rPr>
          <w:rFonts w:asciiTheme="minorHAnsi" w:hAnsiTheme="minorHAnsi" w:cstheme="minorHAnsi"/>
          <w:lang w:val="el-GR"/>
        </w:rPr>
        <w:t xml:space="preserve">, </w:t>
      </w:r>
      <w:r w:rsidR="006D5D41" w:rsidRPr="00C64F83">
        <w:rPr>
          <w:rFonts w:asciiTheme="minorHAnsi" w:hAnsiTheme="minorHAnsi" w:cstheme="minorHAnsi"/>
          <w:lang w:val="el-GR"/>
        </w:rPr>
        <w:t>με ίδι</w:t>
      </w:r>
      <w:r w:rsidR="006D5D41">
        <w:rPr>
          <w:rFonts w:asciiTheme="minorHAnsi" w:hAnsiTheme="minorHAnsi" w:cstheme="minorHAnsi"/>
          <w:lang w:val="el-GR"/>
        </w:rPr>
        <w:t>ες</w:t>
      </w:r>
      <w:r w:rsidR="006D5D41" w:rsidRPr="00C64F83">
        <w:rPr>
          <w:rFonts w:asciiTheme="minorHAnsi" w:hAnsiTheme="minorHAnsi" w:cstheme="minorHAnsi"/>
          <w:lang w:val="el-GR"/>
        </w:rPr>
        <w:t xml:space="preserve"> </w:t>
      </w:r>
      <w:r w:rsidR="006D5D41">
        <w:rPr>
          <w:rFonts w:asciiTheme="minorHAnsi" w:hAnsiTheme="minorHAnsi" w:cstheme="minorHAnsi"/>
          <w:lang w:val="el-GR"/>
        </w:rPr>
        <w:t>παραμέτρους</w:t>
      </w:r>
      <w:r w:rsidR="006D5D41" w:rsidRPr="00C64F83">
        <w:rPr>
          <w:rFonts w:asciiTheme="minorHAnsi" w:hAnsiTheme="minorHAnsi" w:cstheme="minorHAnsi"/>
          <w:lang w:val="el-GR"/>
        </w:rPr>
        <w:t xml:space="preserve">, ώστε να είναι συγχρονισμένο με τα </w:t>
      </w:r>
      <w:r w:rsidR="006D5D41" w:rsidRPr="00C64F83">
        <w:rPr>
          <w:rFonts w:asciiTheme="minorHAnsi" w:hAnsiTheme="minorHAnsi" w:cstheme="minorHAnsi"/>
        </w:rPr>
        <w:t>MFCCs</w:t>
      </w:r>
      <w:r w:rsidR="006D5D41" w:rsidRPr="00C64F83">
        <w:rPr>
          <w:rFonts w:asciiTheme="minorHAnsi" w:hAnsiTheme="minorHAnsi" w:cstheme="minorHAnsi"/>
          <w:lang w:val="el-GR"/>
        </w:rPr>
        <w:t>.</w:t>
      </w:r>
    </w:p>
    <w:p w14:paraId="72E86EEB" w14:textId="445C156E" w:rsidR="00932A2B" w:rsidRPr="00BD78D6" w:rsidRDefault="00C64F83" w:rsidP="008302B5">
      <w:pPr>
        <w:pStyle w:val="whitespace-normal"/>
        <w:numPr>
          <w:ilvl w:val="0"/>
          <w:numId w:val="45"/>
        </w:numPr>
        <w:jc w:val="both"/>
        <w:rPr>
          <w:rFonts w:asciiTheme="minorHAnsi" w:hAnsiTheme="minorHAnsi" w:cstheme="minorHAnsi"/>
          <w:lang w:val="el-GR"/>
        </w:rPr>
      </w:pPr>
      <w:r w:rsidRPr="006D5D41">
        <w:rPr>
          <w:rFonts w:asciiTheme="minorHAnsi" w:hAnsiTheme="minorHAnsi" w:cstheme="minorHAnsi"/>
          <w:lang w:val="el-GR"/>
        </w:rPr>
        <w:t xml:space="preserve">Χρησιμοποιεί </w:t>
      </w:r>
      <w:r w:rsidRPr="006D5D41">
        <w:rPr>
          <w:rFonts w:asciiTheme="minorHAnsi" w:hAnsiTheme="minorHAnsi" w:cstheme="minorHAnsi"/>
        </w:rPr>
        <w:t>np</w:t>
      </w:r>
      <w:r w:rsidRPr="006D5D41">
        <w:rPr>
          <w:rFonts w:asciiTheme="minorHAnsi" w:hAnsiTheme="minorHAnsi" w:cstheme="minorHAnsi"/>
          <w:lang w:val="el-GR"/>
        </w:rPr>
        <w:t>.</w:t>
      </w:r>
      <w:proofErr w:type="spellStart"/>
      <w:r w:rsidRPr="006D5D41">
        <w:rPr>
          <w:rFonts w:asciiTheme="minorHAnsi" w:hAnsiTheme="minorHAnsi" w:cstheme="minorHAnsi"/>
        </w:rPr>
        <w:t>vstack</w:t>
      </w:r>
      <w:proofErr w:type="spellEnd"/>
      <w:r w:rsidRPr="006D5D41">
        <w:rPr>
          <w:rFonts w:asciiTheme="minorHAnsi" w:hAnsiTheme="minorHAnsi" w:cstheme="minorHAnsi"/>
          <w:lang w:val="el-GR"/>
        </w:rPr>
        <w:t xml:space="preserve">() για να ενώσει όλα τα </w:t>
      </w:r>
      <w:r w:rsidRPr="006D5D41">
        <w:rPr>
          <w:rFonts w:asciiTheme="minorHAnsi" w:hAnsiTheme="minorHAnsi" w:cstheme="minorHAnsi"/>
        </w:rPr>
        <w:t>features</w:t>
      </w:r>
      <w:r w:rsidRPr="006D5D41">
        <w:rPr>
          <w:rFonts w:asciiTheme="minorHAnsi" w:hAnsiTheme="minorHAnsi" w:cstheme="minorHAnsi"/>
          <w:lang w:val="el-GR"/>
        </w:rPr>
        <w:t xml:space="preserve"> σε έναν</w:t>
      </w:r>
      <w:r w:rsidR="006D5D41" w:rsidRPr="006D5D41">
        <w:rPr>
          <w:rFonts w:asciiTheme="minorHAnsi" w:hAnsiTheme="minorHAnsi" w:cstheme="minorHAnsi"/>
          <w:lang w:val="el-GR"/>
        </w:rPr>
        <w:t xml:space="preserve"> κάθετο</w:t>
      </w:r>
      <w:r w:rsidRPr="006D5D41">
        <w:rPr>
          <w:rFonts w:asciiTheme="minorHAnsi" w:hAnsiTheme="minorHAnsi" w:cstheme="minorHAnsi"/>
          <w:lang w:val="el-GR"/>
        </w:rPr>
        <w:t xml:space="preserve"> πίνακα και κάνει </w:t>
      </w:r>
      <w:r w:rsidRPr="006D5D41">
        <w:rPr>
          <w:rFonts w:asciiTheme="minorHAnsi" w:hAnsiTheme="minorHAnsi" w:cstheme="minorHAnsi"/>
        </w:rPr>
        <w:t>transpose</w:t>
      </w:r>
      <w:r w:rsidRPr="006D5D41">
        <w:rPr>
          <w:rFonts w:asciiTheme="minorHAnsi" w:hAnsiTheme="minorHAnsi" w:cstheme="minorHAnsi"/>
          <w:lang w:val="el-GR"/>
        </w:rPr>
        <w:t xml:space="preserve"> (.</w:t>
      </w:r>
      <w:r w:rsidRPr="006D5D41">
        <w:rPr>
          <w:rFonts w:asciiTheme="minorHAnsi" w:hAnsiTheme="minorHAnsi" w:cstheme="minorHAnsi"/>
        </w:rPr>
        <w:t>T</w:t>
      </w:r>
      <w:r w:rsidRPr="006D5D41">
        <w:rPr>
          <w:rFonts w:asciiTheme="minorHAnsi" w:hAnsiTheme="minorHAnsi" w:cstheme="minorHAnsi"/>
          <w:lang w:val="el-GR"/>
        </w:rPr>
        <w:t>) για να έχει τη μορφή (</w:t>
      </w:r>
      <w:r w:rsidRPr="006D5D41">
        <w:rPr>
          <w:rFonts w:asciiTheme="minorHAnsi" w:hAnsiTheme="minorHAnsi" w:cstheme="minorHAnsi"/>
        </w:rPr>
        <w:t>frames</w:t>
      </w:r>
      <w:r w:rsidRPr="006D5D41">
        <w:rPr>
          <w:rFonts w:asciiTheme="minorHAnsi" w:hAnsiTheme="minorHAnsi" w:cstheme="minorHAnsi"/>
          <w:lang w:val="el-GR"/>
        </w:rPr>
        <w:t xml:space="preserve">, </w:t>
      </w:r>
      <w:r w:rsidRPr="006D5D41">
        <w:rPr>
          <w:rFonts w:asciiTheme="minorHAnsi" w:hAnsiTheme="minorHAnsi" w:cstheme="minorHAnsi"/>
        </w:rPr>
        <w:t>features</w:t>
      </w:r>
      <w:r w:rsidRPr="006D5D41">
        <w:rPr>
          <w:rFonts w:asciiTheme="minorHAnsi" w:hAnsiTheme="minorHAnsi" w:cstheme="minorHAnsi"/>
          <w:lang w:val="el-GR"/>
        </w:rPr>
        <w:t>)</w:t>
      </w:r>
      <w:r w:rsidR="006D5D41">
        <w:rPr>
          <w:rFonts w:asciiTheme="minorHAnsi" w:hAnsiTheme="minorHAnsi" w:cstheme="minorHAnsi"/>
          <w:lang w:val="el-GR"/>
        </w:rPr>
        <w:t>.</w:t>
      </w:r>
    </w:p>
    <w:p w14:paraId="2B619F11" w14:textId="61DE9B74" w:rsidR="00932A2B" w:rsidRPr="006D5D41" w:rsidRDefault="006D5D41" w:rsidP="00932A2B">
      <w:pPr>
        <w:jc w:val="both"/>
        <w:rPr>
          <w:rFonts w:asciiTheme="majorHAnsi" w:hAnsiTheme="majorHAnsi" w:cstheme="majorHAnsi"/>
          <w:i/>
          <w:iCs/>
          <w:color w:val="0070C0"/>
          <w:lang w:val="el-GR"/>
        </w:rPr>
      </w:pPr>
      <w:r w:rsidRPr="006D5D41">
        <w:rPr>
          <w:rFonts w:asciiTheme="majorHAnsi" w:hAnsiTheme="majorHAnsi" w:cstheme="majorHAnsi"/>
          <w:i/>
          <w:iCs/>
          <w:color w:val="0070C0"/>
          <w:lang w:val="el-GR"/>
        </w:rPr>
        <w:t>Φόρτωση και Προετοιμασία Δεδομένων</w:t>
      </w:r>
      <w:r>
        <w:rPr>
          <w:rFonts w:asciiTheme="majorHAnsi" w:hAnsiTheme="majorHAnsi" w:cstheme="majorHAnsi"/>
          <w:i/>
          <w:iCs/>
          <w:color w:val="0070C0"/>
          <w:lang w:val="el-GR"/>
        </w:rPr>
        <w:t>:</w:t>
      </w:r>
    </w:p>
    <w:p w14:paraId="4FD04DD4" w14:textId="74019216" w:rsidR="006D5D41" w:rsidRPr="006D5D41" w:rsidRDefault="006D5D41" w:rsidP="006D5D41">
      <w:pPr>
        <w:numPr>
          <w:ilvl w:val="0"/>
          <w:numId w:val="46"/>
        </w:numPr>
        <w:spacing w:before="100" w:beforeAutospacing="1" w:after="100" w:afterAutospacing="1"/>
        <w:jc w:val="both"/>
        <w:rPr>
          <w:rFonts w:asciiTheme="minorHAnsi" w:hAnsiTheme="minorHAnsi" w:cstheme="minorHAnsi"/>
          <w:lang w:val="el-GR"/>
        </w:rPr>
      </w:pPr>
      <w:r w:rsidRPr="006D5D41">
        <w:rPr>
          <w:rFonts w:asciiTheme="minorHAnsi" w:hAnsiTheme="minorHAnsi" w:cstheme="minorHAnsi"/>
          <w:lang w:val="el-GR"/>
        </w:rPr>
        <w:t xml:space="preserve">Από κάθε αρχείο ομιλίας </w:t>
      </w:r>
      <w:r>
        <w:rPr>
          <w:rFonts w:asciiTheme="minorHAnsi" w:hAnsiTheme="minorHAnsi" w:cstheme="minorHAnsi"/>
          <w:lang w:val="el-GR"/>
        </w:rPr>
        <w:t xml:space="preserve">μεγάλης </w:t>
      </w:r>
      <w:r w:rsidRPr="006D5D41">
        <w:rPr>
          <w:rFonts w:asciiTheme="minorHAnsi" w:hAnsiTheme="minorHAnsi" w:cstheme="minorHAnsi"/>
          <w:lang w:val="el-GR"/>
        </w:rPr>
        <w:t xml:space="preserve">διάρκειας, παίρνει 4 τυχαία </w:t>
      </w:r>
      <w:r w:rsidRPr="006D5D41">
        <w:rPr>
          <w:rFonts w:asciiTheme="minorHAnsi" w:hAnsiTheme="minorHAnsi" w:cstheme="minorHAnsi"/>
        </w:rPr>
        <w:t>segments</w:t>
      </w:r>
      <w:r w:rsidRPr="006D5D41">
        <w:rPr>
          <w:rFonts w:asciiTheme="minorHAnsi" w:hAnsiTheme="minorHAnsi" w:cstheme="minorHAnsi"/>
          <w:lang w:val="el-GR"/>
        </w:rPr>
        <w:t xml:space="preserve"> των 5 δευτερολέπτων. Αυτό γίνεται μέσω: </w:t>
      </w:r>
    </w:p>
    <w:p w14:paraId="0546978F" w14:textId="77777777" w:rsidR="006D5D41" w:rsidRPr="006D5D41" w:rsidRDefault="006D5D41" w:rsidP="006D5D41">
      <w:pPr>
        <w:numPr>
          <w:ilvl w:val="1"/>
          <w:numId w:val="46"/>
        </w:numPr>
        <w:spacing w:before="100" w:beforeAutospacing="1" w:after="100" w:afterAutospacing="1"/>
        <w:jc w:val="both"/>
        <w:rPr>
          <w:rFonts w:asciiTheme="minorHAnsi" w:hAnsiTheme="minorHAnsi" w:cstheme="minorHAnsi"/>
          <w:lang w:val="el-GR"/>
        </w:rPr>
      </w:pPr>
      <w:proofErr w:type="spellStart"/>
      <w:r w:rsidRPr="006D5D41">
        <w:rPr>
          <w:rFonts w:asciiTheme="minorHAnsi" w:hAnsiTheme="minorHAnsi" w:cstheme="minorHAnsi"/>
        </w:rPr>
        <w:t>librosa</w:t>
      </w:r>
      <w:proofErr w:type="spellEnd"/>
      <w:r w:rsidRPr="006D5D41">
        <w:rPr>
          <w:rFonts w:asciiTheme="minorHAnsi" w:hAnsiTheme="minorHAnsi" w:cstheme="minorHAnsi"/>
          <w:lang w:val="el-GR"/>
        </w:rPr>
        <w:t>.</w:t>
      </w:r>
      <w:r w:rsidRPr="006D5D41">
        <w:rPr>
          <w:rFonts w:asciiTheme="minorHAnsi" w:hAnsiTheme="minorHAnsi" w:cstheme="minorHAnsi"/>
        </w:rPr>
        <w:t>get</w:t>
      </w:r>
      <w:r w:rsidRPr="006D5D41">
        <w:rPr>
          <w:rFonts w:asciiTheme="minorHAnsi" w:hAnsiTheme="minorHAnsi" w:cstheme="minorHAnsi"/>
          <w:lang w:val="el-GR"/>
        </w:rPr>
        <w:t>_</w:t>
      </w:r>
      <w:proofErr w:type="gramStart"/>
      <w:r w:rsidRPr="006D5D41">
        <w:rPr>
          <w:rFonts w:asciiTheme="minorHAnsi" w:hAnsiTheme="minorHAnsi" w:cstheme="minorHAnsi"/>
        </w:rPr>
        <w:t>duration</w:t>
      </w:r>
      <w:r w:rsidRPr="006D5D41">
        <w:rPr>
          <w:rFonts w:asciiTheme="minorHAnsi" w:hAnsiTheme="minorHAnsi" w:cstheme="minorHAnsi"/>
          <w:lang w:val="el-GR"/>
        </w:rPr>
        <w:t>(</w:t>
      </w:r>
      <w:proofErr w:type="gramEnd"/>
      <w:r w:rsidRPr="006D5D41">
        <w:rPr>
          <w:rFonts w:asciiTheme="minorHAnsi" w:hAnsiTheme="minorHAnsi" w:cstheme="minorHAnsi"/>
          <w:lang w:val="el-GR"/>
        </w:rPr>
        <w:t>) για να βρει τη συνολική διάρκεια</w:t>
      </w:r>
    </w:p>
    <w:p w14:paraId="0030FEC1" w14:textId="77777777" w:rsidR="006D5D41" w:rsidRPr="006D5D41" w:rsidRDefault="006D5D41" w:rsidP="006D5D41">
      <w:pPr>
        <w:numPr>
          <w:ilvl w:val="1"/>
          <w:numId w:val="46"/>
        </w:numPr>
        <w:spacing w:before="100" w:beforeAutospacing="1" w:after="100" w:afterAutospacing="1"/>
        <w:jc w:val="both"/>
        <w:rPr>
          <w:rFonts w:asciiTheme="minorHAnsi" w:hAnsiTheme="minorHAnsi" w:cstheme="minorHAnsi"/>
        </w:rPr>
      </w:pPr>
      <w:proofErr w:type="spellStart"/>
      <w:proofErr w:type="gramStart"/>
      <w:r w:rsidRPr="006D5D41">
        <w:rPr>
          <w:rFonts w:asciiTheme="minorHAnsi" w:hAnsiTheme="minorHAnsi" w:cstheme="minorHAnsi"/>
        </w:rPr>
        <w:t>np.random</w:t>
      </w:r>
      <w:proofErr w:type="gramEnd"/>
      <w:r w:rsidRPr="006D5D41">
        <w:rPr>
          <w:rFonts w:asciiTheme="minorHAnsi" w:hAnsiTheme="minorHAnsi" w:cstheme="minorHAnsi"/>
        </w:rPr>
        <w:t>.</w:t>
      </w:r>
      <w:proofErr w:type="gramStart"/>
      <w:r w:rsidRPr="006D5D41">
        <w:rPr>
          <w:rFonts w:asciiTheme="minorHAnsi" w:hAnsiTheme="minorHAnsi" w:cstheme="minorHAnsi"/>
        </w:rPr>
        <w:t>uniform</w:t>
      </w:r>
      <w:proofErr w:type="spellEnd"/>
      <w:r w:rsidRPr="006D5D41">
        <w:rPr>
          <w:rFonts w:asciiTheme="minorHAnsi" w:hAnsiTheme="minorHAnsi" w:cstheme="minorHAnsi"/>
        </w:rPr>
        <w:t>(</w:t>
      </w:r>
      <w:proofErr w:type="gramEnd"/>
      <w:r w:rsidRPr="006D5D41">
        <w:rPr>
          <w:rFonts w:asciiTheme="minorHAnsi" w:hAnsiTheme="minorHAnsi" w:cstheme="minorHAnsi"/>
        </w:rPr>
        <w:t xml:space="preserve">) </w:t>
      </w:r>
      <w:proofErr w:type="spellStart"/>
      <w:r w:rsidRPr="006D5D41">
        <w:rPr>
          <w:rFonts w:asciiTheme="minorHAnsi" w:hAnsiTheme="minorHAnsi" w:cstheme="minorHAnsi"/>
        </w:rPr>
        <w:t>γι</w:t>
      </w:r>
      <w:proofErr w:type="spellEnd"/>
      <w:r w:rsidRPr="006D5D41">
        <w:rPr>
          <w:rFonts w:asciiTheme="minorHAnsi" w:hAnsiTheme="minorHAnsi" w:cstheme="minorHAnsi"/>
        </w:rPr>
        <w:t xml:space="preserve">α </w:t>
      </w:r>
      <w:proofErr w:type="spellStart"/>
      <w:r w:rsidRPr="006D5D41">
        <w:rPr>
          <w:rFonts w:asciiTheme="minorHAnsi" w:hAnsiTheme="minorHAnsi" w:cstheme="minorHAnsi"/>
        </w:rPr>
        <w:t>τυχ</w:t>
      </w:r>
      <w:proofErr w:type="spellEnd"/>
      <w:r w:rsidRPr="006D5D41">
        <w:rPr>
          <w:rFonts w:asciiTheme="minorHAnsi" w:hAnsiTheme="minorHAnsi" w:cstheme="minorHAnsi"/>
        </w:rPr>
        <w:t>α</w:t>
      </w:r>
      <w:proofErr w:type="spellStart"/>
      <w:r w:rsidRPr="006D5D41">
        <w:rPr>
          <w:rFonts w:asciiTheme="minorHAnsi" w:hAnsiTheme="minorHAnsi" w:cstheme="minorHAnsi"/>
        </w:rPr>
        <w:t>ίο</w:t>
      </w:r>
      <w:proofErr w:type="spellEnd"/>
      <w:r w:rsidRPr="006D5D41">
        <w:rPr>
          <w:rFonts w:asciiTheme="minorHAnsi" w:hAnsiTheme="minorHAnsi" w:cstheme="minorHAnsi"/>
        </w:rPr>
        <w:t xml:space="preserve"> offset</w:t>
      </w:r>
    </w:p>
    <w:p w14:paraId="72A9CF42" w14:textId="77777777" w:rsidR="006D5D41" w:rsidRPr="006D5D41" w:rsidRDefault="006D5D41" w:rsidP="006D5D41">
      <w:pPr>
        <w:numPr>
          <w:ilvl w:val="1"/>
          <w:numId w:val="46"/>
        </w:numPr>
        <w:spacing w:before="100" w:beforeAutospacing="1" w:after="100" w:afterAutospacing="1"/>
        <w:jc w:val="both"/>
        <w:rPr>
          <w:rFonts w:asciiTheme="minorHAnsi" w:hAnsiTheme="minorHAnsi" w:cstheme="minorHAnsi"/>
        </w:rPr>
      </w:pPr>
      <w:proofErr w:type="spellStart"/>
      <w:proofErr w:type="gramStart"/>
      <w:r w:rsidRPr="006D5D41">
        <w:rPr>
          <w:rFonts w:asciiTheme="minorHAnsi" w:hAnsiTheme="minorHAnsi" w:cstheme="minorHAnsi"/>
        </w:rPr>
        <w:t>librosa.load</w:t>
      </w:r>
      <w:proofErr w:type="spellEnd"/>
      <w:proofErr w:type="gramEnd"/>
      <w:r w:rsidRPr="006D5D41">
        <w:rPr>
          <w:rFonts w:asciiTheme="minorHAnsi" w:hAnsiTheme="minorHAnsi" w:cstheme="minorHAnsi"/>
        </w:rPr>
        <w:t>(duration=5, offset=</w:t>
      </w:r>
      <w:proofErr w:type="spellStart"/>
      <w:r w:rsidRPr="006D5D41">
        <w:rPr>
          <w:rFonts w:asciiTheme="minorHAnsi" w:hAnsiTheme="minorHAnsi" w:cstheme="minorHAnsi"/>
        </w:rPr>
        <w:t>random_offset</w:t>
      </w:r>
      <w:proofErr w:type="spellEnd"/>
      <w:r w:rsidRPr="006D5D41">
        <w:rPr>
          <w:rFonts w:asciiTheme="minorHAnsi" w:hAnsiTheme="minorHAnsi" w:cstheme="minorHAnsi"/>
        </w:rPr>
        <w:t xml:space="preserve">) για φόρτωση </w:t>
      </w:r>
      <w:proofErr w:type="spellStart"/>
      <w:r w:rsidRPr="006D5D41">
        <w:rPr>
          <w:rFonts w:asciiTheme="minorHAnsi" w:hAnsiTheme="minorHAnsi" w:cstheme="minorHAnsi"/>
        </w:rPr>
        <w:t>συγκεκριμένου</w:t>
      </w:r>
      <w:proofErr w:type="spellEnd"/>
      <w:r w:rsidRPr="006D5D41">
        <w:rPr>
          <w:rFonts w:asciiTheme="minorHAnsi" w:hAnsiTheme="minorHAnsi" w:cstheme="minorHAnsi"/>
        </w:rPr>
        <w:t xml:space="preserve"> </w:t>
      </w:r>
      <w:proofErr w:type="spellStart"/>
      <w:r w:rsidRPr="006D5D41">
        <w:rPr>
          <w:rFonts w:asciiTheme="minorHAnsi" w:hAnsiTheme="minorHAnsi" w:cstheme="minorHAnsi"/>
        </w:rPr>
        <w:t>τμήμ</w:t>
      </w:r>
      <w:proofErr w:type="spellEnd"/>
      <w:r w:rsidRPr="006D5D41">
        <w:rPr>
          <w:rFonts w:asciiTheme="minorHAnsi" w:hAnsiTheme="minorHAnsi" w:cstheme="minorHAnsi"/>
        </w:rPr>
        <w:t>α</w:t>
      </w:r>
      <w:proofErr w:type="spellStart"/>
      <w:r w:rsidRPr="006D5D41">
        <w:rPr>
          <w:rFonts w:asciiTheme="minorHAnsi" w:hAnsiTheme="minorHAnsi" w:cstheme="minorHAnsi"/>
        </w:rPr>
        <w:t>τος</w:t>
      </w:r>
      <w:proofErr w:type="spellEnd"/>
    </w:p>
    <w:p w14:paraId="77810A11" w14:textId="52CBAA92" w:rsidR="006D5D41" w:rsidRPr="006D5D41" w:rsidRDefault="006D5D41" w:rsidP="006D5D41">
      <w:pPr>
        <w:numPr>
          <w:ilvl w:val="0"/>
          <w:numId w:val="46"/>
        </w:numPr>
        <w:spacing w:before="100" w:beforeAutospacing="1" w:after="100" w:afterAutospacing="1"/>
        <w:jc w:val="both"/>
        <w:rPr>
          <w:rFonts w:asciiTheme="minorHAnsi" w:hAnsiTheme="minorHAnsi" w:cstheme="minorHAnsi"/>
          <w:lang w:val="el-GR"/>
        </w:rPr>
      </w:pPr>
      <w:r w:rsidRPr="006D5D41">
        <w:rPr>
          <w:rFonts w:asciiTheme="minorHAnsi" w:hAnsiTheme="minorHAnsi" w:cstheme="minorHAnsi"/>
          <w:lang w:val="el-GR"/>
        </w:rPr>
        <w:t xml:space="preserve">Τα αρχεία θορύβου είναι μικρά, οπότε φορτώνονται εξ ολοκλήρου με </w:t>
      </w:r>
      <w:proofErr w:type="spellStart"/>
      <w:r w:rsidRPr="006D5D41">
        <w:rPr>
          <w:rFonts w:asciiTheme="minorHAnsi" w:hAnsiTheme="minorHAnsi" w:cstheme="minorHAnsi"/>
        </w:rPr>
        <w:t>librosa</w:t>
      </w:r>
      <w:proofErr w:type="spellEnd"/>
      <w:r w:rsidRPr="006D5D41">
        <w:rPr>
          <w:rFonts w:asciiTheme="minorHAnsi" w:hAnsiTheme="minorHAnsi" w:cstheme="minorHAnsi"/>
          <w:lang w:val="el-GR"/>
        </w:rPr>
        <w:t>.</w:t>
      </w:r>
      <w:r w:rsidRPr="006D5D41">
        <w:rPr>
          <w:rFonts w:asciiTheme="minorHAnsi" w:hAnsiTheme="minorHAnsi" w:cstheme="minorHAnsi"/>
        </w:rPr>
        <w:t>load</w:t>
      </w:r>
      <w:r w:rsidRPr="006D5D41">
        <w:rPr>
          <w:rFonts w:asciiTheme="minorHAnsi" w:hAnsiTheme="minorHAnsi" w:cstheme="minorHAnsi"/>
          <w:lang w:val="el-GR"/>
        </w:rPr>
        <w:t>(</w:t>
      </w:r>
      <w:r w:rsidRPr="006D5D41">
        <w:rPr>
          <w:rFonts w:asciiTheme="minorHAnsi" w:hAnsiTheme="minorHAnsi" w:cstheme="minorHAnsi"/>
        </w:rPr>
        <w:t>noise</w:t>
      </w:r>
      <w:r w:rsidRPr="006D5D41">
        <w:rPr>
          <w:rFonts w:asciiTheme="minorHAnsi" w:hAnsiTheme="minorHAnsi" w:cstheme="minorHAnsi"/>
          <w:lang w:val="el-GR"/>
        </w:rPr>
        <w:t>_</w:t>
      </w:r>
      <w:r w:rsidRPr="006D5D41">
        <w:rPr>
          <w:rFonts w:asciiTheme="minorHAnsi" w:hAnsiTheme="minorHAnsi" w:cstheme="minorHAnsi"/>
        </w:rPr>
        <w:t>file</w:t>
      </w:r>
      <w:r w:rsidRPr="006D5D41">
        <w:rPr>
          <w:rFonts w:asciiTheme="minorHAnsi" w:hAnsiTheme="minorHAnsi" w:cstheme="minorHAnsi"/>
          <w:lang w:val="el-GR"/>
        </w:rPr>
        <w:t>).</w:t>
      </w:r>
    </w:p>
    <w:p w14:paraId="2C6C1667" w14:textId="63B74E08" w:rsidR="006D5D41" w:rsidRDefault="006D5D41" w:rsidP="006D5D41">
      <w:pPr>
        <w:numPr>
          <w:ilvl w:val="0"/>
          <w:numId w:val="46"/>
        </w:numPr>
        <w:spacing w:before="100" w:beforeAutospacing="1" w:after="100" w:afterAutospacing="1"/>
        <w:jc w:val="both"/>
        <w:rPr>
          <w:rFonts w:asciiTheme="minorHAnsi" w:hAnsiTheme="minorHAnsi" w:cstheme="minorHAnsi"/>
          <w:lang w:val="el-GR"/>
        </w:rPr>
      </w:pPr>
      <w:r w:rsidRPr="006D5D41">
        <w:rPr>
          <w:rFonts w:asciiTheme="minorHAnsi" w:hAnsiTheme="minorHAnsi" w:cstheme="minorHAnsi"/>
          <w:lang w:val="el-GR"/>
        </w:rPr>
        <w:t xml:space="preserve">Εφαρμόζει </w:t>
      </w:r>
      <w:proofErr w:type="spellStart"/>
      <w:r w:rsidRPr="006D5D41">
        <w:rPr>
          <w:rFonts w:asciiTheme="minorHAnsi" w:hAnsiTheme="minorHAnsi" w:cstheme="minorHAnsi"/>
        </w:rPr>
        <w:t>StandardScaler</w:t>
      </w:r>
      <w:proofErr w:type="spellEnd"/>
      <w:r w:rsidRPr="006D5D41">
        <w:rPr>
          <w:rFonts w:asciiTheme="minorHAnsi" w:hAnsiTheme="minorHAnsi" w:cstheme="minorHAnsi"/>
          <w:lang w:val="el-GR"/>
        </w:rPr>
        <w:t xml:space="preserve"> για </w:t>
      </w:r>
      <w:proofErr w:type="spellStart"/>
      <w:r w:rsidRPr="006D5D41">
        <w:rPr>
          <w:rFonts w:asciiTheme="minorHAnsi" w:hAnsiTheme="minorHAnsi" w:cstheme="minorHAnsi"/>
          <w:lang w:val="el-GR"/>
        </w:rPr>
        <w:t>κανονικοποίηση</w:t>
      </w:r>
      <w:proofErr w:type="spellEnd"/>
      <w:r w:rsidRPr="006D5D41">
        <w:rPr>
          <w:rFonts w:asciiTheme="minorHAnsi" w:hAnsiTheme="minorHAnsi" w:cstheme="minorHAnsi"/>
          <w:lang w:val="el-GR"/>
        </w:rPr>
        <w:t xml:space="preserve">. Χωρίς αυτό, </w:t>
      </w:r>
      <w:r>
        <w:rPr>
          <w:rFonts w:asciiTheme="minorHAnsi" w:hAnsiTheme="minorHAnsi" w:cstheme="minorHAnsi"/>
          <w:lang w:val="el-GR"/>
        </w:rPr>
        <w:t>τα χαρακτηριστικά</w:t>
      </w:r>
      <w:r w:rsidRPr="006D5D41">
        <w:rPr>
          <w:rFonts w:asciiTheme="minorHAnsi" w:hAnsiTheme="minorHAnsi" w:cstheme="minorHAnsi"/>
          <w:lang w:val="el-GR"/>
        </w:rPr>
        <w:t xml:space="preserve"> θα είχ</w:t>
      </w:r>
      <w:r>
        <w:rPr>
          <w:rFonts w:asciiTheme="minorHAnsi" w:hAnsiTheme="minorHAnsi" w:cstheme="minorHAnsi"/>
          <w:lang w:val="el-GR"/>
        </w:rPr>
        <w:t>αν</w:t>
      </w:r>
      <w:r w:rsidRPr="006D5D41">
        <w:rPr>
          <w:rFonts w:asciiTheme="minorHAnsi" w:hAnsiTheme="minorHAnsi" w:cstheme="minorHAnsi"/>
          <w:lang w:val="el-GR"/>
        </w:rPr>
        <w:t xml:space="preserve"> διαφορετική κλίμακα, οδηγώντας σε κακή εκπαίδευση.</w:t>
      </w:r>
    </w:p>
    <w:p w14:paraId="5A00835B" w14:textId="15A74C18" w:rsidR="00BD78D6" w:rsidRPr="006D5D41" w:rsidRDefault="00BD78D6" w:rsidP="006D5D41">
      <w:pPr>
        <w:numPr>
          <w:ilvl w:val="0"/>
          <w:numId w:val="46"/>
        </w:numPr>
        <w:spacing w:before="100" w:beforeAutospacing="1" w:after="100" w:afterAutospacing="1"/>
        <w:jc w:val="both"/>
        <w:rPr>
          <w:rFonts w:asciiTheme="minorHAnsi" w:hAnsiTheme="minorHAnsi" w:cstheme="minorHAnsi"/>
          <w:lang w:val="el-GR"/>
        </w:rPr>
      </w:pPr>
      <w:r>
        <w:rPr>
          <w:rFonts w:asciiTheme="minorHAnsi" w:hAnsiTheme="minorHAnsi" w:cstheme="minorHAnsi"/>
        </w:rPr>
        <w:t>Shuffle</w:t>
      </w:r>
      <w:r w:rsidRPr="00BD78D6">
        <w:rPr>
          <w:rFonts w:asciiTheme="minorHAnsi" w:hAnsiTheme="minorHAnsi" w:cstheme="minorHAnsi"/>
          <w:lang w:val="el-GR"/>
        </w:rPr>
        <w:t xml:space="preserve"> </w:t>
      </w:r>
      <w:r>
        <w:rPr>
          <w:rFonts w:asciiTheme="minorHAnsi" w:hAnsiTheme="minorHAnsi" w:cstheme="minorHAnsi"/>
          <w:lang w:val="el-GR"/>
        </w:rPr>
        <w:t>για να βελτιωθεί η γενίκευση.</w:t>
      </w:r>
    </w:p>
    <w:p w14:paraId="016A9CEF" w14:textId="39FA8AAB" w:rsidR="00F35046" w:rsidRPr="002E18FA" w:rsidRDefault="006D5D41" w:rsidP="00DE1E4A">
      <w:pPr>
        <w:numPr>
          <w:ilvl w:val="0"/>
          <w:numId w:val="46"/>
        </w:numPr>
        <w:spacing w:before="100" w:beforeAutospacing="1" w:after="100" w:afterAutospacing="1"/>
        <w:jc w:val="both"/>
        <w:rPr>
          <w:rFonts w:asciiTheme="minorHAnsi" w:hAnsiTheme="minorHAnsi" w:cstheme="minorHAnsi"/>
          <w:lang w:val="el-GR"/>
        </w:rPr>
      </w:pPr>
      <w:r w:rsidRPr="006D5D41">
        <w:rPr>
          <w:rFonts w:asciiTheme="minorHAnsi" w:hAnsiTheme="minorHAnsi" w:cstheme="minorHAnsi"/>
          <w:lang w:val="el-GR"/>
        </w:rPr>
        <w:t xml:space="preserve">Παίρνει ίσο αριθμό </w:t>
      </w:r>
      <w:r w:rsidRPr="006D5D41">
        <w:rPr>
          <w:rFonts w:asciiTheme="minorHAnsi" w:hAnsiTheme="minorHAnsi" w:cstheme="minorHAnsi"/>
        </w:rPr>
        <w:t>frames</w:t>
      </w:r>
      <w:r w:rsidRPr="006D5D41">
        <w:rPr>
          <w:rFonts w:asciiTheme="minorHAnsi" w:hAnsiTheme="minorHAnsi" w:cstheme="minorHAnsi"/>
          <w:lang w:val="el-GR"/>
        </w:rPr>
        <w:t xml:space="preserve"> από κάθε κλάση χρησιμοποιώντας </w:t>
      </w:r>
      <w:r w:rsidRPr="006D5D41">
        <w:rPr>
          <w:rFonts w:asciiTheme="minorHAnsi" w:hAnsiTheme="minorHAnsi" w:cstheme="minorHAnsi"/>
        </w:rPr>
        <w:t>min</w:t>
      </w:r>
      <w:r w:rsidRPr="006D5D41">
        <w:rPr>
          <w:rFonts w:asciiTheme="minorHAnsi" w:hAnsiTheme="minorHAnsi" w:cstheme="minorHAnsi"/>
          <w:lang w:val="el-GR"/>
        </w:rPr>
        <w:t>_</w:t>
      </w:r>
      <w:r w:rsidRPr="006D5D41">
        <w:rPr>
          <w:rFonts w:asciiTheme="minorHAnsi" w:hAnsiTheme="minorHAnsi" w:cstheme="minorHAnsi"/>
        </w:rPr>
        <w:t>samples</w:t>
      </w:r>
      <w:r w:rsidRPr="006D5D41">
        <w:rPr>
          <w:rFonts w:asciiTheme="minorHAnsi" w:hAnsiTheme="minorHAnsi" w:cstheme="minorHAnsi"/>
          <w:lang w:val="el-GR"/>
        </w:rPr>
        <w:t xml:space="preserve"> = </w:t>
      </w:r>
      <w:r w:rsidRPr="006D5D41">
        <w:rPr>
          <w:rFonts w:asciiTheme="minorHAnsi" w:hAnsiTheme="minorHAnsi" w:cstheme="minorHAnsi"/>
          <w:i/>
          <w:iCs/>
        </w:rPr>
        <w:t>min</w:t>
      </w:r>
      <w:r w:rsidRPr="006D5D41">
        <w:rPr>
          <w:rFonts w:asciiTheme="minorHAnsi" w:hAnsiTheme="minorHAnsi" w:cstheme="minorHAnsi"/>
          <w:i/>
          <w:iCs/>
          <w:lang w:val="el-GR"/>
        </w:rPr>
        <w:t>(</w:t>
      </w:r>
      <w:r w:rsidRPr="006D5D41">
        <w:rPr>
          <w:rFonts w:asciiTheme="minorHAnsi" w:hAnsiTheme="minorHAnsi" w:cstheme="minorHAnsi"/>
          <w:i/>
          <w:iCs/>
        </w:rPr>
        <w:t>np</w:t>
      </w:r>
      <w:r w:rsidRPr="006D5D41">
        <w:rPr>
          <w:rFonts w:asciiTheme="minorHAnsi" w:hAnsiTheme="minorHAnsi" w:cstheme="minorHAnsi"/>
          <w:i/>
          <w:iCs/>
          <w:lang w:val="el-GR"/>
        </w:rPr>
        <w:t>.</w:t>
      </w:r>
      <w:r w:rsidRPr="006D5D41">
        <w:rPr>
          <w:rFonts w:asciiTheme="minorHAnsi" w:hAnsiTheme="minorHAnsi" w:cstheme="minorHAnsi"/>
          <w:i/>
          <w:iCs/>
        </w:rPr>
        <w:t>sum</w:t>
      </w:r>
      <w:r w:rsidRPr="006D5D41">
        <w:rPr>
          <w:rFonts w:asciiTheme="minorHAnsi" w:hAnsiTheme="minorHAnsi" w:cstheme="minorHAnsi"/>
          <w:i/>
          <w:iCs/>
          <w:lang w:val="el-GR"/>
        </w:rPr>
        <w:t>(</w:t>
      </w:r>
      <w:r w:rsidRPr="006D5D41">
        <w:rPr>
          <w:rFonts w:asciiTheme="minorHAnsi" w:hAnsiTheme="minorHAnsi" w:cstheme="minorHAnsi"/>
          <w:i/>
          <w:iCs/>
        </w:rPr>
        <w:t>y</w:t>
      </w:r>
      <w:r w:rsidRPr="006D5D41">
        <w:rPr>
          <w:rFonts w:asciiTheme="minorHAnsi" w:hAnsiTheme="minorHAnsi" w:cstheme="minorHAnsi"/>
          <w:i/>
          <w:iCs/>
          <w:lang w:val="el-GR"/>
        </w:rPr>
        <w:t xml:space="preserve"> == 1), </w:t>
      </w:r>
      <w:r w:rsidRPr="006D5D41">
        <w:rPr>
          <w:rFonts w:asciiTheme="minorHAnsi" w:hAnsiTheme="minorHAnsi" w:cstheme="minorHAnsi"/>
          <w:i/>
          <w:iCs/>
        </w:rPr>
        <w:t>np</w:t>
      </w:r>
      <w:r w:rsidRPr="006D5D41">
        <w:rPr>
          <w:rFonts w:asciiTheme="minorHAnsi" w:hAnsiTheme="minorHAnsi" w:cstheme="minorHAnsi"/>
          <w:i/>
          <w:iCs/>
          <w:lang w:val="el-GR"/>
        </w:rPr>
        <w:t>.</w:t>
      </w:r>
      <w:r w:rsidRPr="006D5D41">
        <w:rPr>
          <w:rFonts w:asciiTheme="minorHAnsi" w:hAnsiTheme="minorHAnsi" w:cstheme="minorHAnsi"/>
          <w:i/>
          <w:iCs/>
        </w:rPr>
        <w:t>sum</w:t>
      </w:r>
      <w:r w:rsidRPr="006D5D41">
        <w:rPr>
          <w:rFonts w:asciiTheme="minorHAnsi" w:hAnsiTheme="minorHAnsi" w:cstheme="minorHAnsi"/>
          <w:i/>
          <w:iCs/>
          <w:lang w:val="el-GR"/>
        </w:rPr>
        <w:t>(</w:t>
      </w:r>
      <w:r w:rsidRPr="006D5D41">
        <w:rPr>
          <w:rFonts w:asciiTheme="minorHAnsi" w:hAnsiTheme="minorHAnsi" w:cstheme="minorHAnsi"/>
          <w:i/>
          <w:iCs/>
        </w:rPr>
        <w:t>y</w:t>
      </w:r>
      <w:r w:rsidRPr="006D5D41">
        <w:rPr>
          <w:rFonts w:asciiTheme="minorHAnsi" w:hAnsiTheme="minorHAnsi" w:cstheme="minorHAnsi"/>
          <w:i/>
          <w:iCs/>
          <w:lang w:val="el-GR"/>
        </w:rPr>
        <w:t xml:space="preserve"> == 0))</w:t>
      </w:r>
      <w:r w:rsidRPr="006D5D41">
        <w:rPr>
          <w:rFonts w:asciiTheme="minorHAnsi" w:hAnsiTheme="minorHAnsi" w:cstheme="minorHAnsi"/>
          <w:lang w:val="el-GR"/>
        </w:rPr>
        <w:t xml:space="preserve"> και </w:t>
      </w:r>
      <w:r>
        <w:rPr>
          <w:rFonts w:asciiTheme="minorHAnsi" w:hAnsiTheme="minorHAnsi" w:cstheme="minorHAnsi"/>
          <w:lang w:val="el-GR"/>
        </w:rPr>
        <w:t>ώστε να εξισορροπήσουν οι δύο κλάσεις του συνόλου εκπαίδευσης</w:t>
      </w:r>
      <w:r w:rsidR="00BD78D6">
        <w:rPr>
          <w:rFonts w:asciiTheme="minorHAnsi" w:hAnsiTheme="minorHAnsi" w:cstheme="minorHAnsi"/>
          <w:lang w:val="el-GR"/>
        </w:rPr>
        <w:t>.</w:t>
      </w:r>
    </w:p>
    <w:p w14:paraId="119C792E" w14:textId="3AAA698C" w:rsidR="006D5D41" w:rsidRPr="002E18FA" w:rsidRDefault="006D5D41" w:rsidP="002E18FA">
      <w:pPr>
        <w:pStyle w:val="Heading3"/>
      </w:pPr>
      <w:bookmarkStart w:id="15" w:name="_Toc200068207"/>
      <w:r w:rsidRPr="006D5D41">
        <w:rPr>
          <w:lang w:val="en-US"/>
        </w:rPr>
        <w:lastRenderedPageBreak/>
        <w:t xml:space="preserve">def </w:t>
      </w:r>
      <w:proofErr w:type="spellStart"/>
      <w:r w:rsidRPr="006D5D41">
        <w:rPr>
          <w:lang w:val="en-US"/>
        </w:rPr>
        <w:t>train_</w:t>
      </w:r>
      <w:proofErr w:type="gramStart"/>
      <w:r w:rsidRPr="006D5D41">
        <w:rPr>
          <w:lang w:val="en-US"/>
        </w:rPr>
        <w:t>lsc</w:t>
      </w:r>
      <w:proofErr w:type="spellEnd"/>
      <w:r w:rsidRPr="006D5D41">
        <w:rPr>
          <w:lang w:val="en-US"/>
        </w:rPr>
        <w:t>(</w:t>
      </w:r>
      <w:proofErr w:type="gramEnd"/>
      <w:r w:rsidRPr="006D5D41">
        <w:rPr>
          <w:lang w:val="en-US"/>
        </w:rPr>
        <w:t>features, labels):</w:t>
      </w:r>
      <w:bookmarkEnd w:id="15"/>
    </w:p>
    <w:p w14:paraId="1398952C" w14:textId="5A1481FC" w:rsidR="00316E89" w:rsidRDefault="006D5D41" w:rsidP="006D5D41">
      <w:pPr>
        <w:jc w:val="both"/>
        <w:rPr>
          <w:rFonts w:asciiTheme="minorHAnsi" w:hAnsiTheme="minorHAnsi" w:cstheme="minorHAnsi"/>
          <w:lang w:val="el-GR"/>
        </w:rPr>
      </w:pPr>
      <w:r w:rsidRPr="006D5D41">
        <w:rPr>
          <w:rFonts w:asciiTheme="minorHAnsi" w:hAnsiTheme="minorHAnsi" w:cstheme="minorHAnsi"/>
          <w:lang w:val="el-GR"/>
        </w:rPr>
        <w:t>Η</w:t>
      </w:r>
      <w:r w:rsidRPr="00316E89">
        <w:rPr>
          <w:rFonts w:asciiTheme="minorHAnsi" w:hAnsiTheme="minorHAnsi" w:cstheme="minorHAnsi"/>
          <w:lang w:val="el-GR"/>
        </w:rPr>
        <w:t xml:space="preserve"> </w:t>
      </w:r>
      <w:r w:rsidRPr="006D5D41">
        <w:rPr>
          <w:rFonts w:asciiTheme="minorHAnsi" w:hAnsiTheme="minorHAnsi" w:cstheme="minorHAnsi"/>
          <w:lang w:val="el-GR"/>
        </w:rPr>
        <w:t>συνάρτηση</w:t>
      </w:r>
      <w:r w:rsidRPr="00316E89">
        <w:rPr>
          <w:rFonts w:asciiTheme="minorHAnsi" w:hAnsiTheme="minorHAnsi" w:cstheme="minorHAnsi"/>
          <w:lang w:val="el-GR"/>
        </w:rPr>
        <w:t xml:space="preserve"> </w:t>
      </w:r>
      <w:r w:rsidRPr="006D5D41">
        <w:rPr>
          <w:rFonts w:asciiTheme="minorHAnsi" w:hAnsiTheme="minorHAnsi" w:cstheme="minorHAnsi"/>
          <w:lang w:val="el-GR"/>
        </w:rPr>
        <w:t>εκπαιδεύει</w:t>
      </w:r>
      <w:r w:rsidRPr="00316E89">
        <w:rPr>
          <w:rFonts w:asciiTheme="minorHAnsi" w:hAnsiTheme="minorHAnsi" w:cstheme="minorHAnsi"/>
          <w:lang w:val="el-GR"/>
        </w:rPr>
        <w:t xml:space="preserve"> </w:t>
      </w:r>
      <w:r w:rsidRPr="006D5D41">
        <w:rPr>
          <w:rFonts w:asciiTheme="minorHAnsi" w:hAnsiTheme="minorHAnsi" w:cstheme="minorHAnsi"/>
          <w:lang w:val="el-GR"/>
        </w:rPr>
        <w:t>τον</w:t>
      </w:r>
      <w:r w:rsidRPr="00316E89">
        <w:rPr>
          <w:rFonts w:asciiTheme="minorHAnsi" w:hAnsiTheme="minorHAnsi" w:cstheme="minorHAnsi"/>
          <w:lang w:val="el-GR"/>
        </w:rPr>
        <w:t xml:space="preserve"> </w:t>
      </w:r>
      <w:r w:rsidRPr="006D5D41">
        <w:rPr>
          <w:rFonts w:asciiTheme="minorHAnsi" w:hAnsiTheme="minorHAnsi" w:cstheme="minorHAnsi"/>
        </w:rPr>
        <w:t>Least</w:t>
      </w:r>
      <w:r w:rsidRPr="00316E89">
        <w:rPr>
          <w:rFonts w:asciiTheme="minorHAnsi" w:hAnsiTheme="minorHAnsi" w:cstheme="minorHAnsi"/>
          <w:lang w:val="el-GR"/>
        </w:rPr>
        <w:t xml:space="preserve"> </w:t>
      </w:r>
      <w:r w:rsidRPr="006D5D41">
        <w:rPr>
          <w:rFonts w:asciiTheme="minorHAnsi" w:hAnsiTheme="minorHAnsi" w:cstheme="minorHAnsi"/>
        </w:rPr>
        <w:t>Squares</w:t>
      </w:r>
      <w:r w:rsidRPr="00316E89">
        <w:rPr>
          <w:rFonts w:asciiTheme="minorHAnsi" w:hAnsiTheme="minorHAnsi" w:cstheme="minorHAnsi"/>
          <w:lang w:val="el-GR"/>
        </w:rPr>
        <w:t xml:space="preserve"> </w:t>
      </w:r>
      <w:r w:rsidRPr="006D5D41">
        <w:rPr>
          <w:rFonts w:asciiTheme="minorHAnsi" w:hAnsiTheme="minorHAnsi" w:cstheme="minorHAnsi"/>
        </w:rPr>
        <w:t>Classifier</w:t>
      </w:r>
      <w:r w:rsidRPr="00316E89">
        <w:rPr>
          <w:rFonts w:asciiTheme="minorHAnsi" w:hAnsiTheme="minorHAnsi" w:cstheme="minorHAnsi"/>
          <w:lang w:val="el-GR"/>
        </w:rPr>
        <w:t xml:space="preserve"> </w:t>
      </w:r>
      <w:r w:rsidRPr="006D5D41">
        <w:rPr>
          <w:rFonts w:asciiTheme="minorHAnsi" w:hAnsiTheme="minorHAnsi" w:cstheme="minorHAnsi"/>
          <w:lang w:val="el-GR"/>
        </w:rPr>
        <w:t>με</w:t>
      </w:r>
      <w:r w:rsidRPr="00316E89">
        <w:rPr>
          <w:rFonts w:asciiTheme="minorHAnsi" w:hAnsiTheme="minorHAnsi" w:cstheme="minorHAnsi"/>
          <w:lang w:val="el-GR"/>
        </w:rPr>
        <w:t xml:space="preserve"> </w:t>
      </w:r>
      <w:r w:rsidRPr="006D5D41">
        <w:rPr>
          <w:rFonts w:asciiTheme="minorHAnsi" w:hAnsiTheme="minorHAnsi" w:cstheme="minorHAnsi"/>
          <w:lang w:val="el-GR"/>
        </w:rPr>
        <w:t>χρήση</w:t>
      </w:r>
      <w:r w:rsidRPr="00316E89">
        <w:rPr>
          <w:rFonts w:asciiTheme="minorHAnsi" w:hAnsiTheme="minorHAnsi" w:cstheme="minorHAnsi"/>
          <w:lang w:val="el-GR"/>
        </w:rPr>
        <w:t xml:space="preserve"> </w:t>
      </w:r>
      <w:r w:rsidRPr="006D5D41">
        <w:rPr>
          <w:rFonts w:asciiTheme="minorHAnsi" w:hAnsiTheme="minorHAnsi" w:cstheme="minorHAnsi"/>
          <w:lang w:val="el-GR"/>
        </w:rPr>
        <w:t>της</w:t>
      </w:r>
      <w:r w:rsidRPr="00316E89">
        <w:rPr>
          <w:rFonts w:asciiTheme="minorHAnsi" w:hAnsiTheme="minorHAnsi" w:cstheme="minorHAnsi"/>
          <w:lang w:val="el-GR"/>
        </w:rPr>
        <w:t xml:space="preserve"> </w:t>
      </w:r>
      <w:proofErr w:type="spellStart"/>
      <w:r w:rsidRPr="006D5D41">
        <w:rPr>
          <w:rFonts w:asciiTheme="minorHAnsi" w:hAnsiTheme="minorHAnsi" w:cstheme="minorHAnsi"/>
        </w:rPr>
        <w:t>LinearRegression</w:t>
      </w:r>
      <w:proofErr w:type="spellEnd"/>
      <w:r w:rsidRPr="00316E89">
        <w:rPr>
          <w:rFonts w:asciiTheme="minorHAnsi" w:hAnsiTheme="minorHAnsi" w:cstheme="minorHAnsi"/>
          <w:lang w:val="el-GR"/>
        </w:rPr>
        <w:t xml:space="preserve">() </w:t>
      </w:r>
      <w:r w:rsidRPr="006D5D41">
        <w:rPr>
          <w:rFonts w:asciiTheme="minorHAnsi" w:hAnsiTheme="minorHAnsi" w:cstheme="minorHAnsi"/>
          <w:lang w:val="el-GR"/>
        </w:rPr>
        <w:t>από</w:t>
      </w:r>
      <w:r w:rsidRPr="00316E89">
        <w:rPr>
          <w:rFonts w:asciiTheme="minorHAnsi" w:hAnsiTheme="minorHAnsi" w:cstheme="minorHAnsi"/>
          <w:lang w:val="el-GR"/>
        </w:rPr>
        <w:t xml:space="preserve"> </w:t>
      </w:r>
      <w:r w:rsidRPr="006D5D41">
        <w:rPr>
          <w:rFonts w:asciiTheme="minorHAnsi" w:hAnsiTheme="minorHAnsi" w:cstheme="minorHAnsi"/>
          <w:lang w:val="el-GR"/>
        </w:rPr>
        <w:t>τη</w:t>
      </w:r>
      <w:r w:rsidRPr="00316E89">
        <w:rPr>
          <w:rFonts w:asciiTheme="minorHAnsi" w:hAnsiTheme="minorHAnsi" w:cstheme="minorHAnsi"/>
          <w:lang w:val="el-GR"/>
        </w:rPr>
        <w:t xml:space="preserve"> </w:t>
      </w:r>
      <w:r w:rsidRPr="006D5D41">
        <w:rPr>
          <w:rFonts w:asciiTheme="minorHAnsi" w:hAnsiTheme="minorHAnsi" w:cstheme="minorHAnsi"/>
          <w:lang w:val="el-GR"/>
        </w:rPr>
        <w:t>βιβλιοθήκη</w:t>
      </w:r>
      <w:r w:rsidRPr="00316E89">
        <w:rPr>
          <w:rFonts w:asciiTheme="minorHAnsi" w:hAnsiTheme="minorHAnsi" w:cstheme="minorHAnsi"/>
          <w:lang w:val="el-GR"/>
        </w:rPr>
        <w:t xml:space="preserve"> </w:t>
      </w:r>
      <w:proofErr w:type="spellStart"/>
      <w:r w:rsidRPr="006D5D41">
        <w:rPr>
          <w:rFonts w:asciiTheme="minorHAnsi" w:hAnsiTheme="minorHAnsi" w:cstheme="minorHAnsi"/>
        </w:rPr>
        <w:t>sklearn</w:t>
      </w:r>
      <w:proofErr w:type="spellEnd"/>
      <w:r w:rsidRPr="00316E89">
        <w:rPr>
          <w:rFonts w:asciiTheme="minorHAnsi" w:hAnsiTheme="minorHAnsi" w:cstheme="minorHAnsi"/>
          <w:lang w:val="el-GR"/>
        </w:rPr>
        <w:t xml:space="preserve">. </w:t>
      </w:r>
      <w:r w:rsidRPr="006D5D41">
        <w:rPr>
          <w:rFonts w:asciiTheme="minorHAnsi" w:hAnsiTheme="minorHAnsi" w:cstheme="minorHAnsi"/>
          <w:lang w:val="el-GR"/>
        </w:rPr>
        <w:t xml:space="preserve">Η εκπαίδευση πραγματοποιείται με την εντολή </w:t>
      </w:r>
      <w:proofErr w:type="spellStart"/>
      <w:r w:rsidRPr="006D5D41">
        <w:rPr>
          <w:rFonts w:asciiTheme="minorHAnsi" w:hAnsiTheme="minorHAnsi" w:cstheme="minorHAnsi"/>
          <w:i/>
          <w:iCs/>
          <w:lang w:val="el-GR"/>
        </w:rPr>
        <w:t>model.fit</w:t>
      </w:r>
      <w:proofErr w:type="spellEnd"/>
      <w:r w:rsidRPr="006D5D41">
        <w:rPr>
          <w:rFonts w:asciiTheme="minorHAnsi" w:hAnsiTheme="minorHAnsi" w:cstheme="minorHAnsi"/>
          <w:i/>
          <w:iCs/>
          <w:lang w:val="el-GR"/>
        </w:rPr>
        <w:t>(</w:t>
      </w:r>
      <w:proofErr w:type="spellStart"/>
      <w:r w:rsidRPr="006D5D41">
        <w:rPr>
          <w:rFonts w:asciiTheme="minorHAnsi" w:hAnsiTheme="minorHAnsi" w:cstheme="minorHAnsi"/>
          <w:i/>
          <w:iCs/>
          <w:lang w:val="el-GR"/>
        </w:rPr>
        <w:t>features</w:t>
      </w:r>
      <w:proofErr w:type="spellEnd"/>
      <w:r w:rsidRPr="006D5D41">
        <w:rPr>
          <w:rFonts w:asciiTheme="minorHAnsi" w:hAnsiTheme="minorHAnsi" w:cstheme="minorHAnsi"/>
          <w:i/>
          <w:iCs/>
          <w:lang w:val="el-GR"/>
        </w:rPr>
        <w:t xml:space="preserve">, </w:t>
      </w:r>
      <w:proofErr w:type="spellStart"/>
      <w:r w:rsidRPr="006D5D41">
        <w:rPr>
          <w:rFonts w:asciiTheme="minorHAnsi" w:hAnsiTheme="minorHAnsi" w:cstheme="minorHAnsi"/>
          <w:i/>
          <w:iCs/>
          <w:lang w:val="el-GR"/>
        </w:rPr>
        <w:t>labels</w:t>
      </w:r>
      <w:proofErr w:type="spellEnd"/>
      <w:r w:rsidRPr="006D5D41">
        <w:rPr>
          <w:rFonts w:asciiTheme="minorHAnsi" w:hAnsiTheme="minorHAnsi" w:cstheme="minorHAnsi"/>
          <w:i/>
          <w:iCs/>
          <w:lang w:val="el-GR"/>
        </w:rPr>
        <w:t>)</w:t>
      </w:r>
      <w:r w:rsidRPr="006D5D41">
        <w:rPr>
          <w:rFonts w:asciiTheme="minorHAnsi" w:hAnsiTheme="minorHAnsi" w:cstheme="minorHAnsi"/>
          <w:lang w:val="el-GR"/>
        </w:rPr>
        <w:t xml:space="preserve">, για την εύρεση των βέλτιστων βαρών. Ο ταξινομητής κάνει πρόβλεψη με τη γραμμική εξίσωση: </w:t>
      </w:r>
      <w:proofErr w:type="spellStart"/>
      <w:r w:rsidRPr="006D5D41">
        <w:rPr>
          <w:rFonts w:asciiTheme="minorHAnsi" w:hAnsiTheme="minorHAnsi" w:cstheme="minorHAnsi"/>
          <w:lang w:val="el-GR"/>
        </w:rPr>
        <w:t>prediction</w:t>
      </w:r>
      <w:proofErr w:type="spellEnd"/>
      <w:r w:rsidRPr="006D5D41">
        <w:rPr>
          <w:rFonts w:asciiTheme="minorHAnsi" w:hAnsiTheme="minorHAnsi" w:cstheme="minorHAnsi"/>
          <w:lang w:val="el-GR"/>
        </w:rPr>
        <w:t xml:space="preserve"> = w₁×</w:t>
      </w:r>
      <w:proofErr w:type="spellStart"/>
      <w:r w:rsidRPr="006D5D41">
        <w:rPr>
          <w:rFonts w:asciiTheme="minorHAnsi" w:hAnsiTheme="minorHAnsi" w:cstheme="minorHAnsi"/>
          <w:lang w:val="el-GR"/>
        </w:rPr>
        <w:t>feature</w:t>
      </w:r>
      <w:proofErr w:type="spellEnd"/>
      <w:r w:rsidRPr="006D5D41">
        <w:rPr>
          <w:rFonts w:asciiTheme="minorHAnsi" w:hAnsiTheme="minorHAnsi" w:cstheme="minorHAnsi"/>
          <w:lang w:val="el-GR"/>
        </w:rPr>
        <w:t>₁ + w₂×</w:t>
      </w:r>
      <w:proofErr w:type="spellStart"/>
      <w:r w:rsidRPr="006D5D41">
        <w:rPr>
          <w:rFonts w:asciiTheme="minorHAnsi" w:hAnsiTheme="minorHAnsi" w:cstheme="minorHAnsi"/>
          <w:lang w:val="el-GR"/>
        </w:rPr>
        <w:t>feature</w:t>
      </w:r>
      <w:proofErr w:type="spellEnd"/>
      <w:r w:rsidRPr="006D5D41">
        <w:rPr>
          <w:rFonts w:asciiTheme="minorHAnsi" w:hAnsiTheme="minorHAnsi" w:cstheme="minorHAnsi"/>
          <w:lang w:val="el-GR"/>
        </w:rPr>
        <w:t xml:space="preserve">₂ + … + </w:t>
      </w:r>
      <w:proofErr w:type="spellStart"/>
      <w:r w:rsidRPr="006D5D41">
        <w:rPr>
          <w:rFonts w:asciiTheme="minorHAnsi" w:hAnsiTheme="minorHAnsi" w:cstheme="minorHAnsi"/>
          <w:lang w:val="el-GR"/>
        </w:rPr>
        <w:t>bias</w:t>
      </w:r>
      <w:proofErr w:type="spellEnd"/>
      <w:r w:rsidRPr="006D5D41">
        <w:rPr>
          <w:rFonts w:asciiTheme="minorHAnsi" w:hAnsiTheme="minorHAnsi" w:cstheme="minorHAnsi"/>
          <w:lang w:val="el-GR"/>
        </w:rPr>
        <w:t>.</w:t>
      </w:r>
      <w:r w:rsidR="00316E89" w:rsidRPr="00316E89">
        <w:rPr>
          <w:rFonts w:asciiTheme="minorHAnsi" w:hAnsiTheme="minorHAnsi" w:cstheme="minorHAnsi"/>
          <w:lang w:val="el-GR"/>
        </w:rPr>
        <w:t xml:space="preserve"> </w:t>
      </w:r>
      <w:r w:rsidR="00316E89">
        <w:rPr>
          <w:rFonts w:asciiTheme="minorHAnsi" w:hAnsiTheme="minorHAnsi" w:cstheme="minorHAnsi"/>
          <w:lang w:val="el-GR"/>
        </w:rPr>
        <w:t xml:space="preserve">Η αξιολόγηση ακρίβειας γίνεται ως: </w:t>
      </w:r>
    </w:p>
    <w:p w14:paraId="4214671B" w14:textId="1FE2FBC8" w:rsidR="00316E89" w:rsidRPr="00316E89" w:rsidRDefault="00316E89" w:rsidP="00316E89">
      <w:pPr>
        <w:pStyle w:val="ListParagraph"/>
        <w:numPr>
          <w:ilvl w:val="0"/>
          <w:numId w:val="53"/>
        </w:numPr>
        <w:rPr>
          <w:rFonts w:asciiTheme="minorHAnsi" w:hAnsiTheme="minorHAnsi" w:cstheme="minorHAnsi"/>
          <w:lang w:val="el-GR"/>
        </w:rPr>
      </w:pPr>
      <w:r w:rsidRPr="00316E89">
        <w:rPr>
          <w:rFonts w:asciiTheme="minorHAnsi" w:hAnsiTheme="minorHAnsi" w:cstheme="minorHAnsi"/>
          <w:lang w:val="el-GR"/>
        </w:rPr>
        <w:t xml:space="preserve">Αν </w:t>
      </w:r>
      <w:r w:rsidRPr="00316E89">
        <w:rPr>
          <w:rFonts w:asciiTheme="minorHAnsi" w:hAnsiTheme="minorHAnsi" w:cstheme="minorHAnsi"/>
        </w:rPr>
        <w:t>prediction</w:t>
      </w:r>
      <w:r w:rsidRPr="00316E89">
        <w:rPr>
          <w:rFonts w:asciiTheme="minorHAnsi" w:hAnsiTheme="minorHAnsi" w:cstheme="minorHAnsi"/>
          <w:lang w:val="el-GR"/>
        </w:rPr>
        <w:t xml:space="preserve"> &gt; 0.5 → </w:t>
      </w:r>
      <w:r w:rsidRPr="00316E89">
        <w:rPr>
          <w:rFonts w:asciiTheme="minorHAnsi" w:hAnsiTheme="minorHAnsi" w:cstheme="minorHAnsi"/>
        </w:rPr>
        <w:t>Speech</w:t>
      </w:r>
      <w:r w:rsidRPr="00316E89">
        <w:rPr>
          <w:rFonts w:asciiTheme="minorHAnsi" w:hAnsiTheme="minorHAnsi" w:cstheme="minorHAnsi"/>
          <w:lang w:val="el-GR"/>
        </w:rPr>
        <w:t xml:space="preserve"> (1)</w:t>
      </w:r>
    </w:p>
    <w:p w14:paraId="2B7FA40D" w14:textId="46962E34" w:rsidR="00316E89" w:rsidRPr="00316E89" w:rsidRDefault="00316E89" w:rsidP="00316E89">
      <w:pPr>
        <w:pStyle w:val="ListParagraph"/>
        <w:numPr>
          <w:ilvl w:val="0"/>
          <w:numId w:val="53"/>
        </w:numPr>
        <w:rPr>
          <w:rFonts w:asciiTheme="minorHAnsi" w:hAnsiTheme="minorHAnsi" w:cstheme="minorHAnsi"/>
          <w:lang w:val="el-GR"/>
        </w:rPr>
      </w:pPr>
      <w:r w:rsidRPr="00316E89">
        <w:rPr>
          <w:rFonts w:asciiTheme="minorHAnsi" w:hAnsiTheme="minorHAnsi" w:cstheme="minorHAnsi"/>
          <w:lang w:val="el-GR"/>
        </w:rPr>
        <w:t xml:space="preserve">Αν </w:t>
      </w:r>
      <w:r w:rsidRPr="00316E89">
        <w:rPr>
          <w:rFonts w:asciiTheme="minorHAnsi" w:hAnsiTheme="minorHAnsi" w:cstheme="minorHAnsi"/>
        </w:rPr>
        <w:t>prediction</w:t>
      </w:r>
      <w:r w:rsidRPr="00316E89">
        <w:rPr>
          <w:rFonts w:asciiTheme="minorHAnsi" w:hAnsiTheme="minorHAnsi" w:cstheme="minorHAnsi"/>
          <w:lang w:val="el-GR"/>
        </w:rPr>
        <w:t xml:space="preserve"> ≤ 0.5 → </w:t>
      </w:r>
      <w:r w:rsidRPr="00316E89">
        <w:rPr>
          <w:rFonts w:asciiTheme="minorHAnsi" w:hAnsiTheme="minorHAnsi" w:cstheme="minorHAnsi"/>
        </w:rPr>
        <w:t>Noise</w:t>
      </w:r>
      <w:r w:rsidRPr="00316E89">
        <w:rPr>
          <w:rFonts w:asciiTheme="minorHAnsi" w:hAnsiTheme="minorHAnsi" w:cstheme="minorHAnsi"/>
          <w:lang w:val="el-GR"/>
        </w:rPr>
        <w:t xml:space="preserve"> (0)</w:t>
      </w:r>
    </w:p>
    <w:p w14:paraId="2E7E4A36" w14:textId="77777777" w:rsidR="006D5D41" w:rsidRDefault="006D5D41" w:rsidP="00DE1E4A">
      <w:pPr>
        <w:rPr>
          <w:lang w:val="el-GR"/>
        </w:rPr>
      </w:pPr>
    </w:p>
    <w:p w14:paraId="5A562E1B" w14:textId="1F69D8AF" w:rsidR="00BD78D6" w:rsidRPr="002E18FA" w:rsidRDefault="00BD78D6" w:rsidP="002E18FA">
      <w:pPr>
        <w:pStyle w:val="Heading3"/>
      </w:pPr>
      <w:bookmarkStart w:id="16" w:name="_Toc200068208"/>
      <w:r w:rsidRPr="00BD78D6">
        <w:rPr>
          <w:lang w:val="en-US"/>
        </w:rPr>
        <w:t xml:space="preserve">def </w:t>
      </w:r>
      <w:proofErr w:type="spellStart"/>
      <w:r w:rsidRPr="00BD78D6">
        <w:rPr>
          <w:lang w:val="en-US"/>
        </w:rPr>
        <w:t>train_</w:t>
      </w:r>
      <w:proofErr w:type="gramStart"/>
      <w:r w:rsidRPr="00BD78D6">
        <w:rPr>
          <w:lang w:val="en-US"/>
        </w:rPr>
        <w:t>mlp</w:t>
      </w:r>
      <w:proofErr w:type="spellEnd"/>
      <w:r w:rsidRPr="00BD78D6">
        <w:rPr>
          <w:lang w:val="en-US"/>
        </w:rPr>
        <w:t>(</w:t>
      </w:r>
      <w:proofErr w:type="gramEnd"/>
      <w:r w:rsidRPr="00BD78D6">
        <w:rPr>
          <w:lang w:val="en-US"/>
        </w:rPr>
        <w:t>features, labels):</w:t>
      </w:r>
      <w:bookmarkEnd w:id="16"/>
    </w:p>
    <w:p w14:paraId="020D7863" w14:textId="5BA68C86" w:rsidR="006D5D41" w:rsidRPr="002E18FA" w:rsidRDefault="00BD78D6" w:rsidP="002E18FA">
      <w:pPr>
        <w:jc w:val="both"/>
        <w:rPr>
          <w:lang w:val="el-GR"/>
        </w:rPr>
      </w:pPr>
      <w:r>
        <w:rPr>
          <w:rFonts w:asciiTheme="minorHAnsi" w:hAnsiTheme="minorHAnsi" w:cstheme="minorHAnsi"/>
          <w:lang w:val="el-GR"/>
        </w:rPr>
        <w:t xml:space="preserve">Η </w:t>
      </w:r>
      <w:r w:rsidRPr="00BD78D6">
        <w:rPr>
          <w:rFonts w:asciiTheme="minorHAnsi" w:hAnsiTheme="minorHAnsi" w:cstheme="minorHAnsi"/>
          <w:lang w:val="el-GR"/>
        </w:rPr>
        <w:t>συνάρτηση εκπαιδεύει ένα MLP με 3 κρυφά επίπεδα και αρχιτεκτονική (64, 32, 16) νευρώνες</w:t>
      </w:r>
      <w:r>
        <w:rPr>
          <w:rFonts w:asciiTheme="minorHAnsi" w:hAnsiTheme="minorHAnsi" w:cstheme="minorHAnsi"/>
          <w:lang w:val="el-GR"/>
        </w:rPr>
        <w:t>, χ</w:t>
      </w:r>
      <w:r w:rsidRPr="00BD78D6">
        <w:rPr>
          <w:rFonts w:asciiTheme="minorHAnsi" w:hAnsiTheme="minorHAnsi" w:cstheme="minorHAnsi"/>
          <w:lang w:val="el-GR"/>
        </w:rPr>
        <w:t xml:space="preserve">ρησιμοποιεί </w:t>
      </w:r>
      <w:proofErr w:type="spellStart"/>
      <w:r w:rsidRPr="00BD78D6">
        <w:rPr>
          <w:rFonts w:asciiTheme="minorHAnsi" w:hAnsiTheme="minorHAnsi" w:cstheme="minorHAnsi"/>
          <w:lang w:val="el-GR"/>
        </w:rPr>
        <w:t>ReLU</w:t>
      </w:r>
      <w:proofErr w:type="spellEnd"/>
      <w:r w:rsidRPr="00BD78D6">
        <w:rPr>
          <w:rFonts w:asciiTheme="minorHAnsi" w:hAnsiTheme="minorHAnsi" w:cstheme="minorHAnsi"/>
          <w:lang w:val="el-GR"/>
        </w:rPr>
        <w:t xml:space="preserve"> ως συνάρτηση ενεργοποίησης και τον </w:t>
      </w:r>
      <w:proofErr w:type="spellStart"/>
      <w:r w:rsidRPr="00BD78D6">
        <w:rPr>
          <w:rFonts w:asciiTheme="minorHAnsi" w:hAnsiTheme="minorHAnsi" w:cstheme="minorHAnsi"/>
          <w:lang w:val="el-GR"/>
        </w:rPr>
        <w:t>βελτιστοποιητή</w:t>
      </w:r>
      <w:proofErr w:type="spellEnd"/>
      <w:r w:rsidRPr="00BD78D6">
        <w:rPr>
          <w:rFonts w:asciiTheme="minorHAnsi" w:hAnsiTheme="minorHAnsi" w:cstheme="minorHAnsi"/>
          <w:lang w:val="el-GR"/>
        </w:rPr>
        <w:t xml:space="preserve"> </w:t>
      </w:r>
      <w:proofErr w:type="spellStart"/>
      <w:r w:rsidRPr="00BD78D6">
        <w:rPr>
          <w:rFonts w:asciiTheme="minorHAnsi" w:hAnsiTheme="minorHAnsi" w:cstheme="minorHAnsi"/>
          <w:lang w:val="el-GR"/>
        </w:rPr>
        <w:t>Adam</w:t>
      </w:r>
      <w:proofErr w:type="spellEnd"/>
      <w:r w:rsidRPr="00BD78D6">
        <w:rPr>
          <w:rFonts w:asciiTheme="minorHAnsi" w:hAnsiTheme="minorHAnsi" w:cstheme="minorHAnsi"/>
          <w:lang w:val="el-GR"/>
        </w:rPr>
        <w:t xml:space="preserve"> που προσαρμόζει δυναμικά το </w:t>
      </w:r>
      <w:proofErr w:type="spellStart"/>
      <w:r w:rsidRPr="00BD78D6">
        <w:rPr>
          <w:rFonts w:asciiTheme="minorHAnsi" w:hAnsiTheme="minorHAnsi" w:cstheme="minorHAnsi"/>
          <w:lang w:val="el-GR"/>
        </w:rPr>
        <w:t>learning</w:t>
      </w:r>
      <w:proofErr w:type="spellEnd"/>
      <w:r w:rsidRPr="00BD78D6">
        <w:rPr>
          <w:rFonts w:asciiTheme="minorHAnsi" w:hAnsiTheme="minorHAnsi" w:cstheme="minorHAnsi"/>
          <w:lang w:val="el-GR"/>
        </w:rPr>
        <w:t xml:space="preserve"> </w:t>
      </w:r>
      <w:proofErr w:type="spellStart"/>
      <w:r w:rsidRPr="00BD78D6">
        <w:rPr>
          <w:rFonts w:asciiTheme="minorHAnsi" w:hAnsiTheme="minorHAnsi" w:cstheme="minorHAnsi"/>
          <w:lang w:val="el-GR"/>
        </w:rPr>
        <w:t>rate</w:t>
      </w:r>
      <w:proofErr w:type="spellEnd"/>
      <w:r w:rsidRPr="00BD78D6">
        <w:rPr>
          <w:rFonts w:asciiTheme="minorHAnsi" w:hAnsiTheme="minorHAnsi" w:cstheme="minorHAnsi"/>
          <w:lang w:val="el-GR"/>
        </w:rPr>
        <w:t xml:space="preserve">. Για να αποφύγει το </w:t>
      </w:r>
      <w:proofErr w:type="spellStart"/>
      <w:r w:rsidRPr="00BD78D6">
        <w:rPr>
          <w:rFonts w:asciiTheme="minorHAnsi" w:hAnsiTheme="minorHAnsi" w:cstheme="minorHAnsi"/>
          <w:lang w:val="el-GR"/>
        </w:rPr>
        <w:t>overfitting</w:t>
      </w:r>
      <w:proofErr w:type="spellEnd"/>
      <w:r w:rsidRPr="00BD78D6">
        <w:rPr>
          <w:rFonts w:asciiTheme="minorHAnsi" w:hAnsiTheme="minorHAnsi" w:cstheme="minorHAnsi"/>
          <w:lang w:val="el-GR"/>
        </w:rPr>
        <w:t xml:space="preserve">, εφαρμόζει </w:t>
      </w:r>
      <w:proofErr w:type="spellStart"/>
      <w:r w:rsidRPr="00BD78D6">
        <w:rPr>
          <w:rFonts w:asciiTheme="minorHAnsi" w:hAnsiTheme="minorHAnsi" w:cstheme="minorHAnsi"/>
          <w:lang w:val="el-GR"/>
        </w:rPr>
        <w:t>early</w:t>
      </w:r>
      <w:proofErr w:type="spellEnd"/>
      <w:r w:rsidRPr="00BD78D6">
        <w:rPr>
          <w:rFonts w:asciiTheme="minorHAnsi" w:hAnsiTheme="minorHAnsi" w:cstheme="minorHAnsi"/>
          <w:lang w:val="el-GR"/>
        </w:rPr>
        <w:t xml:space="preserve"> </w:t>
      </w:r>
      <w:proofErr w:type="spellStart"/>
      <w:r w:rsidRPr="00BD78D6">
        <w:rPr>
          <w:rFonts w:asciiTheme="minorHAnsi" w:hAnsiTheme="minorHAnsi" w:cstheme="minorHAnsi"/>
          <w:lang w:val="el-GR"/>
        </w:rPr>
        <w:t>stopping</w:t>
      </w:r>
      <w:proofErr w:type="spellEnd"/>
      <w:r w:rsidRPr="00BD78D6">
        <w:rPr>
          <w:rFonts w:asciiTheme="minorHAnsi" w:hAnsiTheme="minorHAnsi" w:cstheme="minorHAnsi"/>
          <w:lang w:val="el-GR"/>
        </w:rPr>
        <w:t xml:space="preserve"> με </w:t>
      </w:r>
      <w:proofErr w:type="spellStart"/>
      <w:r w:rsidRPr="00BD78D6">
        <w:rPr>
          <w:rFonts w:asciiTheme="minorHAnsi" w:hAnsiTheme="minorHAnsi" w:cstheme="minorHAnsi"/>
          <w:lang w:val="el-GR"/>
        </w:rPr>
        <w:t>validation_fraction</w:t>
      </w:r>
      <w:proofErr w:type="spellEnd"/>
      <w:r w:rsidRPr="00BD78D6">
        <w:rPr>
          <w:rFonts w:asciiTheme="minorHAnsi" w:hAnsiTheme="minorHAnsi" w:cstheme="minorHAnsi"/>
          <w:lang w:val="el-GR"/>
        </w:rPr>
        <w:t xml:space="preserve"> 0.15, σταματώντας την εκπαίδευση αν δεν υπάρχει βελτίωση. Η εκπαίδευση διαρκεί το πολύ 100 εποχές ή μέχρι να σταθεροποιηθεί η απόδοση.</w:t>
      </w:r>
      <w:r w:rsidR="00316E89">
        <w:rPr>
          <w:rFonts w:asciiTheme="minorHAnsi" w:hAnsiTheme="minorHAnsi" w:cstheme="minorHAnsi"/>
          <w:lang w:val="el-GR"/>
        </w:rPr>
        <w:t xml:space="preserve"> Επιπροσθέτως, </w:t>
      </w:r>
      <w:r w:rsidR="00316E89" w:rsidRPr="00316E89">
        <w:rPr>
          <w:rFonts w:asciiTheme="minorHAnsi" w:hAnsiTheme="minorHAnsi" w:cstheme="minorHAnsi"/>
          <w:lang w:val="el-GR"/>
        </w:rPr>
        <w:t xml:space="preserve">Η </w:t>
      </w:r>
      <w:proofErr w:type="spellStart"/>
      <w:r w:rsidR="00316E89" w:rsidRPr="00316E89">
        <w:rPr>
          <w:rFonts w:asciiTheme="minorHAnsi" w:hAnsiTheme="minorHAnsi" w:cstheme="minorHAnsi"/>
          <w:lang w:val="el-GR"/>
        </w:rPr>
        <w:t>predict_proba</w:t>
      </w:r>
      <w:proofErr w:type="spellEnd"/>
      <w:r w:rsidR="00316E89" w:rsidRPr="00316E89">
        <w:rPr>
          <w:rFonts w:asciiTheme="minorHAnsi" w:hAnsiTheme="minorHAnsi" w:cstheme="minorHAnsi"/>
          <w:lang w:val="el-GR"/>
        </w:rPr>
        <w:t>() επιστρέφει πιθανότητες για κάθε κλάση — [P(</w:t>
      </w:r>
      <w:proofErr w:type="spellStart"/>
      <w:r w:rsidR="00316E89" w:rsidRPr="00316E89">
        <w:rPr>
          <w:rFonts w:asciiTheme="minorHAnsi" w:hAnsiTheme="minorHAnsi" w:cstheme="minorHAnsi"/>
          <w:lang w:val="el-GR"/>
        </w:rPr>
        <w:t>noise</w:t>
      </w:r>
      <w:proofErr w:type="spellEnd"/>
      <w:r w:rsidR="00316E89" w:rsidRPr="00316E89">
        <w:rPr>
          <w:rFonts w:asciiTheme="minorHAnsi" w:hAnsiTheme="minorHAnsi" w:cstheme="minorHAnsi"/>
          <w:lang w:val="el-GR"/>
        </w:rPr>
        <w:t>), P(</w:t>
      </w:r>
      <w:proofErr w:type="spellStart"/>
      <w:r w:rsidR="00316E89" w:rsidRPr="00316E89">
        <w:rPr>
          <w:rFonts w:asciiTheme="minorHAnsi" w:hAnsiTheme="minorHAnsi" w:cstheme="minorHAnsi"/>
          <w:lang w:val="el-GR"/>
        </w:rPr>
        <w:t>speech</w:t>
      </w:r>
      <w:proofErr w:type="spellEnd"/>
      <w:r w:rsidR="00316E89" w:rsidRPr="00316E89">
        <w:rPr>
          <w:rFonts w:asciiTheme="minorHAnsi" w:hAnsiTheme="minorHAnsi" w:cstheme="minorHAnsi"/>
          <w:lang w:val="el-GR"/>
        </w:rPr>
        <w:t xml:space="preserve">)]. Με [:, 1] κρατάμε μόνο την πιθανότητα να είναι </w:t>
      </w:r>
      <w:proofErr w:type="spellStart"/>
      <w:r w:rsidR="00316E89" w:rsidRPr="00316E89">
        <w:rPr>
          <w:rFonts w:asciiTheme="minorHAnsi" w:hAnsiTheme="minorHAnsi" w:cstheme="minorHAnsi"/>
          <w:lang w:val="el-GR"/>
        </w:rPr>
        <w:t>speech</w:t>
      </w:r>
      <w:proofErr w:type="spellEnd"/>
      <w:r w:rsidR="00316E89" w:rsidRPr="00316E89">
        <w:rPr>
          <w:rFonts w:asciiTheme="minorHAnsi" w:hAnsiTheme="minorHAnsi" w:cstheme="minorHAnsi"/>
          <w:lang w:val="el-GR"/>
        </w:rPr>
        <w:t>. Έπειτα</w:t>
      </w:r>
      <w:r w:rsidR="00316E89" w:rsidRPr="00316E89">
        <w:rPr>
          <w:rFonts w:asciiTheme="minorHAnsi" w:hAnsiTheme="minorHAnsi" w:cstheme="minorHAnsi"/>
        </w:rPr>
        <w:t xml:space="preserve">, </w:t>
      </w:r>
      <w:r w:rsidR="00316E89" w:rsidRPr="00316E89">
        <w:rPr>
          <w:rFonts w:asciiTheme="minorHAnsi" w:hAnsiTheme="minorHAnsi" w:cstheme="minorHAnsi"/>
          <w:lang w:val="el-GR"/>
        </w:rPr>
        <w:t>εφαρμόζουμε</w:t>
      </w:r>
      <w:r w:rsidR="00316E89" w:rsidRPr="00316E89">
        <w:rPr>
          <w:rFonts w:asciiTheme="minorHAnsi" w:hAnsiTheme="minorHAnsi" w:cstheme="minorHAnsi"/>
        </w:rPr>
        <w:t xml:space="preserve"> threshold</w:t>
      </w:r>
      <w:r w:rsidR="00316E89" w:rsidRPr="00316E89">
        <w:rPr>
          <w:rFonts w:asciiTheme="minorHAnsi" w:hAnsiTheme="minorHAnsi" w:cstheme="minorHAnsi"/>
        </w:rPr>
        <w:t xml:space="preserve">, </w:t>
      </w:r>
      <w:r w:rsidR="00316E89">
        <w:rPr>
          <w:rFonts w:asciiTheme="minorHAnsi" w:hAnsiTheme="minorHAnsi" w:cstheme="minorHAnsi"/>
          <w:lang w:val="el-GR"/>
        </w:rPr>
        <w:t>όμοια</w:t>
      </w:r>
      <w:r w:rsidR="00316E89" w:rsidRPr="00316E89">
        <w:rPr>
          <w:rFonts w:asciiTheme="minorHAnsi" w:hAnsiTheme="minorHAnsi" w:cstheme="minorHAnsi"/>
        </w:rPr>
        <w:t xml:space="preserve"> </w:t>
      </w:r>
      <w:r w:rsidR="00316E89">
        <w:rPr>
          <w:rFonts w:asciiTheme="minorHAnsi" w:hAnsiTheme="minorHAnsi" w:cstheme="minorHAnsi"/>
          <w:lang w:val="el-GR"/>
        </w:rPr>
        <w:t>με</w:t>
      </w:r>
      <w:r w:rsidR="00316E89" w:rsidRPr="00316E89">
        <w:rPr>
          <w:rFonts w:asciiTheme="minorHAnsi" w:hAnsiTheme="minorHAnsi" w:cstheme="minorHAnsi"/>
        </w:rPr>
        <w:t xml:space="preserve"> </w:t>
      </w:r>
      <w:r w:rsidR="00316E89">
        <w:rPr>
          <w:rFonts w:asciiTheme="minorHAnsi" w:hAnsiTheme="minorHAnsi" w:cstheme="minorHAnsi"/>
          <w:lang w:val="el-GR"/>
        </w:rPr>
        <w:t>το</w:t>
      </w:r>
      <w:r w:rsidR="00316E89" w:rsidRPr="00316E89">
        <w:rPr>
          <w:rFonts w:asciiTheme="minorHAnsi" w:hAnsiTheme="minorHAnsi" w:cstheme="minorHAnsi"/>
        </w:rPr>
        <w:t xml:space="preserve"> </w:t>
      </w:r>
      <w:r w:rsidR="00316E89">
        <w:rPr>
          <w:rFonts w:asciiTheme="minorHAnsi" w:hAnsiTheme="minorHAnsi" w:cstheme="minorHAnsi"/>
        </w:rPr>
        <w:t>LSC.</w:t>
      </w:r>
    </w:p>
    <w:p w14:paraId="1ECE12AE" w14:textId="77777777" w:rsidR="006D5D41" w:rsidRPr="00316E89" w:rsidRDefault="006D5D41" w:rsidP="00DE1E4A"/>
    <w:p w14:paraId="724618DC" w14:textId="77777777" w:rsidR="002E18FA" w:rsidRPr="002E18FA" w:rsidRDefault="00316E89" w:rsidP="002E18FA">
      <w:pPr>
        <w:rPr>
          <w:rFonts w:asciiTheme="majorHAnsi" w:hAnsiTheme="majorHAnsi" w:cstheme="majorHAnsi"/>
          <w:i/>
          <w:iCs/>
          <w:color w:val="0070C0"/>
        </w:rPr>
      </w:pPr>
      <w:r w:rsidRPr="00316E89">
        <w:rPr>
          <w:rFonts w:asciiTheme="majorHAnsi" w:hAnsiTheme="majorHAnsi" w:cstheme="majorHAnsi"/>
          <w:i/>
          <w:iCs/>
          <w:color w:val="0070C0"/>
        </w:rPr>
        <w:t>def</w:t>
      </w:r>
      <w:r w:rsidRPr="00316E89">
        <w:t xml:space="preserve"> </w:t>
      </w:r>
      <w:proofErr w:type="spellStart"/>
      <w:r w:rsidRPr="00316E89">
        <w:rPr>
          <w:rFonts w:asciiTheme="majorHAnsi" w:hAnsiTheme="majorHAnsi" w:cstheme="majorHAnsi"/>
          <w:i/>
          <w:iCs/>
          <w:color w:val="0070C0"/>
        </w:rPr>
        <w:t>post_processing_predict</w:t>
      </w:r>
      <w:proofErr w:type="spellEnd"/>
      <w:r>
        <w:rPr>
          <w:rFonts w:asciiTheme="majorHAnsi" w:hAnsiTheme="majorHAnsi" w:cstheme="majorHAnsi"/>
          <w:i/>
          <w:iCs/>
          <w:color w:val="0070C0"/>
        </w:rPr>
        <w:t xml:space="preserve"> &amp;</w:t>
      </w:r>
      <w:r w:rsidRPr="00316E89">
        <w:rPr>
          <w:rFonts w:asciiTheme="majorHAnsi" w:hAnsiTheme="majorHAnsi" w:cstheme="majorHAnsi"/>
          <w:i/>
          <w:iCs/>
          <w:color w:val="0070C0"/>
        </w:rPr>
        <w:t xml:space="preserve"> </w:t>
      </w:r>
      <w:proofErr w:type="spellStart"/>
      <w:r w:rsidRPr="00316E89">
        <w:rPr>
          <w:rFonts w:asciiTheme="majorHAnsi" w:hAnsiTheme="majorHAnsi" w:cstheme="majorHAnsi"/>
          <w:i/>
          <w:iCs/>
          <w:color w:val="0070C0"/>
        </w:rPr>
        <w:t>test_post_</w:t>
      </w:r>
      <w:proofErr w:type="gramStart"/>
      <w:r w:rsidRPr="00316E89">
        <w:rPr>
          <w:rFonts w:asciiTheme="majorHAnsi" w:hAnsiTheme="majorHAnsi" w:cstheme="majorHAnsi"/>
          <w:i/>
          <w:iCs/>
          <w:color w:val="0070C0"/>
        </w:rPr>
        <w:t>processing</w:t>
      </w:r>
      <w:proofErr w:type="spellEnd"/>
      <w:r w:rsidRPr="00316E89">
        <w:rPr>
          <w:rFonts w:asciiTheme="majorHAnsi" w:hAnsiTheme="majorHAnsi" w:cstheme="majorHAnsi"/>
          <w:i/>
          <w:iCs/>
          <w:color w:val="0070C0"/>
        </w:rPr>
        <w:t>(</w:t>
      </w:r>
      <w:proofErr w:type="gramEnd"/>
      <w:r w:rsidRPr="00316E89">
        <w:rPr>
          <w:rFonts w:asciiTheme="majorHAnsi" w:hAnsiTheme="majorHAnsi" w:cstheme="majorHAnsi"/>
          <w:i/>
          <w:iCs/>
          <w:color w:val="0070C0"/>
        </w:rPr>
        <w:t>predictions, labels):</w:t>
      </w:r>
    </w:p>
    <w:p w14:paraId="753AB46B" w14:textId="0D2F7FCA" w:rsidR="00316E89" w:rsidRPr="002E18FA" w:rsidRDefault="00316E89" w:rsidP="002E18FA">
      <w:pPr>
        <w:rPr>
          <w:rFonts w:asciiTheme="majorHAnsi" w:hAnsiTheme="majorHAnsi" w:cstheme="majorHAnsi"/>
          <w:i/>
          <w:iCs/>
          <w:color w:val="0070C0"/>
        </w:rPr>
      </w:pPr>
      <w:r>
        <w:rPr>
          <w:rFonts w:asciiTheme="minorHAnsi" w:hAnsiTheme="minorHAnsi" w:cstheme="minorHAnsi"/>
        </w:rPr>
        <w:t>To</w:t>
      </w:r>
      <w:r w:rsidRPr="00316E89">
        <w:rPr>
          <w:rFonts w:asciiTheme="minorHAnsi" w:hAnsiTheme="minorHAnsi" w:cstheme="minorHAnsi"/>
          <w:lang w:val="el-GR"/>
        </w:rPr>
        <w:t xml:space="preserve"> </w:t>
      </w:r>
      <w:r w:rsidRPr="00316E89">
        <w:rPr>
          <w:rFonts w:asciiTheme="minorHAnsi" w:hAnsiTheme="minorHAnsi" w:cstheme="minorHAnsi"/>
        </w:rPr>
        <w:t>Post</w:t>
      </w:r>
      <w:r w:rsidRPr="00316E89">
        <w:rPr>
          <w:rFonts w:asciiTheme="minorHAnsi" w:hAnsiTheme="minorHAnsi" w:cstheme="minorHAnsi"/>
          <w:lang w:val="el-GR"/>
        </w:rPr>
        <w:t>-</w:t>
      </w:r>
      <w:r w:rsidRPr="00316E89">
        <w:rPr>
          <w:rFonts w:asciiTheme="minorHAnsi" w:hAnsiTheme="minorHAnsi" w:cstheme="minorHAnsi"/>
        </w:rPr>
        <w:t>Processing</w:t>
      </w:r>
      <w:r w:rsidRPr="00316E89">
        <w:rPr>
          <w:rFonts w:asciiTheme="minorHAnsi" w:hAnsiTheme="minorHAnsi" w:cstheme="minorHAnsi"/>
          <w:lang w:val="el-GR"/>
        </w:rPr>
        <w:t xml:space="preserve"> </w:t>
      </w:r>
      <w:r w:rsidRPr="00316E89">
        <w:rPr>
          <w:rFonts w:asciiTheme="minorHAnsi" w:hAnsiTheme="minorHAnsi" w:cstheme="minorHAnsi"/>
        </w:rPr>
        <w:t>Median</w:t>
      </w:r>
      <w:r w:rsidRPr="00316E89">
        <w:rPr>
          <w:rFonts w:asciiTheme="minorHAnsi" w:hAnsiTheme="minorHAnsi" w:cstheme="minorHAnsi"/>
          <w:lang w:val="el-GR"/>
        </w:rPr>
        <w:t xml:space="preserve"> </w:t>
      </w:r>
      <w:r w:rsidRPr="00316E89">
        <w:rPr>
          <w:rFonts w:asciiTheme="minorHAnsi" w:hAnsiTheme="minorHAnsi" w:cstheme="minorHAnsi"/>
        </w:rPr>
        <w:t>Filter</w:t>
      </w:r>
      <w:r w:rsidRPr="00316E89">
        <w:rPr>
          <w:rFonts w:asciiTheme="minorHAnsi" w:hAnsiTheme="minorHAnsi" w:cstheme="minorHAnsi"/>
          <w:lang w:val="el-GR"/>
        </w:rPr>
        <w:t xml:space="preserve"> χρησιμοποιείται για να διορθώσει το πρόβλημα της αστάθειας στις προβλέψεις των </w:t>
      </w:r>
      <w:proofErr w:type="spellStart"/>
      <w:r w:rsidRPr="00316E89">
        <w:rPr>
          <w:rFonts w:asciiTheme="minorHAnsi" w:hAnsiTheme="minorHAnsi" w:cstheme="minorHAnsi"/>
          <w:lang w:val="el-GR"/>
        </w:rPr>
        <w:t>ταξινομητών</w:t>
      </w:r>
      <w:proofErr w:type="spellEnd"/>
      <w:r w:rsidRPr="00316E89">
        <w:rPr>
          <w:rFonts w:asciiTheme="minorHAnsi" w:hAnsiTheme="minorHAnsi" w:cstheme="minorHAnsi"/>
          <w:lang w:val="el-GR"/>
        </w:rPr>
        <w:t>. Οι προβλέψεις γίνονται κάθε 23</w:t>
      </w:r>
      <w:proofErr w:type="spellStart"/>
      <w:r w:rsidRPr="00316E89">
        <w:rPr>
          <w:rFonts w:asciiTheme="minorHAnsi" w:hAnsiTheme="minorHAnsi" w:cstheme="minorHAnsi"/>
        </w:rPr>
        <w:t>ms</w:t>
      </w:r>
      <w:proofErr w:type="spellEnd"/>
      <w:r w:rsidRPr="00316E89">
        <w:rPr>
          <w:rFonts w:asciiTheme="minorHAnsi" w:hAnsiTheme="minorHAnsi" w:cstheme="minorHAnsi"/>
          <w:lang w:val="el-GR"/>
        </w:rPr>
        <w:t xml:space="preserve"> (ένα </w:t>
      </w:r>
      <w:r w:rsidRPr="00316E89">
        <w:rPr>
          <w:rFonts w:asciiTheme="minorHAnsi" w:hAnsiTheme="minorHAnsi" w:cstheme="minorHAnsi"/>
        </w:rPr>
        <w:t>frame</w:t>
      </w:r>
      <w:r w:rsidRPr="00316E89">
        <w:rPr>
          <w:rFonts w:asciiTheme="minorHAnsi" w:hAnsiTheme="minorHAnsi" w:cstheme="minorHAnsi"/>
          <w:lang w:val="el-GR"/>
        </w:rPr>
        <w:t>), αλλά στην πράξη η ανθρώπινη ομιλία αλλάζει πολύ πιο αργά: τα φωνήματα διαρκούν 100–300</w:t>
      </w:r>
      <w:proofErr w:type="spellStart"/>
      <w:r w:rsidRPr="00316E89">
        <w:rPr>
          <w:rFonts w:asciiTheme="minorHAnsi" w:hAnsiTheme="minorHAnsi" w:cstheme="minorHAnsi"/>
        </w:rPr>
        <w:t>ms</w:t>
      </w:r>
      <w:proofErr w:type="spellEnd"/>
      <w:r w:rsidRPr="00316E89">
        <w:rPr>
          <w:rFonts w:asciiTheme="minorHAnsi" w:hAnsiTheme="minorHAnsi" w:cstheme="minorHAnsi"/>
          <w:lang w:val="el-GR"/>
        </w:rPr>
        <w:t>, οι λέξεις 500–2000</w:t>
      </w:r>
      <w:proofErr w:type="spellStart"/>
      <w:r w:rsidRPr="00316E89">
        <w:rPr>
          <w:rFonts w:asciiTheme="minorHAnsi" w:hAnsiTheme="minorHAnsi" w:cstheme="minorHAnsi"/>
        </w:rPr>
        <w:t>ms</w:t>
      </w:r>
      <w:proofErr w:type="spellEnd"/>
      <w:r w:rsidRPr="00316E89">
        <w:rPr>
          <w:rFonts w:asciiTheme="minorHAnsi" w:hAnsiTheme="minorHAnsi" w:cstheme="minorHAnsi"/>
          <w:lang w:val="el-GR"/>
        </w:rPr>
        <w:t>, και οι παύσεις μεταξύ τους 100–500</w:t>
      </w:r>
      <w:proofErr w:type="spellStart"/>
      <w:r w:rsidRPr="00316E89">
        <w:rPr>
          <w:rFonts w:asciiTheme="minorHAnsi" w:hAnsiTheme="minorHAnsi" w:cstheme="minorHAnsi"/>
        </w:rPr>
        <w:t>ms</w:t>
      </w:r>
      <w:proofErr w:type="spellEnd"/>
      <w:r w:rsidRPr="00316E89">
        <w:rPr>
          <w:rFonts w:asciiTheme="minorHAnsi" w:hAnsiTheme="minorHAnsi" w:cstheme="minorHAnsi"/>
          <w:lang w:val="el-GR"/>
        </w:rPr>
        <w:t xml:space="preserve">. Αυτό σημαίνει πως χωρίς </w:t>
      </w:r>
      <w:r w:rsidRPr="00316E89">
        <w:rPr>
          <w:rFonts w:asciiTheme="minorHAnsi" w:hAnsiTheme="minorHAnsi" w:cstheme="minorHAnsi"/>
        </w:rPr>
        <w:t>post</w:t>
      </w:r>
      <w:r w:rsidRPr="00316E89">
        <w:rPr>
          <w:rFonts w:asciiTheme="minorHAnsi" w:hAnsiTheme="minorHAnsi" w:cstheme="minorHAnsi"/>
          <w:lang w:val="el-GR"/>
        </w:rPr>
        <w:t>-</w:t>
      </w:r>
      <w:r w:rsidRPr="00316E89">
        <w:rPr>
          <w:rFonts w:asciiTheme="minorHAnsi" w:hAnsiTheme="minorHAnsi" w:cstheme="minorHAnsi"/>
        </w:rPr>
        <w:t>processing</w:t>
      </w:r>
      <w:r w:rsidRPr="00316E89">
        <w:rPr>
          <w:rFonts w:asciiTheme="minorHAnsi" w:hAnsiTheme="minorHAnsi" w:cstheme="minorHAnsi"/>
          <w:lang w:val="el-GR"/>
        </w:rPr>
        <w:t>, το αποτέλεσμα περιέχει “θόρυβο”, δηλαδή απότομες εναλλαγές 0→1→0 που δεν αντιστοιχούν σε πραγματική αλλαγή ομιλίας.</w:t>
      </w:r>
    </w:p>
    <w:p w14:paraId="6F63A0E0" w14:textId="1FC5F935" w:rsidR="00316E89" w:rsidRPr="00316E89" w:rsidRDefault="00316E89" w:rsidP="00316E89">
      <w:pPr>
        <w:pStyle w:val="p1"/>
        <w:jc w:val="both"/>
        <w:rPr>
          <w:rFonts w:asciiTheme="minorHAnsi" w:hAnsiTheme="minorHAnsi" w:cstheme="minorHAnsi"/>
          <w:lang w:val="el-GR"/>
        </w:rPr>
      </w:pPr>
      <w:r>
        <w:rPr>
          <w:rFonts w:asciiTheme="minorHAnsi" w:hAnsiTheme="minorHAnsi" w:cstheme="minorHAnsi"/>
          <w:lang w:val="el-GR"/>
        </w:rPr>
        <w:t xml:space="preserve">Συγκεκριμένα, </w:t>
      </w:r>
      <w:r w:rsidRPr="00316E89">
        <w:rPr>
          <w:rFonts w:asciiTheme="minorHAnsi" w:hAnsiTheme="minorHAnsi" w:cstheme="minorHAnsi"/>
          <w:lang w:val="el-GR"/>
        </w:rPr>
        <w:t xml:space="preserve">Το </w:t>
      </w:r>
      <w:proofErr w:type="spellStart"/>
      <w:r w:rsidRPr="00316E89">
        <w:rPr>
          <w:rStyle w:val="s1"/>
          <w:rFonts w:asciiTheme="minorHAnsi" w:hAnsiTheme="minorHAnsi" w:cstheme="minorHAnsi"/>
        </w:rPr>
        <w:t>medfilt</w:t>
      </w:r>
      <w:proofErr w:type="spellEnd"/>
      <w:r w:rsidRPr="00316E89">
        <w:rPr>
          <w:rStyle w:val="s1"/>
          <w:rFonts w:asciiTheme="minorHAnsi" w:hAnsiTheme="minorHAnsi" w:cstheme="minorHAnsi"/>
          <w:lang w:val="el-GR"/>
        </w:rPr>
        <w:t>()</w:t>
      </w:r>
      <w:r w:rsidRPr="00316E89">
        <w:rPr>
          <w:rFonts w:asciiTheme="minorHAnsi" w:hAnsiTheme="minorHAnsi" w:cstheme="minorHAnsi"/>
          <w:lang w:val="el-GR"/>
        </w:rPr>
        <w:t xml:space="preserve"> εφαρμόζει </w:t>
      </w:r>
      <w:r w:rsidRPr="00316E89">
        <w:rPr>
          <w:rFonts w:asciiTheme="minorHAnsi" w:hAnsiTheme="minorHAnsi" w:cstheme="minorHAnsi"/>
        </w:rPr>
        <w:t>median</w:t>
      </w:r>
      <w:r w:rsidRPr="00316E89">
        <w:rPr>
          <w:rFonts w:asciiTheme="minorHAnsi" w:hAnsiTheme="minorHAnsi" w:cstheme="minorHAnsi"/>
          <w:lang w:val="el-GR"/>
        </w:rPr>
        <w:t xml:space="preserve"> </w:t>
      </w:r>
      <w:r w:rsidRPr="00316E89">
        <w:rPr>
          <w:rFonts w:asciiTheme="minorHAnsi" w:hAnsiTheme="minorHAnsi" w:cstheme="minorHAnsi"/>
        </w:rPr>
        <w:t>filtering</w:t>
      </w:r>
      <w:r w:rsidRPr="00316E89">
        <w:rPr>
          <w:rFonts w:asciiTheme="minorHAnsi" w:hAnsiTheme="minorHAnsi" w:cstheme="minorHAnsi"/>
          <w:lang w:val="el-GR"/>
        </w:rPr>
        <w:t xml:space="preserve">: σε κάθε </w:t>
      </w:r>
      <w:r w:rsidRPr="00316E89">
        <w:rPr>
          <w:rFonts w:asciiTheme="minorHAnsi" w:hAnsiTheme="minorHAnsi" w:cstheme="minorHAnsi"/>
        </w:rPr>
        <w:t>frame</w:t>
      </w:r>
      <w:r w:rsidRPr="00316E89">
        <w:rPr>
          <w:rFonts w:asciiTheme="minorHAnsi" w:hAnsiTheme="minorHAnsi" w:cstheme="minorHAnsi"/>
          <w:lang w:val="el-GR"/>
        </w:rPr>
        <w:t xml:space="preserve"> παίρνει το “μεσαίο” στοιχείο από ένα παράθυρο γειτονικών </w:t>
      </w:r>
      <w:r w:rsidRPr="00316E89">
        <w:rPr>
          <w:rFonts w:asciiTheme="minorHAnsi" w:hAnsiTheme="minorHAnsi" w:cstheme="minorHAnsi"/>
        </w:rPr>
        <w:t>frames</w:t>
      </w:r>
      <w:r w:rsidRPr="00316E89">
        <w:rPr>
          <w:rFonts w:asciiTheme="minorHAnsi" w:hAnsiTheme="minorHAnsi" w:cstheme="minorHAnsi"/>
          <w:lang w:val="el-GR"/>
        </w:rPr>
        <w:t xml:space="preserve"> (π.χ. 3 ή 5) και το χρησιμοποιεί για εξομάλυνση. Για να λειτουργήσει, μετατρέπουμε πρώτα τις προβλέψεις σε </w:t>
      </w:r>
      <w:r w:rsidRPr="00316E89">
        <w:rPr>
          <w:rFonts w:asciiTheme="minorHAnsi" w:hAnsiTheme="minorHAnsi" w:cstheme="minorHAnsi"/>
        </w:rPr>
        <w:t>float</w:t>
      </w:r>
      <w:r w:rsidRPr="00316E89">
        <w:rPr>
          <w:rFonts w:asciiTheme="minorHAnsi" w:hAnsiTheme="minorHAnsi" w:cstheme="minorHAnsi"/>
          <w:lang w:val="el-GR"/>
        </w:rPr>
        <w:t xml:space="preserve">. Αφού εφαρμοστεί το φίλτρο, επαναφέρουμε τα δεδομένα σε </w:t>
      </w:r>
      <w:r w:rsidRPr="00316E89">
        <w:rPr>
          <w:rFonts w:asciiTheme="minorHAnsi" w:hAnsiTheme="minorHAnsi" w:cstheme="minorHAnsi"/>
        </w:rPr>
        <w:t>binary</w:t>
      </w:r>
      <w:r w:rsidRPr="00316E89">
        <w:rPr>
          <w:rFonts w:asciiTheme="minorHAnsi" w:hAnsiTheme="minorHAnsi" w:cstheme="minorHAnsi"/>
          <w:lang w:val="el-GR"/>
        </w:rPr>
        <w:t xml:space="preserve"> (0 ή 1) με </w:t>
      </w:r>
      <w:r w:rsidRPr="00316E89">
        <w:rPr>
          <w:rFonts w:asciiTheme="minorHAnsi" w:hAnsiTheme="minorHAnsi" w:cstheme="minorHAnsi"/>
        </w:rPr>
        <w:t>threshold</w:t>
      </w:r>
      <w:r w:rsidRPr="00316E89">
        <w:rPr>
          <w:rFonts w:asciiTheme="minorHAnsi" w:hAnsiTheme="minorHAnsi" w:cstheme="minorHAnsi"/>
          <w:lang w:val="el-GR"/>
        </w:rPr>
        <w:t xml:space="preserve"> 0.5. Έτσι, </w:t>
      </w:r>
      <w:r>
        <w:rPr>
          <w:rFonts w:asciiTheme="minorHAnsi" w:hAnsiTheme="minorHAnsi" w:cstheme="minorHAnsi"/>
          <w:lang w:val="el-GR"/>
        </w:rPr>
        <w:t xml:space="preserve">διαγράφονται </w:t>
      </w:r>
      <w:r w:rsidRPr="00316E89">
        <w:rPr>
          <w:rFonts w:asciiTheme="minorHAnsi" w:hAnsiTheme="minorHAnsi" w:cstheme="minorHAnsi"/>
          <w:lang w:val="el-GR"/>
        </w:rPr>
        <w:t>απομονωμένες λανθασμένες προβλέψεις.</w:t>
      </w:r>
    </w:p>
    <w:p w14:paraId="0A662F06" w14:textId="77777777" w:rsidR="00316E89" w:rsidRPr="00316E89" w:rsidRDefault="00316E89" w:rsidP="00316E89">
      <w:pPr>
        <w:pStyle w:val="p1"/>
        <w:jc w:val="both"/>
        <w:rPr>
          <w:rFonts w:asciiTheme="minorHAnsi" w:hAnsiTheme="minorHAnsi" w:cstheme="minorHAnsi"/>
        </w:rPr>
      </w:pPr>
      <w:r w:rsidRPr="00316E89">
        <w:rPr>
          <w:rFonts w:asciiTheme="minorHAnsi" w:hAnsiTheme="minorHAnsi" w:cstheme="minorHAnsi"/>
        </w:rPr>
        <w:t xml:space="preserve">Η </w:t>
      </w:r>
      <w:proofErr w:type="spellStart"/>
      <w:r w:rsidRPr="00316E89">
        <w:rPr>
          <w:rStyle w:val="s1"/>
          <w:rFonts w:asciiTheme="minorHAnsi" w:hAnsiTheme="minorHAnsi" w:cstheme="minorHAnsi"/>
        </w:rPr>
        <w:t>test_post_</w:t>
      </w:r>
      <w:proofErr w:type="gramStart"/>
      <w:r w:rsidRPr="00316E89">
        <w:rPr>
          <w:rStyle w:val="s1"/>
          <w:rFonts w:asciiTheme="minorHAnsi" w:hAnsiTheme="minorHAnsi" w:cstheme="minorHAnsi"/>
        </w:rPr>
        <w:t>processing</w:t>
      </w:r>
      <w:proofErr w:type="spellEnd"/>
      <w:r w:rsidRPr="00316E89">
        <w:rPr>
          <w:rStyle w:val="s1"/>
          <w:rFonts w:asciiTheme="minorHAnsi" w:hAnsiTheme="minorHAnsi" w:cstheme="minorHAnsi"/>
        </w:rPr>
        <w:t>(</w:t>
      </w:r>
      <w:proofErr w:type="gramEnd"/>
      <w:r w:rsidRPr="00316E89">
        <w:rPr>
          <w:rStyle w:val="s1"/>
          <w:rFonts w:asciiTheme="minorHAnsi" w:hAnsiTheme="minorHAnsi" w:cstheme="minorHAnsi"/>
        </w:rPr>
        <w:t>)</w:t>
      </w:r>
      <w:r w:rsidRPr="00316E89">
        <w:rPr>
          <w:rFonts w:asciiTheme="minorHAnsi" w:hAnsiTheme="minorHAnsi" w:cstheme="minorHAnsi"/>
        </w:rPr>
        <w:t xml:space="preserve"> </w:t>
      </w:r>
      <w:proofErr w:type="spellStart"/>
      <w:r w:rsidRPr="00316E89">
        <w:rPr>
          <w:rFonts w:asciiTheme="minorHAnsi" w:hAnsiTheme="minorHAnsi" w:cstheme="minorHAnsi"/>
        </w:rPr>
        <w:t>δοκιμάζει</w:t>
      </w:r>
      <w:proofErr w:type="spellEnd"/>
      <w:r w:rsidRPr="00316E89">
        <w:rPr>
          <w:rFonts w:asciiTheme="minorHAnsi" w:hAnsiTheme="minorHAnsi" w:cstheme="minorHAnsi"/>
        </w:rPr>
        <w:t xml:space="preserve"> </w:t>
      </w:r>
      <w:proofErr w:type="spellStart"/>
      <w:r w:rsidRPr="00316E89">
        <w:rPr>
          <w:rFonts w:asciiTheme="minorHAnsi" w:hAnsiTheme="minorHAnsi" w:cstheme="minorHAnsi"/>
        </w:rPr>
        <w:t>διάφορ</w:t>
      </w:r>
      <w:proofErr w:type="spellEnd"/>
      <w:r w:rsidRPr="00316E89">
        <w:rPr>
          <w:rFonts w:asciiTheme="minorHAnsi" w:hAnsiTheme="minorHAnsi" w:cstheme="minorHAnsi"/>
        </w:rPr>
        <w:t xml:space="preserve">α kernel sizes (3, 5, 7, 9) και </w:t>
      </w:r>
      <w:proofErr w:type="spellStart"/>
      <w:r w:rsidRPr="00316E89">
        <w:rPr>
          <w:rFonts w:asciiTheme="minorHAnsi" w:hAnsiTheme="minorHAnsi" w:cstheme="minorHAnsi"/>
        </w:rPr>
        <w:t>μετρά</w:t>
      </w:r>
      <w:proofErr w:type="spellEnd"/>
      <w:r w:rsidRPr="00316E89">
        <w:rPr>
          <w:rFonts w:asciiTheme="minorHAnsi" w:hAnsiTheme="minorHAnsi" w:cstheme="minorHAnsi"/>
        </w:rPr>
        <w:t>:</w:t>
      </w:r>
    </w:p>
    <w:p w14:paraId="0D26AA1C" w14:textId="77777777" w:rsidR="00316E89" w:rsidRPr="00316E89" w:rsidRDefault="00316E89" w:rsidP="00316E89">
      <w:pPr>
        <w:pStyle w:val="p1"/>
        <w:numPr>
          <w:ilvl w:val="0"/>
          <w:numId w:val="54"/>
        </w:numPr>
        <w:jc w:val="both"/>
        <w:rPr>
          <w:rFonts w:asciiTheme="minorHAnsi" w:hAnsiTheme="minorHAnsi" w:cstheme="minorHAnsi"/>
          <w:lang w:val="el-GR"/>
        </w:rPr>
      </w:pPr>
      <w:r w:rsidRPr="00316E89">
        <w:rPr>
          <w:rStyle w:val="s1"/>
          <w:rFonts w:asciiTheme="minorHAnsi" w:hAnsiTheme="minorHAnsi" w:cstheme="minorHAnsi"/>
        </w:rPr>
        <w:t>Accuracy</w:t>
      </w:r>
      <w:r w:rsidRPr="00316E89">
        <w:rPr>
          <w:rFonts w:asciiTheme="minorHAnsi" w:hAnsiTheme="minorHAnsi" w:cstheme="minorHAnsi"/>
          <w:lang w:val="el-GR"/>
        </w:rPr>
        <w:t>: πόσο βελτιώνεται η πρόβλεψη συνολικά.</w:t>
      </w:r>
    </w:p>
    <w:p w14:paraId="2AA81480" w14:textId="415F08D5" w:rsidR="00316E89" w:rsidRPr="00316E89" w:rsidRDefault="00316E89" w:rsidP="00316E89">
      <w:pPr>
        <w:pStyle w:val="p1"/>
        <w:numPr>
          <w:ilvl w:val="0"/>
          <w:numId w:val="54"/>
        </w:numPr>
        <w:jc w:val="both"/>
        <w:rPr>
          <w:rFonts w:asciiTheme="minorHAnsi" w:hAnsiTheme="minorHAnsi" w:cstheme="minorHAnsi"/>
          <w:lang w:val="el-GR"/>
        </w:rPr>
      </w:pPr>
      <w:r w:rsidRPr="00316E89">
        <w:rPr>
          <w:rStyle w:val="s1"/>
          <w:rFonts w:asciiTheme="minorHAnsi" w:hAnsiTheme="minorHAnsi" w:cstheme="minorHAnsi"/>
        </w:rPr>
        <w:t>Segments</w:t>
      </w:r>
      <w:r w:rsidRPr="00316E89">
        <w:rPr>
          <w:rFonts w:asciiTheme="minorHAnsi" w:hAnsiTheme="minorHAnsi" w:cstheme="minorHAnsi"/>
          <w:lang w:val="el-GR"/>
        </w:rPr>
        <w:t>: πόσα διαφορετικά τμήματα ανιχνεύονται</w:t>
      </w:r>
      <w:r>
        <w:rPr>
          <w:rFonts w:asciiTheme="minorHAnsi" w:hAnsiTheme="minorHAnsi" w:cstheme="minorHAnsi"/>
          <w:lang w:val="el-GR"/>
        </w:rPr>
        <w:t xml:space="preserve"> αφού </w:t>
      </w:r>
      <w:r w:rsidRPr="00316E89">
        <w:rPr>
          <w:rFonts w:asciiTheme="minorHAnsi" w:hAnsiTheme="minorHAnsi" w:cstheme="minorHAnsi"/>
          <w:lang w:val="el-GR"/>
        </w:rPr>
        <w:t xml:space="preserve">λιγότερα σημαίνουν πιο </w:t>
      </w:r>
      <w:r>
        <w:rPr>
          <w:rFonts w:asciiTheme="minorHAnsi" w:hAnsiTheme="minorHAnsi" w:cstheme="minorHAnsi"/>
          <w:lang w:val="el-GR"/>
        </w:rPr>
        <w:t>πραγματική</w:t>
      </w:r>
      <w:r w:rsidRPr="00316E89">
        <w:rPr>
          <w:rFonts w:asciiTheme="minorHAnsi" w:hAnsiTheme="minorHAnsi" w:cstheme="minorHAnsi"/>
          <w:lang w:val="el-GR"/>
        </w:rPr>
        <w:t xml:space="preserve"> συμπεριφορά.</w:t>
      </w:r>
    </w:p>
    <w:p w14:paraId="1B68DF67" w14:textId="5757AB24" w:rsidR="00316E89" w:rsidRDefault="00316E89" w:rsidP="00B71336">
      <w:pPr>
        <w:pStyle w:val="p1"/>
        <w:jc w:val="both"/>
        <w:rPr>
          <w:rFonts w:asciiTheme="minorHAnsi" w:hAnsiTheme="minorHAnsi" w:cstheme="minorHAnsi"/>
          <w:lang w:val="el-GR"/>
        </w:rPr>
      </w:pPr>
      <w:r w:rsidRPr="00316E89">
        <w:rPr>
          <w:rFonts w:asciiTheme="minorHAnsi" w:hAnsiTheme="minorHAnsi" w:cstheme="minorHAnsi"/>
          <w:lang w:val="el-GR"/>
        </w:rPr>
        <w:t xml:space="preserve">Σε </w:t>
      </w:r>
      <w:r w:rsidRPr="00316E89">
        <w:rPr>
          <w:rFonts w:asciiTheme="minorHAnsi" w:hAnsiTheme="minorHAnsi" w:cstheme="minorHAnsi"/>
        </w:rPr>
        <w:t>training</w:t>
      </w:r>
      <w:r w:rsidRPr="00316E89">
        <w:rPr>
          <w:rFonts w:asciiTheme="minorHAnsi" w:hAnsiTheme="minorHAnsi" w:cstheme="minorHAnsi"/>
          <w:lang w:val="el-GR"/>
        </w:rPr>
        <w:t xml:space="preserve"> δεδομένα χρησιμοποιείται μικρό </w:t>
      </w:r>
      <w:r w:rsidRPr="00316E89">
        <w:rPr>
          <w:rFonts w:asciiTheme="minorHAnsi" w:hAnsiTheme="minorHAnsi" w:cstheme="minorHAnsi"/>
        </w:rPr>
        <w:t>kernel</w:t>
      </w:r>
      <w:r w:rsidRPr="00316E89">
        <w:rPr>
          <w:rFonts w:asciiTheme="minorHAnsi" w:hAnsiTheme="minorHAnsi" w:cstheme="minorHAnsi"/>
          <w:lang w:val="el-GR"/>
        </w:rPr>
        <w:t xml:space="preserve"> (π.χ. 5 ή 7), ενώ σε </w:t>
      </w:r>
      <w:r w:rsidRPr="00316E89">
        <w:rPr>
          <w:rFonts w:asciiTheme="minorHAnsi" w:hAnsiTheme="minorHAnsi" w:cstheme="minorHAnsi"/>
        </w:rPr>
        <w:t>testing</w:t>
      </w:r>
      <w:r w:rsidRPr="00316E89">
        <w:rPr>
          <w:rFonts w:asciiTheme="minorHAnsi" w:hAnsiTheme="minorHAnsi" w:cstheme="minorHAnsi"/>
          <w:lang w:val="el-GR"/>
        </w:rPr>
        <w:t xml:space="preserve">, χρησιμοποιείται μεγάλο </w:t>
      </w:r>
      <w:r w:rsidRPr="00316E89">
        <w:rPr>
          <w:rFonts w:asciiTheme="minorHAnsi" w:hAnsiTheme="minorHAnsi" w:cstheme="minorHAnsi"/>
        </w:rPr>
        <w:t>kernel</w:t>
      </w:r>
      <w:r w:rsidRPr="00316E89">
        <w:rPr>
          <w:rFonts w:asciiTheme="minorHAnsi" w:hAnsiTheme="minorHAnsi" w:cstheme="minorHAnsi"/>
          <w:lang w:val="el-GR"/>
        </w:rPr>
        <w:t xml:space="preserve"> (π.χ. 41 ή 81)</w:t>
      </w:r>
      <w:r w:rsidR="00B71336">
        <w:rPr>
          <w:rFonts w:asciiTheme="minorHAnsi" w:hAnsiTheme="minorHAnsi" w:cstheme="minorHAnsi"/>
          <w:lang w:val="el-GR"/>
        </w:rPr>
        <w:t>, αφού α</w:t>
      </w:r>
      <w:r w:rsidRPr="00316E89">
        <w:rPr>
          <w:rFonts w:asciiTheme="minorHAnsi" w:hAnsiTheme="minorHAnsi" w:cstheme="minorHAnsi"/>
          <w:lang w:val="el-GR"/>
        </w:rPr>
        <w:t xml:space="preserve">υτό μειώνει τα σφάλματα και κάνει τις προβλέψεις πιο σταθερές. </w:t>
      </w:r>
      <w:r w:rsidR="00B71336">
        <w:rPr>
          <w:rFonts w:asciiTheme="minorHAnsi" w:hAnsiTheme="minorHAnsi" w:cstheme="minorHAnsi"/>
          <w:lang w:val="el-GR"/>
        </w:rPr>
        <w:t>Μάλιστα, π</w:t>
      </w:r>
      <w:r w:rsidRPr="00316E89">
        <w:rPr>
          <w:rFonts w:asciiTheme="minorHAnsi" w:hAnsiTheme="minorHAnsi" w:cstheme="minorHAnsi"/>
          <w:lang w:val="el-GR"/>
        </w:rPr>
        <w:t xml:space="preserve">ριν το φίλτρο </w:t>
      </w:r>
      <w:r w:rsidR="00B71336">
        <w:rPr>
          <w:rFonts w:asciiTheme="minorHAnsi" w:hAnsiTheme="minorHAnsi" w:cstheme="minorHAnsi"/>
          <w:lang w:val="el-GR"/>
        </w:rPr>
        <w:t>υπήρχαν</w:t>
      </w:r>
      <w:r w:rsidRPr="00316E89">
        <w:rPr>
          <w:rFonts w:asciiTheme="minorHAnsi" w:hAnsiTheme="minorHAnsi" w:cstheme="minorHAnsi"/>
          <w:lang w:val="el-GR"/>
        </w:rPr>
        <w:t xml:space="preserve"> 234 </w:t>
      </w:r>
      <w:r w:rsidRPr="00316E89">
        <w:rPr>
          <w:rFonts w:asciiTheme="minorHAnsi" w:hAnsiTheme="minorHAnsi" w:cstheme="minorHAnsi"/>
        </w:rPr>
        <w:t>segments</w:t>
      </w:r>
      <w:r w:rsidRPr="00316E89">
        <w:rPr>
          <w:rFonts w:asciiTheme="minorHAnsi" w:hAnsiTheme="minorHAnsi" w:cstheme="minorHAnsi"/>
          <w:lang w:val="el-GR"/>
        </w:rPr>
        <w:t xml:space="preserve"> και </w:t>
      </w:r>
      <w:r w:rsidRPr="00316E89">
        <w:rPr>
          <w:rFonts w:asciiTheme="minorHAnsi" w:hAnsiTheme="minorHAnsi" w:cstheme="minorHAnsi"/>
        </w:rPr>
        <w:t>accuracy</w:t>
      </w:r>
      <w:r w:rsidRPr="00316E89">
        <w:rPr>
          <w:rFonts w:asciiTheme="minorHAnsi" w:hAnsiTheme="minorHAnsi" w:cstheme="minorHAnsi"/>
          <w:lang w:val="el-GR"/>
        </w:rPr>
        <w:t xml:space="preserve"> 0.823. Μετά το φίλτρο (</w:t>
      </w:r>
      <w:r w:rsidRPr="00316E89">
        <w:rPr>
          <w:rFonts w:asciiTheme="minorHAnsi" w:hAnsiTheme="minorHAnsi" w:cstheme="minorHAnsi"/>
        </w:rPr>
        <w:t>kernel</w:t>
      </w:r>
      <w:r w:rsidRPr="00316E89">
        <w:rPr>
          <w:rFonts w:asciiTheme="minorHAnsi" w:hAnsiTheme="minorHAnsi" w:cstheme="minorHAnsi"/>
          <w:lang w:val="el-GR"/>
        </w:rPr>
        <w:t xml:space="preserve"> 5) </w:t>
      </w:r>
      <w:r w:rsidR="00B71336">
        <w:rPr>
          <w:rFonts w:asciiTheme="minorHAnsi" w:hAnsiTheme="minorHAnsi" w:cstheme="minorHAnsi"/>
          <w:lang w:val="el-GR"/>
        </w:rPr>
        <w:t>υπάρχουν</w:t>
      </w:r>
      <w:r w:rsidRPr="00316E89">
        <w:rPr>
          <w:rFonts w:asciiTheme="minorHAnsi" w:hAnsiTheme="minorHAnsi" w:cstheme="minorHAnsi"/>
          <w:lang w:val="el-GR"/>
        </w:rPr>
        <w:t xml:space="preserve"> στα 45 </w:t>
      </w:r>
      <w:r w:rsidRPr="00316E89">
        <w:rPr>
          <w:rFonts w:asciiTheme="minorHAnsi" w:hAnsiTheme="minorHAnsi" w:cstheme="minorHAnsi"/>
        </w:rPr>
        <w:t>segments</w:t>
      </w:r>
      <w:r w:rsidRPr="00316E89">
        <w:rPr>
          <w:rFonts w:asciiTheme="minorHAnsi" w:hAnsiTheme="minorHAnsi" w:cstheme="minorHAnsi"/>
          <w:lang w:val="el-GR"/>
        </w:rPr>
        <w:t xml:space="preserve"> και το </w:t>
      </w:r>
      <w:r w:rsidRPr="00316E89">
        <w:rPr>
          <w:rFonts w:asciiTheme="minorHAnsi" w:hAnsiTheme="minorHAnsi" w:cstheme="minorHAnsi"/>
        </w:rPr>
        <w:t>accuracy</w:t>
      </w:r>
      <w:r w:rsidRPr="00316E89">
        <w:rPr>
          <w:rFonts w:asciiTheme="minorHAnsi" w:hAnsiTheme="minorHAnsi" w:cstheme="minorHAnsi"/>
          <w:lang w:val="el-GR"/>
        </w:rPr>
        <w:t xml:space="preserve"> ανεβαίνει στο 0.856.</w:t>
      </w:r>
    </w:p>
    <w:p w14:paraId="19B71ECA" w14:textId="77777777" w:rsidR="002E18FA" w:rsidRPr="002E18FA" w:rsidRDefault="00B71336" w:rsidP="002E18FA">
      <w:pPr>
        <w:rPr>
          <w:rFonts w:asciiTheme="majorHAnsi" w:hAnsiTheme="majorHAnsi" w:cstheme="majorHAnsi"/>
          <w:i/>
          <w:iCs/>
          <w:color w:val="0070C0"/>
        </w:rPr>
      </w:pPr>
      <w:r w:rsidRPr="00B71336">
        <w:rPr>
          <w:rFonts w:asciiTheme="majorHAnsi" w:hAnsiTheme="majorHAnsi" w:cstheme="majorHAnsi"/>
          <w:i/>
          <w:iCs/>
          <w:color w:val="0070C0"/>
        </w:rPr>
        <w:t xml:space="preserve">def </w:t>
      </w:r>
      <w:proofErr w:type="spellStart"/>
      <w:r w:rsidRPr="00B71336">
        <w:rPr>
          <w:rFonts w:asciiTheme="majorHAnsi" w:hAnsiTheme="majorHAnsi" w:cstheme="majorHAnsi"/>
          <w:i/>
          <w:iCs/>
          <w:color w:val="0070C0"/>
        </w:rPr>
        <w:t>convert_frames_to_</w:t>
      </w:r>
      <w:proofErr w:type="gramStart"/>
      <w:r w:rsidRPr="00B71336">
        <w:rPr>
          <w:rFonts w:asciiTheme="majorHAnsi" w:hAnsiTheme="majorHAnsi" w:cstheme="majorHAnsi"/>
          <w:i/>
          <w:iCs/>
          <w:color w:val="0070C0"/>
        </w:rPr>
        <w:t>segments</w:t>
      </w:r>
      <w:proofErr w:type="spellEnd"/>
      <w:r w:rsidRPr="00B71336">
        <w:rPr>
          <w:rFonts w:asciiTheme="majorHAnsi" w:hAnsiTheme="majorHAnsi" w:cstheme="majorHAnsi"/>
          <w:i/>
          <w:iCs/>
          <w:color w:val="0070C0"/>
        </w:rPr>
        <w:t>(</w:t>
      </w:r>
      <w:proofErr w:type="gramEnd"/>
      <w:r w:rsidRPr="00B71336">
        <w:rPr>
          <w:rFonts w:asciiTheme="majorHAnsi" w:hAnsiTheme="majorHAnsi" w:cstheme="majorHAnsi"/>
          <w:i/>
          <w:iCs/>
          <w:color w:val="0070C0"/>
        </w:rPr>
        <w:t xml:space="preserve">predictions, </w:t>
      </w:r>
      <w:proofErr w:type="spellStart"/>
      <w:r w:rsidRPr="00B71336">
        <w:rPr>
          <w:rFonts w:asciiTheme="majorHAnsi" w:hAnsiTheme="majorHAnsi" w:cstheme="majorHAnsi"/>
          <w:i/>
          <w:iCs/>
          <w:color w:val="0070C0"/>
        </w:rPr>
        <w:t>hop_length</w:t>
      </w:r>
      <w:proofErr w:type="spellEnd"/>
      <w:r w:rsidRPr="00B71336">
        <w:rPr>
          <w:rFonts w:asciiTheme="majorHAnsi" w:hAnsiTheme="majorHAnsi" w:cstheme="majorHAnsi"/>
          <w:i/>
          <w:iCs/>
          <w:color w:val="0070C0"/>
        </w:rPr>
        <w:t xml:space="preserve">=512, </w:t>
      </w:r>
      <w:proofErr w:type="spellStart"/>
      <w:r w:rsidRPr="00B71336">
        <w:rPr>
          <w:rFonts w:asciiTheme="majorHAnsi" w:hAnsiTheme="majorHAnsi" w:cstheme="majorHAnsi"/>
          <w:i/>
          <w:iCs/>
          <w:color w:val="0070C0"/>
        </w:rPr>
        <w:t>sr</w:t>
      </w:r>
      <w:proofErr w:type="spellEnd"/>
      <w:r w:rsidRPr="00B71336">
        <w:rPr>
          <w:rFonts w:asciiTheme="majorHAnsi" w:hAnsiTheme="majorHAnsi" w:cstheme="majorHAnsi"/>
          <w:i/>
          <w:iCs/>
          <w:color w:val="0070C0"/>
        </w:rPr>
        <w:t>=22050):</w:t>
      </w:r>
    </w:p>
    <w:p w14:paraId="1907D379" w14:textId="2B954CFC" w:rsidR="00B71336" w:rsidRPr="002E18FA" w:rsidRDefault="00B71336" w:rsidP="002E18FA">
      <w:pPr>
        <w:rPr>
          <w:rFonts w:asciiTheme="majorHAnsi" w:hAnsiTheme="majorHAnsi" w:cstheme="majorHAnsi"/>
          <w:i/>
          <w:iCs/>
          <w:color w:val="0070C0"/>
        </w:rPr>
      </w:pPr>
      <w:r w:rsidRPr="00B71336">
        <w:rPr>
          <w:rFonts w:asciiTheme="minorHAnsi" w:hAnsiTheme="minorHAnsi" w:cstheme="minorHAnsi"/>
          <w:lang w:val="el-GR"/>
        </w:rPr>
        <w:t>Η</w:t>
      </w:r>
      <w:r w:rsidRPr="00B71336">
        <w:rPr>
          <w:rFonts w:asciiTheme="minorHAnsi" w:hAnsiTheme="minorHAnsi" w:cstheme="minorHAnsi"/>
        </w:rPr>
        <w:t xml:space="preserve"> </w:t>
      </w:r>
      <w:r w:rsidRPr="00B71336">
        <w:rPr>
          <w:rFonts w:asciiTheme="minorHAnsi" w:hAnsiTheme="minorHAnsi" w:cstheme="minorHAnsi"/>
          <w:lang w:val="el-GR"/>
        </w:rPr>
        <w:t>συνάρτηση</w:t>
      </w:r>
      <w:r w:rsidRPr="00B71336">
        <w:rPr>
          <w:rFonts w:asciiTheme="minorHAnsi" w:hAnsiTheme="minorHAnsi" w:cstheme="minorHAnsi"/>
        </w:rPr>
        <w:t xml:space="preserve"> </w:t>
      </w:r>
      <w:proofErr w:type="spellStart"/>
      <w:r w:rsidRPr="00B71336">
        <w:rPr>
          <w:rFonts w:asciiTheme="minorHAnsi" w:hAnsiTheme="minorHAnsi" w:cstheme="minorHAnsi"/>
        </w:rPr>
        <w:t>convert_frames_to_segments</w:t>
      </w:r>
      <w:proofErr w:type="spellEnd"/>
      <w:r w:rsidRPr="00B71336">
        <w:rPr>
          <w:rFonts w:asciiTheme="minorHAnsi" w:hAnsiTheme="minorHAnsi" w:cstheme="minorHAnsi"/>
        </w:rPr>
        <w:t xml:space="preserve">() </w:t>
      </w:r>
      <w:r w:rsidRPr="00B71336">
        <w:rPr>
          <w:rFonts w:asciiTheme="minorHAnsi" w:hAnsiTheme="minorHAnsi" w:cstheme="minorHAnsi"/>
          <w:lang w:val="el-GR"/>
        </w:rPr>
        <w:t>μετατρέπει</w:t>
      </w:r>
      <w:r w:rsidRPr="00B71336">
        <w:rPr>
          <w:rFonts w:asciiTheme="minorHAnsi" w:hAnsiTheme="minorHAnsi" w:cstheme="minorHAnsi"/>
        </w:rPr>
        <w:t xml:space="preserve"> </w:t>
      </w:r>
      <w:r w:rsidRPr="00B71336">
        <w:rPr>
          <w:rFonts w:asciiTheme="minorHAnsi" w:hAnsiTheme="minorHAnsi" w:cstheme="minorHAnsi"/>
          <w:lang w:val="el-GR"/>
        </w:rPr>
        <w:t>τις</w:t>
      </w:r>
      <w:r w:rsidRPr="00B71336">
        <w:rPr>
          <w:rFonts w:asciiTheme="minorHAnsi" w:hAnsiTheme="minorHAnsi" w:cstheme="minorHAnsi"/>
        </w:rPr>
        <w:t xml:space="preserve"> </w:t>
      </w:r>
      <w:r w:rsidRPr="00B71336">
        <w:rPr>
          <w:rFonts w:asciiTheme="minorHAnsi" w:hAnsiTheme="minorHAnsi" w:cstheme="minorHAnsi"/>
          <w:lang w:val="el-GR"/>
        </w:rPr>
        <w:t>προβλέψεις</w:t>
      </w:r>
      <w:r w:rsidRPr="00B71336">
        <w:rPr>
          <w:rFonts w:asciiTheme="minorHAnsi" w:hAnsiTheme="minorHAnsi" w:cstheme="minorHAnsi"/>
        </w:rPr>
        <w:t xml:space="preserve"> </w:t>
      </w:r>
      <w:r>
        <w:rPr>
          <w:rFonts w:asciiTheme="minorHAnsi" w:hAnsiTheme="minorHAnsi" w:cstheme="minorHAnsi"/>
        </w:rPr>
        <w:t>frame by frame</w:t>
      </w:r>
      <w:r w:rsidRPr="00B71336">
        <w:rPr>
          <w:rFonts w:asciiTheme="minorHAnsi" w:hAnsiTheme="minorHAnsi" w:cstheme="minorHAnsi"/>
          <w:lang w:val="el-GR"/>
        </w:rPr>
        <w:t>καρέ</w:t>
      </w:r>
      <w:r w:rsidRPr="00B71336">
        <w:rPr>
          <w:rFonts w:asciiTheme="minorHAnsi" w:hAnsiTheme="minorHAnsi" w:cstheme="minorHAnsi"/>
        </w:rPr>
        <w:t xml:space="preserve"> </w:t>
      </w:r>
      <w:r w:rsidRPr="00B71336">
        <w:rPr>
          <w:rFonts w:asciiTheme="minorHAnsi" w:hAnsiTheme="minorHAnsi" w:cstheme="minorHAnsi"/>
          <w:lang w:val="el-GR"/>
        </w:rPr>
        <w:t>σε</w:t>
      </w:r>
      <w:r w:rsidRPr="00B71336">
        <w:rPr>
          <w:rFonts w:asciiTheme="minorHAnsi" w:hAnsiTheme="minorHAnsi" w:cstheme="minorHAnsi"/>
        </w:rPr>
        <w:t xml:space="preserve"> </w:t>
      </w:r>
      <w:r w:rsidRPr="00B71336">
        <w:rPr>
          <w:rFonts w:asciiTheme="minorHAnsi" w:hAnsiTheme="minorHAnsi" w:cstheme="minorHAnsi"/>
          <w:lang w:val="el-GR"/>
        </w:rPr>
        <w:t>χρονικά</w:t>
      </w:r>
      <w:r w:rsidRPr="00B71336">
        <w:rPr>
          <w:rFonts w:asciiTheme="minorHAnsi" w:hAnsiTheme="minorHAnsi" w:cstheme="minorHAnsi"/>
        </w:rPr>
        <w:t xml:space="preserve"> </w:t>
      </w:r>
      <w:r w:rsidRPr="00B71336">
        <w:rPr>
          <w:rFonts w:asciiTheme="minorHAnsi" w:hAnsiTheme="minorHAnsi" w:cstheme="minorHAnsi"/>
          <w:lang w:val="el-GR"/>
        </w:rPr>
        <w:t>τμήματα</w:t>
      </w:r>
      <w:r w:rsidRPr="00B71336">
        <w:rPr>
          <w:rFonts w:asciiTheme="minorHAnsi" w:hAnsiTheme="minorHAnsi" w:cstheme="minorHAnsi"/>
        </w:rPr>
        <w:t xml:space="preserve"> </w:t>
      </w:r>
      <w:r w:rsidRPr="00B71336">
        <w:rPr>
          <w:rFonts w:asciiTheme="minorHAnsi" w:hAnsiTheme="minorHAnsi" w:cstheme="minorHAnsi"/>
          <w:lang w:val="el-GR"/>
        </w:rPr>
        <w:t>με</w:t>
      </w:r>
      <w:r w:rsidRPr="00B71336">
        <w:rPr>
          <w:rFonts w:asciiTheme="minorHAnsi" w:hAnsiTheme="minorHAnsi" w:cstheme="minorHAnsi"/>
        </w:rPr>
        <w:t xml:space="preserve"> </w:t>
      </w:r>
      <w:r w:rsidRPr="00B71336">
        <w:rPr>
          <w:rFonts w:asciiTheme="minorHAnsi" w:hAnsiTheme="minorHAnsi" w:cstheme="minorHAnsi"/>
          <w:lang w:val="el-GR"/>
        </w:rPr>
        <w:t>ετικέτες</w:t>
      </w:r>
      <w:r w:rsidRPr="00B71336">
        <w:rPr>
          <w:rFonts w:asciiTheme="minorHAnsi" w:hAnsiTheme="minorHAnsi" w:cstheme="minorHAnsi"/>
        </w:rPr>
        <w:t xml:space="preserve"> “foreground” </w:t>
      </w:r>
      <w:r w:rsidRPr="00B71336">
        <w:rPr>
          <w:rFonts w:asciiTheme="minorHAnsi" w:hAnsiTheme="minorHAnsi" w:cstheme="minorHAnsi"/>
          <w:lang w:val="el-GR"/>
        </w:rPr>
        <w:t>ή</w:t>
      </w:r>
      <w:r w:rsidRPr="00B71336">
        <w:rPr>
          <w:rFonts w:asciiTheme="minorHAnsi" w:hAnsiTheme="minorHAnsi" w:cstheme="minorHAnsi"/>
        </w:rPr>
        <w:t xml:space="preserve"> “background”. </w:t>
      </w:r>
      <w:r w:rsidRPr="00B71336">
        <w:rPr>
          <w:rFonts w:asciiTheme="minorHAnsi" w:hAnsiTheme="minorHAnsi" w:cstheme="minorHAnsi"/>
          <w:lang w:val="el-GR"/>
        </w:rPr>
        <w:t xml:space="preserve">Αυτό είναι </w:t>
      </w:r>
      <w:r w:rsidRPr="00B71336">
        <w:rPr>
          <w:rFonts w:asciiTheme="minorHAnsi" w:hAnsiTheme="minorHAnsi" w:cstheme="minorHAnsi"/>
          <w:lang w:val="el-GR"/>
        </w:rPr>
        <w:lastRenderedPageBreak/>
        <w:t>σημαντικό γιατί αντί να έχουμε μόνο προβλέψεις ανά 23</w:t>
      </w:r>
      <w:proofErr w:type="spellStart"/>
      <w:r w:rsidRPr="00B71336">
        <w:rPr>
          <w:rFonts w:asciiTheme="minorHAnsi" w:hAnsiTheme="minorHAnsi" w:cstheme="minorHAnsi"/>
        </w:rPr>
        <w:t>ms</w:t>
      </w:r>
      <w:proofErr w:type="spellEnd"/>
      <w:r w:rsidRPr="00B71336">
        <w:rPr>
          <w:rFonts w:asciiTheme="minorHAnsi" w:hAnsiTheme="minorHAnsi" w:cstheme="minorHAnsi"/>
          <w:lang w:val="el-GR"/>
        </w:rPr>
        <w:t xml:space="preserve">, δημιουργούμε κατανοητά και αξιοποιήσιμα χρονικά </w:t>
      </w:r>
      <w:r w:rsidRPr="00B71336">
        <w:rPr>
          <w:rFonts w:asciiTheme="minorHAnsi" w:hAnsiTheme="minorHAnsi" w:cstheme="minorHAnsi"/>
        </w:rPr>
        <w:t>segments</w:t>
      </w:r>
      <w:r w:rsidRPr="00B71336">
        <w:rPr>
          <w:rFonts w:asciiTheme="minorHAnsi" w:hAnsiTheme="minorHAnsi" w:cstheme="minorHAnsi"/>
          <w:lang w:val="el-GR"/>
        </w:rPr>
        <w:t>, π.χ. “από 1.2</w:t>
      </w:r>
      <w:r w:rsidRPr="00B71336">
        <w:rPr>
          <w:rFonts w:asciiTheme="minorHAnsi" w:hAnsiTheme="minorHAnsi" w:cstheme="minorHAnsi"/>
        </w:rPr>
        <w:t>s</w:t>
      </w:r>
      <w:r w:rsidRPr="00B71336">
        <w:rPr>
          <w:rFonts w:asciiTheme="minorHAnsi" w:hAnsiTheme="minorHAnsi" w:cstheme="minorHAnsi"/>
          <w:lang w:val="el-GR"/>
        </w:rPr>
        <w:t xml:space="preserve"> έως 3.4</w:t>
      </w:r>
      <w:r w:rsidRPr="00B71336">
        <w:rPr>
          <w:rFonts w:asciiTheme="minorHAnsi" w:hAnsiTheme="minorHAnsi" w:cstheme="minorHAnsi"/>
        </w:rPr>
        <w:t>s</w:t>
      </w:r>
      <w:r w:rsidRPr="00B71336">
        <w:rPr>
          <w:rFonts w:asciiTheme="minorHAnsi" w:hAnsiTheme="minorHAnsi" w:cstheme="minorHAnsi"/>
          <w:lang w:val="el-GR"/>
        </w:rPr>
        <w:t xml:space="preserve"> είναι ομιλία”.</w:t>
      </w:r>
    </w:p>
    <w:p w14:paraId="168B996A" w14:textId="645EE8B3" w:rsidR="006D5D41" w:rsidRDefault="00B71336" w:rsidP="00B71336">
      <w:pPr>
        <w:pStyle w:val="p1"/>
        <w:jc w:val="both"/>
        <w:rPr>
          <w:rFonts w:asciiTheme="minorHAnsi" w:hAnsiTheme="minorHAnsi" w:cstheme="minorHAnsi"/>
          <w:lang w:val="el-GR"/>
        </w:rPr>
      </w:pPr>
      <w:r w:rsidRPr="00B71336">
        <w:rPr>
          <w:rFonts w:asciiTheme="minorHAnsi" w:hAnsiTheme="minorHAnsi" w:cstheme="minorHAnsi"/>
          <w:lang w:val="el-GR"/>
        </w:rPr>
        <w:t xml:space="preserve">Ξεκινάμε από το πρώτο </w:t>
      </w:r>
      <w:r w:rsidRPr="00B71336">
        <w:rPr>
          <w:rFonts w:asciiTheme="minorHAnsi" w:hAnsiTheme="minorHAnsi" w:cstheme="minorHAnsi"/>
        </w:rPr>
        <w:t>frame</w:t>
      </w:r>
      <w:r w:rsidRPr="00B71336">
        <w:rPr>
          <w:rFonts w:asciiTheme="minorHAnsi" w:hAnsiTheme="minorHAnsi" w:cstheme="minorHAnsi"/>
          <w:lang w:val="el-GR"/>
        </w:rPr>
        <w:t xml:space="preserve"> και παρακολουθούμε πότε αλλάζει η πρόβλεψη από 0 σε 1 ή το αντίστροφο.</w:t>
      </w:r>
      <w:r>
        <w:rPr>
          <w:rFonts w:asciiTheme="minorHAnsi" w:hAnsiTheme="minorHAnsi" w:cstheme="minorHAnsi"/>
          <w:lang w:val="el-GR"/>
        </w:rPr>
        <w:t xml:space="preserve"> </w:t>
      </w:r>
      <w:r w:rsidRPr="00B71336">
        <w:rPr>
          <w:rFonts w:asciiTheme="minorHAnsi" w:hAnsiTheme="minorHAnsi" w:cstheme="minorHAnsi"/>
          <w:lang w:val="el-GR"/>
        </w:rPr>
        <w:t xml:space="preserve">Κάθε φορά που αλλάζει, καταγράφουμε το χρονικό διάστημα που προηγήθηκε, μετατρέποντας τα </w:t>
      </w:r>
      <w:r w:rsidRPr="00B71336">
        <w:rPr>
          <w:rFonts w:asciiTheme="minorHAnsi" w:hAnsiTheme="minorHAnsi" w:cstheme="minorHAnsi"/>
        </w:rPr>
        <w:t>frame</w:t>
      </w:r>
      <w:r w:rsidRPr="00B71336">
        <w:rPr>
          <w:rFonts w:asciiTheme="minorHAnsi" w:hAnsiTheme="minorHAnsi" w:cstheme="minorHAnsi"/>
          <w:lang w:val="el-GR"/>
        </w:rPr>
        <w:t xml:space="preserve"> </w:t>
      </w:r>
      <w:r w:rsidRPr="00B71336">
        <w:rPr>
          <w:rFonts w:asciiTheme="minorHAnsi" w:hAnsiTheme="minorHAnsi" w:cstheme="minorHAnsi"/>
        </w:rPr>
        <w:t>indices</w:t>
      </w:r>
      <w:r w:rsidRPr="00B71336">
        <w:rPr>
          <w:rFonts w:asciiTheme="minorHAnsi" w:hAnsiTheme="minorHAnsi" w:cstheme="minorHAnsi"/>
          <w:lang w:val="el-GR"/>
        </w:rPr>
        <w:t xml:space="preserve"> σε χρόνο (σε δευτερόλεπτα)</w:t>
      </w:r>
      <w:r>
        <w:rPr>
          <w:rFonts w:asciiTheme="minorHAnsi" w:hAnsiTheme="minorHAnsi" w:cstheme="minorHAnsi"/>
          <w:lang w:val="el-GR"/>
        </w:rPr>
        <w:t>,</w:t>
      </w:r>
      <w:r w:rsidRPr="00B71336">
        <w:rPr>
          <w:rFonts w:asciiTheme="minorHAnsi" w:hAnsiTheme="minorHAnsi" w:cstheme="minorHAnsi"/>
          <w:lang w:val="el-GR"/>
        </w:rPr>
        <w:t xml:space="preserve"> με τον τύπο </w:t>
      </w:r>
      <w:r w:rsidRPr="00B71336">
        <w:rPr>
          <w:rFonts w:asciiTheme="minorHAnsi" w:hAnsiTheme="minorHAnsi" w:cstheme="minorHAnsi"/>
        </w:rPr>
        <w:t>frame</w:t>
      </w:r>
      <w:r w:rsidRPr="00B71336">
        <w:rPr>
          <w:rFonts w:asciiTheme="minorHAnsi" w:hAnsiTheme="minorHAnsi" w:cstheme="minorHAnsi"/>
          <w:lang w:val="el-GR"/>
        </w:rPr>
        <w:t xml:space="preserve"> × </w:t>
      </w:r>
      <w:r w:rsidRPr="00B71336">
        <w:rPr>
          <w:rFonts w:asciiTheme="minorHAnsi" w:hAnsiTheme="minorHAnsi" w:cstheme="minorHAnsi"/>
        </w:rPr>
        <w:t>hop</w:t>
      </w:r>
      <w:r w:rsidRPr="00B71336">
        <w:rPr>
          <w:rFonts w:asciiTheme="minorHAnsi" w:hAnsiTheme="minorHAnsi" w:cstheme="minorHAnsi"/>
          <w:lang w:val="el-GR"/>
        </w:rPr>
        <w:t>_</w:t>
      </w:r>
      <w:r w:rsidRPr="00B71336">
        <w:rPr>
          <w:rFonts w:asciiTheme="minorHAnsi" w:hAnsiTheme="minorHAnsi" w:cstheme="minorHAnsi"/>
        </w:rPr>
        <w:t>length</w:t>
      </w:r>
      <w:r w:rsidRPr="00B71336">
        <w:rPr>
          <w:rFonts w:asciiTheme="minorHAnsi" w:hAnsiTheme="minorHAnsi" w:cstheme="minorHAnsi"/>
          <w:lang w:val="el-GR"/>
        </w:rPr>
        <w:t xml:space="preserve"> / </w:t>
      </w:r>
      <w:r w:rsidRPr="00B71336">
        <w:rPr>
          <w:rFonts w:asciiTheme="minorHAnsi" w:hAnsiTheme="minorHAnsi" w:cstheme="minorHAnsi"/>
        </w:rPr>
        <w:t>sample</w:t>
      </w:r>
      <w:r w:rsidRPr="00B71336">
        <w:rPr>
          <w:rFonts w:asciiTheme="minorHAnsi" w:hAnsiTheme="minorHAnsi" w:cstheme="minorHAnsi"/>
          <w:lang w:val="el-GR"/>
        </w:rPr>
        <w:t>_</w:t>
      </w:r>
      <w:r w:rsidRPr="00B71336">
        <w:rPr>
          <w:rFonts w:asciiTheme="minorHAnsi" w:hAnsiTheme="minorHAnsi" w:cstheme="minorHAnsi"/>
        </w:rPr>
        <w:t>rate</w:t>
      </w:r>
      <w:r w:rsidRPr="00B71336">
        <w:rPr>
          <w:rFonts w:asciiTheme="minorHAnsi" w:hAnsiTheme="minorHAnsi" w:cstheme="minorHAnsi"/>
          <w:lang w:val="el-GR"/>
        </w:rPr>
        <w:t>.</w:t>
      </w:r>
      <w:r>
        <w:rPr>
          <w:rFonts w:asciiTheme="minorHAnsi" w:hAnsiTheme="minorHAnsi" w:cstheme="minorHAnsi"/>
          <w:lang w:val="el-GR"/>
        </w:rPr>
        <w:t xml:space="preserve"> </w:t>
      </w:r>
      <w:r w:rsidRPr="00B71336">
        <w:rPr>
          <w:rFonts w:asciiTheme="minorHAnsi" w:hAnsiTheme="minorHAnsi" w:cstheme="minorHAnsi"/>
          <w:lang w:val="el-GR"/>
        </w:rPr>
        <w:t>Στο τέλος προσθέτουμε και το τελευταίο τμήμα που φτάνει μέχρι το τέλος του αρχείου</w:t>
      </w:r>
      <w:r>
        <w:rPr>
          <w:rFonts w:asciiTheme="minorHAnsi" w:hAnsiTheme="minorHAnsi" w:cstheme="minorHAnsi"/>
          <w:lang w:val="el-GR"/>
        </w:rPr>
        <w:t xml:space="preserve">. </w:t>
      </w:r>
      <w:r w:rsidRPr="00B71336">
        <w:rPr>
          <w:rFonts w:asciiTheme="minorHAnsi" w:hAnsiTheme="minorHAnsi" w:cstheme="minorHAnsi"/>
          <w:lang w:val="el-GR"/>
        </w:rPr>
        <w:t xml:space="preserve">Το αποτέλεσμα είναι μια λίστα από </w:t>
      </w:r>
      <w:r w:rsidRPr="00B71336">
        <w:rPr>
          <w:rFonts w:asciiTheme="minorHAnsi" w:hAnsiTheme="minorHAnsi" w:cstheme="minorHAnsi"/>
        </w:rPr>
        <w:t>segments</w:t>
      </w:r>
      <w:r w:rsidRPr="00B71336">
        <w:rPr>
          <w:rFonts w:asciiTheme="minorHAnsi" w:hAnsiTheme="minorHAnsi" w:cstheme="minorHAnsi"/>
          <w:lang w:val="el-GR"/>
        </w:rPr>
        <w:t xml:space="preserve"> με τη μορφή (</w:t>
      </w:r>
      <w:r w:rsidRPr="00B71336">
        <w:rPr>
          <w:rFonts w:asciiTheme="minorHAnsi" w:hAnsiTheme="minorHAnsi" w:cstheme="minorHAnsi"/>
        </w:rPr>
        <w:t>start</w:t>
      </w:r>
      <w:r w:rsidRPr="00B71336">
        <w:rPr>
          <w:rFonts w:asciiTheme="minorHAnsi" w:hAnsiTheme="minorHAnsi" w:cstheme="minorHAnsi"/>
          <w:lang w:val="el-GR"/>
        </w:rPr>
        <w:t>_</w:t>
      </w:r>
      <w:r w:rsidRPr="00B71336">
        <w:rPr>
          <w:rFonts w:asciiTheme="minorHAnsi" w:hAnsiTheme="minorHAnsi" w:cstheme="minorHAnsi"/>
        </w:rPr>
        <w:t>time</w:t>
      </w:r>
      <w:r w:rsidRPr="00B71336">
        <w:rPr>
          <w:rFonts w:asciiTheme="minorHAnsi" w:hAnsiTheme="minorHAnsi" w:cstheme="minorHAnsi"/>
          <w:lang w:val="el-GR"/>
        </w:rPr>
        <w:t xml:space="preserve">, </w:t>
      </w:r>
      <w:r w:rsidRPr="00B71336">
        <w:rPr>
          <w:rFonts w:asciiTheme="minorHAnsi" w:hAnsiTheme="minorHAnsi" w:cstheme="minorHAnsi"/>
        </w:rPr>
        <w:t>end</w:t>
      </w:r>
      <w:r w:rsidRPr="00B71336">
        <w:rPr>
          <w:rFonts w:asciiTheme="minorHAnsi" w:hAnsiTheme="minorHAnsi" w:cstheme="minorHAnsi"/>
          <w:lang w:val="el-GR"/>
        </w:rPr>
        <w:t>_</w:t>
      </w:r>
      <w:r w:rsidRPr="00B71336">
        <w:rPr>
          <w:rFonts w:asciiTheme="minorHAnsi" w:hAnsiTheme="minorHAnsi" w:cstheme="minorHAnsi"/>
        </w:rPr>
        <w:t>time</w:t>
      </w:r>
      <w:r w:rsidRPr="00B71336">
        <w:rPr>
          <w:rFonts w:asciiTheme="minorHAnsi" w:hAnsiTheme="minorHAnsi" w:cstheme="minorHAnsi"/>
          <w:lang w:val="el-GR"/>
        </w:rPr>
        <w:t xml:space="preserve">, </w:t>
      </w:r>
      <w:r w:rsidRPr="00B71336">
        <w:rPr>
          <w:rFonts w:asciiTheme="minorHAnsi" w:hAnsiTheme="minorHAnsi" w:cstheme="minorHAnsi"/>
        </w:rPr>
        <w:t>class</w:t>
      </w:r>
      <w:r w:rsidRPr="00B71336">
        <w:rPr>
          <w:rFonts w:asciiTheme="minorHAnsi" w:hAnsiTheme="minorHAnsi" w:cstheme="minorHAnsi"/>
          <w:lang w:val="el-GR"/>
        </w:rPr>
        <w:t>_</w:t>
      </w:r>
      <w:r w:rsidRPr="00B71336">
        <w:rPr>
          <w:rFonts w:asciiTheme="minorHAnsi" w:hAnsiTheme="minorHAnsi" w:cstheme="minorHAnsi"/>
        </w:rPr>
        <w:t>name</w:t>
      </w:r>
      <w:r w:rsidRPr="00B71336">
        <w:rPr>
          <w:rFonts w:asciiTheme="minorHAnsi" w:hAnsiTheme="minorHAnsi" w:cstheme="minorHAnsi"/>
          <w:lang w:val="el-GR"/>
        </w:rPr>
        <w:t>)</w:t>
      </w:r>
      <w:r>
        <w:rPr>
          <w:rFonts w:asciiTheme="minorHAnsi" w:hAnsiTheme="minorHAnsi" w:cstheme="minorHAnsi"/>
          <w:lang w:val="el-GR"/>
        </w:rPr>
        <w:t>.</w:t>
      </w:r>
    </w:p>
    <w:p w14:paraId="595C7A8D" w14:textId="77777777" w:rsidR="002E18FA" w:rsidRPr="002E18FA" w:rsidRDefault="00B71336" w:rsidP="002E18FA">
      <w:pPr>
        <w:rPr>
          <w:rFonts w:asciiTheme="majorHAnsi" w:hAnsiTheme="majorHAnsi" w:cstheme="majorHAnsi"/>
          <w:i/>
          <w:iCs/>
          <w:color w:val="0070C0"/>
        </w:rPr>
      </w:pPr>
      <w:r w:rsidRPr="00B71336">
        <w:rPr>
          <w:rFonts w:asciiTheme="majorHAnsi" w:hAnsiTheme="majorHAnsi" w:cstheme="majorHAnsi"/>
          <w:i/>
          <w:iCs/>
          <w:color w:val="0070C0"/>
        </w:rPr>
        <w:t xml:space="preserve">def </w:t>
      </w:r>
      <w:proofErr w:type="spellStart"/>
      <w:r w:rsidRPr="00B71336">
        <w:rPr>
          <w:rFonts w:asciiTheme="majorHAnsi" w:hAnsiTheme="majorHAnsi" w:cstheme="majorHAnsi"/>
          <w:i/>
          <w:iCs/>
          <w:color w:val="0070C0"/>
        </w:rPr>
        <w:t>save_to_</w:t>
      </w:r>
      <w:proofErr w:type="gramStart"/>
      <w:r w:rsidRPr="00B71336">
        <w:rPr>
          <w:rFonts w:asciiTheme="majorHAnsi" w:hAnsiTheme="majorHAnsi" w:cstheme="majorHAnsi"/>
          <w:i/>
          <w:iCs/>
          <w:color w:val="0070C0"/>
        </w:rPr>
        <w:t>csv</w:t>
      </w:r>
      <w:proofErr w:type="spellEnd"/>
      <w:r w:rsidRPr="00B71336">
        <w:rPr>
          <w:rFonts w:asciiTheme="majorHAnsi" w:hAnsiTheme="majorHAnsi" w:cstheme="majorHAnsi"/>
          <w:i/>
          <w:iCs/>
          <w:color w:val="0070C0"/>
        </w:rPr>
        <w:t>(</w:t>
      </w:r>
      <w:proofErr w:type="gramEnd"/>
      <w:r w:rsidRPr="00B71336">
        <w:rPr>
          <w:rFonts w:asciiTheme="majorHAnsi" w:hAnsiTheme="majorHAnsi" w:cstheme="majorHAnsi"/>
          <w:i/>
          <w:iCs/>
          <w:color w:val="0070C0"/>
        </w:rPr>
        <w:t xml:space="preserve">segments, </w:t>
      </w:r>
      <w:proofErr w:type="spellStart"/>
      <w:r w:rsidRPr="00B71336">
        <w:rPr>
          <w:rFonts w:asciiTheme="majorHAnsi" w:hAnsiTheme="majorHAnsi" w:cstheme="majorHAnsi"/>
          <w:i/>
          <w:iCs/>
          <w:color w:val="0070C0"/>
        </w:rPr>
        <w:t>audio_filename</w:t>
      </w:r>
      <w:proofErr w:type="spellEnd"/>
      <w:r w:rsidRPr="00B71336">
        <w:rPr>
          <w:rFonts w:asciiTheme="majorHAnsi" w:hAnsiTheme="majorHAnsi" w:cstheme="majorHAnsi"/>
          <w:i/>
          <w:iCs/>
          <w:color w:val="0070C0"/>
        </w:rPr>
        <w:t xml:space="preserve">, </w:t>
      </w:r>
      <w:proofErr w:type="spellStart"/>
      <w:r w:rsidRPr="00B71336">
        <w:rPr>
          <w:rFonts w:asciiTheme="majorHAnsi" w:hAnsiTheme="majorHAnsi" w:cstheme="majorHAnsi"/>
          <w:i/>
          <w:iCs/>
          <w:color w:val="0070C0"/>
        </w:rPr>
        <w:t>output_file</w:t>
      </w:r>
      <w:proofErr w:type="spellEnd"/>
      <w:r w:rsidRPr="00B71336">
        <w:rPr>
          <w:rFonts w:asciiTheme="majorHAnsi" w:hAnsiTheme="majorHAnsi" w:cstheme="majorHAnsi"/>
          <w:i/>
          <w:iCs/>
          <w:color w:val="0070C0"/>
        </w:rPr>
        <w:t>):</w:t>
      </w:r>
    </w:p>
    <w:p w14:paraId="221AF268" w14:textId="2046DB6C" w:rsidR="00B71336" w:rsidRPr="002E18FA" w:rsidRDefault="00B71336" w:rsidP="002E18FA">
      <w:pPr>
        <w:rPr>
          <w:rFonts w:asciiTheme="majorHAnsi" w:hAnsiTheme="majorHAnsi" w:cstheme="majorHAnsi"/>
          <w:i/>
          <w:iCs/>
          <w:color w:val="0070C0"/>
        </w:rPr>
      </w:pPr>
      <w:r w:rsidRPr="00B71336">
        <w:rPr>
          <w:rFonts w:asciiTheme="minorHAnsi" w:hAnsiTheme="minorHAnsi" w:cstheme="minorHAnsi"/>
          <w:lang w:val="el-GR"/>
        </w:rPr>
        <w:t xml:space="preserve">Η συνάρτηση </w:t>
      </w:r>
      <w:r w:rsidRPr="00B71336">
        <w:rPr>
          <w:rStyle w:val="s1"/>
          <w:rFonts w:asciiTheme="minorHAnsi" w:hAnsiTheme="minorHAnsi" w:cstheme="minorHAnsi"/>
        </w:rPr>
        <w:t>save</w:t>
      </w:r>
      <w:r w:rsidRPr="00B71336">
        <w:rPr>
          <w:rStyle w:val="s1"/>
          <w:rFonts w:asciiTheme="minorHAnsi" w:hAnsiTheme="minorHAnsi" w:cstheme="minorHAnsi"/>
          <w:lang w:val="el-GR"/>
        </w:rPr>
        <w:t>_</w:t>
      </w:r>
      <w:r w:rsidRPr="00B71336">
        <w:rPr>
          <w:rStyle w:val="s1"/>
          <w:rFonts w:asciiTheme="minorHAnsi" w:hAnsiTheme="minorHAnsi" w:cstheme="minorHAnsi"/>
        </w:rPr>
        <w:t>to</w:t>
      </w:r>
      <w:r w:rsidRPr="00B71336">
        <w:rPr>
          <w:rStyle w:val="s1"/>
          <w:rFonts w:asciiTheme="minorHAnsi" w:hAnsiTheme="minorHAnsi" w:cstheme="minorHAnsi"/>
          <w:lang w:val="el-GR"/>
        </w:rPr>
        <w:t>_</w:t>
      </w:r>
      <w:r w:rsidRPr="00B71336">
        <w:rPr>
          <w:rStyle w:val="s1"/>
          <w:rFonts w:asciiTheme="minorHAnsi" w:hAnsiTheme="minorHAnsi" w:cstheme="minorHAnsi"/>
        </w:rPr>
        <w:t>csv</w:t>
      </w:r>
      <w:r w:rsidRPr="00B71336">
        <w:rPr>
          <w:rStyle w:val="s1"/>
          <w:rFonts w:asciiTheme="minorHAnsi" w:hAnsiTheme="minorHAnsi" w:cstheme="minorHAnsi"/>
          <w:lang w:val="el-GR"/>
        </w:rPr>
        <w:t>()</w:t>
      </w:r>
      <w:r w:rsidRPr="00B71336">
        <w:rPr>
          <w:rFonts w:asciiTheme="minorHAnsi" w:hAnsiTheme="minorHAnsi" w:cstheme="minorHAnsi"/>
          <w:lang w:val="el-GR"/>
        </w:rPr>
        <w:t xml:space="preserve"> αποθηκεύει τα </w:t>
      </w:r>
      <w:r w:rsidRPr="00B71336">
        <w:rPr>
          <w:rFonts w:asciiTheme="minorHAnsi" w:hAnsiTheme="minorHAnsi" w:cstheme="minorHAnsi"/>
        </w:rPr>
        <w:t>segments</w:t>
      </w:r>
      <w:r w:rsidRPr="00B71336">
        <w:rPr>
          <w:rFonts w:asciiTheme="minorHAnsi" w:hAnsiTheme="minorHAnsi" w:cstheme="minorHAnsi"/>
          <w:lang w:val="el-GR"/>
        </w:rPr>
        <w:t xml:space="preserve"> που έχουν εξαχθεί σε μορφή </w:t>
      </w:r>
      <w:r w:rsidRPr="00B71336">
        <w:rPr>
          <w:rFonts w:asciiTheme="minorHAnsi" w:hAnsiTheme="minorHAnsi" w:cstheme="minorHAnsi"/>
        </w:rPr>
        <w:t>CSV</w:t>
      </w:r>
      <w:r>
        <w:rPr>
          <w:rFonts w:asciiTheme="minorHAnsi" w:hAnsiTheme="minorHAnsi" w:cstheme="minorHAnsi"/>
          <w:lang w:val="el-GR"/>
        </w:rPr>
        <w:t xml:space="preserve">. </w:t>
      </w:r>
      <w:r w:rsidRPr="00B71336">
        <w:rPr>
          <w:rFonts w:asciiTheme="minorHAnsi" w:hAnsiTheme="minorHAnsi" w:cstheme="minorHAnsi"/>
          <w:lang w:val="el-GR"/>
        </w:rPr>
        <w:t xml:space="preserve">Για κάθε </w:t>
      </w:r>
      <w:r w:rsidRPr="00B71336">
        <w:rPr>
          <w:rFonts w:asciiTheme="minorHAnsi" w:hAnsiTheme="minorHAnsi" w:cstheme="minorHAnsi"/>
        </w:rPr>
        <w:t>segment</w:t>
      </w:r>
      <w:r w:rsidRPr="00B71336">
        <w:rPr>
          <w:rFonts w:asciiTheme="minorHAnsi" w:hAnsiTheme="minorHAnsi" w:cstheme="minorHAnsi"/>
          <w:lang w:val="el-GR"/>
        </w:rPr>
        <w:t xml:space="preserve"> (με χρονικά όρια και ετικέτα), δημιουργείται μια γραμμή με τις εξής στήλες: </w:t>
      </w:r>
      <w:r w:rsidRPr="00B71336">
        <w:rPr>
          <w:rStyle w:val="s1"/>
          <w:rFonts w:asciiTheme="minorHAnsi" w:hAnsiTheme="minorHAnsi" w:cstheme="minorHAnsi"/>
        </w:rPr>
        <w:t>Audiofile</w:t>
      </w:r>
      <w:r w:rsidRPr="00B71336">
        <w:rPr>
          <w:rFonts w:asciiTheme="minorHAnsi" w:hAnsiTheme="minorHAnsi" w:cstheme="minorHAnsi"/>
          <w:lang w:val="el-GR"/>
        </w:rPr>
        <w:t xml:space="preserve">, </w:t>
      </w:r>
      <w:r w:rsidRPr="00B71336">
        <w:rPr>
          <w:rStyle w:val="s1"/>
          <w:rFonts w:asciiTheme="minorHAnsi" w:hAnsiTheme="minorHAnsi" w:cstheme="minorHAnsi"/>
        </w:rPr>
        <w:t>start</w:t>
      </w:r>
      <w:r w:rsidRPr="00B71336">
        <w:rPr>
          <w:rFonts w:asciiTheme="minorHAnsi" w:hAnsiTheme="minorHAnsi" w:cstheme="minorHAnsi"/>
          <w:lang w:val="el-GR"/>
        </w:rPr>
        <w:t xml:space="preserve">, </w:t>
      </w:r>
      <w:r w:rsidRPr="00B71336">
        <w:rPr>
          <w:rStyle w:val="s1"/>
          <w:rFonts w:asciiTheme="minorHAnsi" w:hAnsiTheme="minorHAnsi" w:cstheme="minorHAnsi"/>
        </w:rPr>
        <w:t>end</w:t>
      </w:r>
      <w:r w:rsidRPr="00B71336">
        <w:rPr>
          <w:rFonts w:asciiTheme="minorHAnsi" w:hAnsiTheme="minorHAnsi" w:cstheme="minorHAnsi"/>
          <w:lang w:val="el-GR"/>
        </w:rPr>
        <w:t xml:space="preserve">, </w:t>
      </w:r>
      <w:r w:rsidRPr="00B71336">
        <w:rPr>
          <w:rStyle w:val="s1"/>
          <w:rFonts w:asciiTheme="minorHAnsi" w:hAnsiTheme="minorHAnsi" w:cstheme="minorHAnsi"/>
        </w:rPr>
        <w:t>class</w:t>
      </w:r>
      <w:r w:rsidRPr="00B71336">
        <w:rPr>
          <w:rFonts w:asciiTheme="minorHAnsi" w:hAnsiTheme="minorHAnsi" w:cstheme="minorHAnsi"/>
          <w:lang w:val="el-GR"/>
        </w:rPr>
        <w:t>.</w:t>
      </w:r>
    </w:p>
    <w:p w14:paraId="7ED256C5" w14:textId="3C527CC5" w:rsidR="00B71336" w:rsidRDefault="00B71336" w:rsidP="00B71336">
      <w:pPr>
        <w:pStyle w:val="p1"/>
        <w:jc w:val="both"/>
        <w:rPr>
          <w:rFonts w:asciiTheme="minorHAnsi" w:hAnsiTheme="minorHAnsi" w:cstheme="minorHAnsi"/>
          <w:lang w:val="el-GR"/>
        </w:rPr>
      </w:pPr>
      <w:r w:rsidRPr="00B71336">
        <w:rPr>
          <w:rFonts w:asciiTheme="minorHAnsi" w:hAnsiTheme="minorHAnsi" w:cstheme="minorHAnsi"/>
          <w:lang w:val="el-GR"/>
        </w:rPr>
        <w:t xml:space="preserve">Η αποθήκευση γίνεται με τη βιβλιοθήκη </w:t>
      </w:r>
      <w:r w:rsidRPr="00B71336">
        <w:rPr>
          <w:rFonts w:asciiTheme="minorHAnsi" w:hAnsiTheme="minorHAnsi" w:cstheme="minorHAnsi"/>
        </w:rPr>
        <w:t>pandas</w:t>
      </w:r>
      <w:r w:rsidRPr="00B71336">
        <w:rPr>
          <w:rFonts w:asciiTheme="minorHAnsi" w:hAnsiTheme="minorHAnsi" w:cstheme="minorHAnsi"/>
          <w:lang w:val="el-GR"/>
        </w:rPr>
        <w:t xml:space="preserve">. Το </w:t>
      </w:r>
      <w:r w:rsidRPr="00B71336">
        <w:rPr>
          <w:rStyle w:val="s1"/>
          <w:rFonts w:asciiTheme="minorHAnsi" w:hAnsiTheme="minorHAnsi" w:cstheme="minorHAnsi"/>
        </w:rPr>
        <w:t>round</w:t>
      </w:r>
      <w:r w:rsidRPr="00B71336">
        <w:rPr>
          <w:rStyle w:val="s1"/>
          <w:rFonts w:asciiTheme="minorHAnsi" w:hAnsiTheme="minorHAnsi" w:cstheme="minorHAnsi"/>
          <w:lang w:val="el-GR"/>
        </w:rPr>
        <w:t>(</w:t>
      </w:r>
      <w:r w:rsidRPr="00B71336">
        <w:rPr>
          <w:rStyle w:val="s1"/>
          <w:rFonts w:asciiTheme="minorHAnsi" w:hAnsiTheme="minorHAnsi" w:cstheme="minorHAnsi"/>
        </w:rPr>
        <w:t>start</w:t>
      </w:r>
      <w:r w:rsidRPr="00B71336">
        <w:rPr>
          <w:rStyle w:val="s1"/>
          <w:rFonts w:asciiTheme="minorHAnsi" w:hAnsiTheme="minorHAnsi" w:cstheme="minorHAnsi"/>
          <w:lang w:val="el-GR"/>
        </w:rPr>
        <w:t>, 3)</w:t>
      </w:r>
      <w:r w:rsidRPr="00B71336">
        <w:rPr>
          <w:rFonts w:asciiTheme="minorHAnsi" w:hAnsiTheme="minorHAnsi" w:cstheme="minorHAnsi"/>
          <w:lang w:val="el-GR"/>
        </w:rPr>
        <w:t xml:space="preserve"> και </w:t>
      </w:r>
      <w:r w:rsidRPr="00B71336">
        <w:rPr>
          <w:rStyle w:val="s1"/>
          <w:rFonts w:asciiTheme="minorHAnsi" w:hAnsiTheme="minorHAnsi" w:cstheme="minorHAnsi"/>
        </w:rPr>
        <w:t>round</w:t>
      </w:r>
      <w:r w:rsidRPr="00B71336">
        <w:rPr>
          <w:rStyle w:val="s1"/>
          <w:rFonts w:asciiTheme="minorHAnsi" w:hAnsiTheme="minorHAnsi" w:cstheme="minorHAnsi"/>
          <w:lang w:val="el-GR"/>
        </w:rPr>
        <w:t>(</w:t>
      </w:r>
      <w:r w:rsidRPr="00B71336">
        <w:rPr>
          <w:rStyle w:val="s1"/>
          <w:rFonts w:asciiTheme="minorHAnsi" w:hAnsiTheme="minorHAnsi" w:cstheme="minorHAnsi"/>
        </w:rPr>
        <w:t>end</w:t>
      </w:r>
      <w:r w:rsidRPr="00B71336">
        <w:rPr>
          <w:rStyle w:val="s1"/>
          <w:rFonts w:asciiTheme="minorHAnsi" w:hAnsiTheme="minorHAnsi" w:cstheme="minorHAnsi"/>
          <w:lang w:val="el-GR"/>
        </w:rPr>
        <w:t>, 3)</w:t>
      </w:r>
      <w:r w:rsidRPr="00B71336">
        <w:rPr>
          <w:rFonts w:asciiTheme="minorHAnsi" w:hAnsiTheme="minorHAnsi" w:cstheme="minorHAnsi"/>
          <w:lang w:val="el-GR"/>
        </w:rPr>
        <w:t xml:space="preserve"> εξασφαλίζει ακρίβεια 1</w:t>
      </w:r>
      <w:proofErr w:type="spellStart"/>
      <w:r w:rsidRPr="00B71336">
        <w:rPr>
          <w:rFonts w:asciiTheme="minorHAnsi" w:hAnsiTheme="minorHAnsi" w:cstheme="minorHAnsi"/>
        </w:rPr>
        <w:t>ms</w:t>
      </w:r>
      <w:proofErr w:type="spellEnd"/>
      <w:r w:rsidRPr="00B71336">
        <w:rPr>
          <w:rFonts w:asciiTheme="minorHAnsi" w:hAnsiTheme="minorHAnsi" w:cstheme="minorHAnsi"/>
          <w:lang w:val="el-GR"/>
        </w:rPr>
        <w:t xml:space="preserve">, που είναι απαραίτητη για σωστό συγχρονισμό με το </w:t>
      </w:r>
      <w:r w:rsidRPr="00B71336">
        <w:rPr>
          <w:rFonts w:asciiTheme="minorHAnsi" w:hAnsiTheme="minorHAnsi" w:cstheme="minorHAnsi"/>
        </w:rPr>
        <w:t>ground</w:t>
      </w:r>
      <w:r w:rsidRPr="00B71336">
        <w:rPr>
          <w:rFonts w:asciiTheme="minorHAnsi" w:hAnsiTheme="minorHAnsi" w:cstheme="minorHAnsi"/>
          <w:lang w:val="el-GR"/>
        </w:rPr>
        <w:t xml:space="preserve"> </w:t>
      </w:r>
      <w:r w:rsidRPr="00B71336">
        <w:rPr>
          <w:rFonts w:asciiTheme="minorHAnsi" w:hAnsiTheme="minorHAnsi" w:cstheme="minorHAnsi"/>
        </w:rPr>
        <w:t>truth</w:t>
      </w:r>
      <w:r w:rsidRPr="00B71336">
        <w:rPr>
          <w:rFonts w:asciiTheme="minorHAnsi" w:hAnsiTheme="minorHAnsi" w:cstheme="minorHAnsi"/>
          <w:lang w:val="el-GR"/>
        </w:rPr>
        <w:t>. Το αποτέλεσμα είναι αρχείο της μορφής:</w:t>
      </w:r>
    </w:p>
    <w:p w14:paraId="6E562C0F" w14:textId="77777777" w:rsidR="00B71336" w:rsidRPr="00B71336" w:rsidRDefault="00B71336" w:rsidP="00B71336">
      <w:pPr>
        <w:pStyle w:val="p1"/>
        <w:jc w:val="both"/>
        <w:rPr>
          <w:rFonts w:asciiTheme="majorHAnsi" w:hAnsiTheme="majorHAnsi" w:cstheme="majorHAnsi"/>
        </w:rPr>
      </w:pPr>
      <w:proofErr w:type="spellStart"/>
      <w:proofErr w:type="gramStart"/>
      <w:r w:rsidRPr="00B71336">
        <w:rPr>
          <w:rFonts w:asciiTheme="majorHAnsi" w:hAnsiTheme="majorHAnsi" w:cstheme="majorHAnsi"/>
        </w:rPr>
        <w:t>Audiofile,start</w:t>
      </w:r>
      <w:proofErr w:type="gramEnd"/>
      <w:r w:rsidRPr="00B71336">
        <w:rPr>
          <w:rFonts w:asciiTheme="majorHAnsi" w:hAnsiTheme="majorHAnsi" w:cstheme="majorHAnsi"/>
        </w:rPr>
        <w:t>,</w:t>
      </w:r>
      <w:proofErr w:type="gramStart"/>
      <w:r w:rsidRPr="00B71336">
        <w:rPr>
          <w:rFonts w:asciiTheme="majorHAnsi" w:hAnsiTheme="majorHAnsi" w:cstheme="majorHAnsi"/>
        </w:rPr>
        <w:t>end,class</w:t>
      </w:r>
      <w:proofErr w:type="spellEnd"/>
      <w:proofErr w:type="gramEnd"/>
    </w:p>
    <w:p w14:paraId="7AE5332E" w14:textId="77777777" w:rsidR="00B71336" w:rsidRPr="00B71336" w:rsidRDefault="00B71336" w:rsidP="00B71336">
      <w:pPr>
        <w:pStyle w:val="p1"/>
        <w:jc w:val="both"/>
        <w:rPr>
          <w:rFonts w:asciiTheme="majorHAnsi" w:hAnsiTheme="majorHAnsi" w:cstheme="majorHAnsi"/>
        </w:rPr>
      </w:pPr>
      <w:r w:rsidRPr="00B71336">
        <w:rPr>
          <w:rFonts w:asciiTheme="majorHAnsi" w:hAnsiTheme="majorHAnsi" w:cstheme="majorHAnsi"/>
        </w:rPr>
        <w:t>S01_U04.CH4,0.000,0.</w:t>
      </w:r>
      <w:proofErr w:type="gramStart"/>
      <w:r w:rsidRPr="00B71336">
        <w:rPr>
          <w:rFonts w:asciiTheme="majorHAnsi" w:hAnsiTheme="majorHAnsi" w:cstheme="majorHAnsi"/>
        </w:rPr>
        <w:t>069,foreground</w:t>
      </w:r>
      <w:proofErr w:type="gramEnd"/>
    </w:p>
    <w:p w14:paraId="45E975F4" w14:textId="77777777" w:rsidR="00B71336" w:rsidRPr="00B71336" w:rsidRDefault="00B71336" w:rsidP="00B71336">
      <w:pPr>
        <w:pStyle w:val="p1"/>
        <w:jc w:val="both"/>
        <w:rPr>
          <w:rFonts w:asciiTheme="majorHAnsi" w:hAnsiTheme="majorHAnsi" w:cstheme="majorHAnsi"/>
        </w:rPr>
      </w:pPr>
      <w:r w:rsidRPr="00B71336">
        <w:rPr>
          <w:rFonts w:asciiTheme="majorHAnsi" w:hAnsiTheme="majorHAnsi" w:cstheme="majorHAnsi"/>
        </w:rPr>
        <w:t>S01_U04.CH4,0.069,0.</w:t>
      </w:r>
      <w:proofErr w:type="gramStart"/>
      <w:r w:rsidRPr="00B71336">
        <w:rPr>
          <w:rFonts w:asciiTheme="majorHAnsi" w:hAnsiTheme="majorHAnsi" w:cstheme="majorHAnsi"/>
        </w:rPr>
        <w:t>116,background</w:t>
      </w:r>
      <w:proofErr w:type="gramEnd"/>
    </w:p>
    <w:p w14:paraId="6E4EF42F" w14:textId="285EF06D" w:rsidR="00B71336" w:rsidRPr="00B71336" w:rsidRDefault="00B71336" w:rsidP="00B71336">
      <w:pPr>
        <w:pStyle w:val="p1"/>
        <w:jc w:val="both"/>
        <w:rPr>
          <w:rFonts w:asciiTheme="majorHAnsi" w:hAnsiTheme="majorHAnsi" w:cstheme="majorHAnsi"/>
        </w:rPr>
      </w:pPr>
      <w:r w:rsidRPr="00B71336">
        <w:rPr>
          <w:rFonts w:asciiTheme="majorHAnsi" w:hAnsiTheme="majorHAnsi" w:cstheme="majorHAnsi"/>
        </w:rPr>
        <w:t>S01_U04.CH4,0.116,0.</w:t>
      </w:r>
      <w:proofErr w:type="gramStart"/>
      <w:r w:rsidRPr="00B71336">
        <w:rPr>
          <w:rFonts w:asciiTheme="majorHAnsi" w:hAnsiTheme="majorHAnsi" w:cstheme="majorHAnsi"/>
        </w:rPr>
        <w:t>162,foreground</w:t>
      </w:r>
      <w:proofErr w:type="gramEnd"/>
    </w:p>
    <w:p w14:paraId="6DE63C3C" w14:textId="77777777" w:rsidR="006D5D41" w:rsidRPr="00B71336" w:rsidRDefault="006D5D41" w:rsidP="00DE1E4A"/>
    <w:p w14:paraId="7D0F2E0A" w14:textId="77777777" w:rsidR="002E18FA" w:rsidRDefault="00B71336" w:rsidP="002E18FA">
      <w:pPr>
        <w:rPr>
          <w:rFonts w:asciiTheme="majorHAnsi" w:hAnsiTheme="majorHAnsi" w:cstheme="majorHAnsi"/>
          <w:i/>
          <w:iCs/>
          <w:color w:val="0070C0"/>
          <w:lang w:val="el-GR"/>
        </w:rPr>
      </w:pPr>
      <w:r>
        <w:rPr>
          <w:rFonts w:asciiTheme="majorHAnsi" w:hAnsiTheme="majorHAnsi" w:cstheme="majorHAnsi"/>
          <w:i/>
          <w:iCs/>
          <w:color w:val="0070C0"/>
        </w:rPr>
        <w:t>Testing</w:t>
      </w:r>
      <w:r w:rsidRPr="00B71336">
        <w:rPr>
          <w:rFonts w:asciiTheme="majorHAnsi" w:hAnsiTheme="majorHAnsi" w:cstheme="majorHAnsi"/>
          <w:i/>
          <w:iCs/>
          <w:color w:val="0070C0"/>
          <w:lang w:val="el-GR"/>
        </w:rPr>
        <w:t xml:space="preserve"> </w:t>
      </w:r>
      <w:r>
        <w:rPr>
          <w:rFonts w:asciiTheme="majorHAnsi" w:hAnsiTheme="majorHAnsi" w:cstheme="majorHAnsi"/>
          <w:i/>
          <w:iCs/>
          <w:color w:val="0070C0"/>
          <w:lang w:val="el-GR"/>
        </w:rPr>
        <w:t xml:space="preserve">με αρχείο </w:t>
      </w:r>
      <w:r>
        <w:rPr>
          <w:rFonts w:asciiTheme="majorHAnsi" w:hAnsiTheme="majorHAnsi" w:cstheme="majorHAnsi"/>
          <w:i/>
          <w:iCs/>
          <w:color w:val="0070C0"/>
        </w:rPr>
        <w:t>test</w:t>
      </w:r>
    </w:p>
    <w:p w14:paraId="4D6EFAB7" w14:textId="24200FE9" w:rsidR="00B71336" w:rsidRPr="002E18FA" w:rsidRDefault="00745E9B" w:rsidP="002E18FA">
      <w:pPr>
        <w:rPr>
          <w:rFonts w:asciiTheme="majorHAnsi" w:hAnsiTheme="majorHAnsi" w:cstheme="majorHAnsi"/>
          <w:i/>
          <w:iCs/>
          <w:color w:val="0070C0"/>
          <w:lang w:val="el-GR"/>
        </w:rPr>
      </w:pPr>
      <w:r w:rsidRPr="00745E9B">
        <w:rPr>
          <w:rFonts w:asciiTheme="minorHAnsi" w:hAnsiTheme="minorHAnsi" w:cstheme="minorHAnsi"/>
          <w:lang w:val="el-GR"/>
        </w:rPr>
        <w:t>1.</w:t>
      </w:r>
      <w:r>
        <w:rPr>
          <w:rFonts w:asciiTheme="minorHAnsi" w:hAnsiTheme="minorHAnsi" w:cstheme="minorHAnsi"/>
          <w:lang w:val="el-GR"/>
        </w:rPr>
        <w:t xml:space="preserve"> </w:t>
      </w:r>
      <w:r w:rsidRPr="00745E9B">
        <w:rPr>
          <w:rFonts w:asciiTheme="minorHAnsi" w:hAnsiTheme="minorHAnsi" w:cstheme="minorHAnsi"/>
          <w:lang w:val="el-GR"/>
        </w:rPr>
        <w:t>Φορτ</w:t>
      </w:r>
      <w:r>
        <w:rPr>
          <w:rFonts w:asciiTheme="minorHAnsi" w:hAnsiTheme="minorHAnsi" w:cstheme="minorHAnsi"/>
          <w:lang w:val="el-GR"/>
        </w:rPr>
        <w:t>ώνεται το</w:t>
      </w:r>
      <w:r w:rsidRPr="00745E9B">
        <w:rPr>
          <w:rFonts w:asciiTheme="minorHAnsi" w:hAnsiTheme="minorHAnsi" w:cstheme="minorHAnsi"/>
          <w:lang w:val="el-GR"/>
        </w:rPr>
        <w:t xml:space="preserve"> </w:t>
      </w:r>
      <w:r>
        <w:rPr>
          <w:rFonts w:asciiTheme="minorHAnsi" w:hAnsiTheme="minorHAnsi" w:cstheme="minorHAnsi"/>
        </w:rPr>
        <w:t>t</w:t>
      </w:r>
      <w:r w:rsidRPr="00745E9B">
        <w:rPr>
          <w:rFonts w:asciiTheme="minorHAnsi" w:hAnsiTheme="minorHAnsi" w:cstheme="minorHAnsi"/>
          <w:lang w:val="el-GR"/>
        </w:rPr>
        <w:t xml:space="preserve">est </w:t>
      </w:r>
      <w:r>
        <w:rPr>
          <w:rFonts w:asciiTheme="minorHAnsi" w:hAnsiTheme="minorHAnsi" w:cstheme="minorHAnsi"/>
          <w:lang w:val="el-GR"/>
        </w:rPr>
        <w:t>α</w:t>
      </w:r>
      <w:r w:rsidRPr="00745E9B">
        <w:rPr>
          <w:rFonts w:asciiTheme="minorHAnsi" w:hAnsiTheme="minorHAnsi" w:cstheme="minorHAnsi"/>
          <w:lang w:val="el-GR"/>
        </w:rPr>
        <w:t>ρχείο</w:t>
      </w:r>
      <w:r>
        <w:rPr>
          <w:rFonts w:asciiTheme="minorHAnsi" w:hAnsiTheme="minorHAnsi" w:cstheme="minorHAnsi"/>
          <w:lang w:val="el-GR"/>
        </w:rPr>
        <w:t xml:space="preserve"> και χ</w:t>
      </w:r>
      <w:r w:rsidRPr="00745E9B">
        <w:rPr>
          <w:rFonts w:asciiTheme="minorHAnsi" w:hAnsiTheme="minorHAnsi" w:cstheme="minorHAnsi"/>
          <w:lang w:val="el-GR"/>
        </w:rPr>
        <w:t xml:space="preserve">ρησιμοποιείται η </w:t>
      </w:r>
      <w:proofErr w:type="spellStart"/>
      <w:r w:rsidRPr="00745E9B">
        <w:rPr>
          <w:rFonts w:asciiTheme="minorHAnsi" w:hAnsiTheme="minorHAnsi" w:cstheme="minorHAnsi"/>
          <w:lang w:val="el-GR"/>
        </w:rPr>
        <w:t>librosa.load</w:t>
      </w:r>
      <w:proofErr w:type="spellEnd"/>
      <w:r w:rsidRPr="00745E9B">
        <w:rPr>
          <w:rFonts w:asciiTheme="minorHAnsi" w:hAnsiTheme="minorHAnsi" w:cstheme="minorHAnsi"/>
          <w:lang w:val="el-GR"/>
        </w:rPr>
        <w:t xml:space="preserve">() με </w:t>
      </w:r>
      <w:proofErr w:type="spellStart"/>
      <w:r w:rsidRPr="00745E9B">
        <w:rPr>
          <w:rFonts w:asciiTheme="minorHAnsi" w:hAnsiTheme="minorHAnsi" w:cstheme="minorHAnsi"/>
          <w:lang w:val="el-GR"/>
        </w:rPr>
        <w:t>sr</w:t>
      </w:r>
      <w:proofErr w:type="spellEnd"/>
      <w:r w:rsidRPr="00745E9B">
        <w:rPr>
          <w:rFonts w:asciiTheme="minorHAnsi" w:hAnsiTheme="minorHAnsi" w:cstheme="minorHAnsi"/>
          <w:lang w:val="el-GR"/>
        </w:rPr>
        <w:t>=</w:t>
      </w:r>
      <w:proofErr w:type="spellStart"/>
      <w:r w:rsidRPr="00745E9B">
        <w:rPr>
          <w:rFonts w:asciiTheme="minorHAnsi" w:hAnsiTheme="minorHAnsi" w:cstheme="minorHAnsi"/>
          <w:lang w:val="el-GR"/>
        </w:rPr>
        <w:t>None</w:t>
      </w:r>
      <w:proofErr w:type="spellEnd"/>
      <w:r w:rsidRPr="00745E9B">
        <w:rPr>
          <w:rFonts w:asciiTheme="minorHAnsi" w:hAnsiTheme="minorHAnsi" w:cstheme="minorHAnsi"/>
          <w:lang w:val="el-GR"/>
        </w:rPr>
        <w:t xml:space="preserve"> ώστε να διατηρηθεί το αυθεντικό </w:t>
      </w:r>
      <w:proofErr w:type="spellStart"/>
      <w:r w:rsidRPr="00745E9B">
        <w:rPr>
          <w:rFonts w:asciiTheme="minorHAnsi" w:hAnsiTheme="minorHAnsi" w:cstheme="minorHAnsi"/>
          <w:lang w:val="el-GR"/>
        </w:rPr>
        <w:t>sample</w:t>
      </w:r>
      <w:proofErr w:type="spellEnd"/>
      <w:r w:rsidRPr="00745E9B">
        <w:rPr>
          <w:rFonts w:asciiTheme="minorHAnsi" w:hAnsiTheme="minorHAnsi" w:cstheme="minorHAnsi"/>
          <w:lang w:val="el-GR"/>
        </w:rPr>
        <w:t xml:space="preserve"> </w:t>
      </w:r>
      <w:proofErr w:type="spellStart"/>
      <w:r w:rsidRPr="00745E9B">
        <w:rPr>
          <w:rFonts w:asciiTheme="minorHAnsi" w:hAnsiTheme="minorHAnsi" w:cstheme="minorHAnsi"/>
          <w:lang w:val="el-GR"/>
        </w:rPr>
        <w:t>rate</w:t>
      </w:r>
      <w:proofErr w:type="spellEnd"/>
      <w:r w:rsidRPr="00745E9B">
        <w:rPr>
          <w:rFonts w:asciiTheme="minorHAnsi" w:hAnsiTheme="minorHAnsi" w:cstheme="minorHAnsi"/>
          <w:lang w:val="el-GR"/>
        </w:rPr>
        <w:t xml:space="preserve"> του αρχείου. Αυτό διασφαλίζει ότι οι χρονικοί υπολογισμοί (σε δευτερόλεπτα) θα είναι ακριβείς:</w:t>
      </w:r>
    </w:p>
    <w:p w14:paraId="163789F8" w14:textId="4F2F71D3" w:rsidR="00745E9B" w:rsidRDefault="00745E9B" w:rsidP="00745E9B">
      <w:pPr>
        <w:pStyle w:val="p1"/>
        <w:jc w:val="both"/>
        <w:rPr>
          <w:rFonts w:asciiTheme="minorHAnsi" w:hAnsiTheme="minorHAnsi" w:cstheme="minorHAnsi"/>
          <w:lang w:val="el-GR"/>
        </w:rPr>
      </w:pPr>
      <w:r w:rsidRPr="00745E9B">
        <w:rPr>
          <w:rFonts w:asciiTheme="minorHAnsi" w:hAnsiTheme="minorHAnsi" w:cstheme="minorHAnsi"/>
          <w:lang w:val="el-GR"/>
        </w:rPr>
        <w:t>2.</w:t>
      </w:r>
      <w:r>
        <w:rPr>
          <w:rFonts w:asciiTheme="minorHAnsi" w:hAnsiTheme="minorHAnsi" w:cstheme="minorHAnsi"/>
          <w:lang w:val="el-GR"/>
        </w:rPr>
        <w:t xml:space="preserve"> </w:t>
      </w:r>
      <w:r w:rsidRPr="00745E9B">
        <w:rPr>
          <w:rFonts w:asciiTheme="minorHAnsi" w:hAnsiTheme="minorHAnsi" w:cstheme="minorHAnsi"/>
          <w:lang w:val="el-GR"/>
        </w:rPr>
        <w:t xml:space="preserve">Τα χαρακτηριστικά εξάγονται με την </w:t>
      </w:r>
      <w:proofErr w:type="spellStart"/>
      <w:r w:rsidRPr="00745E9B">
        <w:rPr>
          <w:rFonts w:asciiTheme="minorHAnsi" w:hAnsiTheme="minorHAnsi" w:cstheme="minorHAnsi"/>
          <w:lang w:val="el-GR"/>
        </w:rPr>
        <w:t>extract_features</w:t>
      </w:r>
      <w:proofErr w:type="spellEnd"/>
      <w:r w:rsidRPr="00745E9B">
        <w:rPr>
          <w:rFonts w:asciiTheme="minorHAnsi" w:hAnsiTheme="minorHAnsi" w:cstheme="minorHAnsi"/>
          <w:lang w:val="el-GR"/>
        </w:rPr>
        <w:t xml:space="preserve">() και στη συνέχεια </w:t>
      </w:r>
      <w:proofErr w:type="spellStart"/>
      <w:r w:rsidRPr="00745E9B">
        <w:rPr>
          <w:rFonts w:asciiTheme="minorHAnsi" w:hAnsiTheme="minorHAnsi" w:cstheme="minorHAnsi"/>
          <w:lang w:val="el-GR"/>
        </w:rPr>
        <w:t>κανονικοποιούνται</w:t>
      </w:r>
      <w:proofErr w:type="spellEnd"/>
      <w:r w:rsidRPr="00745E9B">
        <w:rPr>
          <w:rFonts w:asciiTheme="minorHAnsi" w:hAnsiTheme="minorHAnsi" w:cstheme="minorHAnsi"/>
          <w:lang w:val="el-GR"/>
        </w:rPr>
        <w:t xml:space="preserve"> με τον ίδιο </w:t>
      </w:r>
      <w:proofErr w:type="spellStart"/>
      <w:r w:rsidRPr="00745E9B">
        <w:rPr>
          <w:rFonts w:asciiTheme="minorHAnsi" w:hAnsiTheme="minorHAnsi" w:cstheme="minorHAnsi"/>
          <w:lang w:val="el-GR"/>
        </w:rPr>
        <w:t>scaler</w:t>
      </w:r>
      <w:proofErr w:type="spellEnd"/>
      <w:r w:rsidRPr="00745E9B">
        <w:rPr>
          <w:rFonts w:asciiTheme="minorHAnsi" w:hAnsiTheme="minorHAnsi" w:cstheme="minorHAnsi"/>
          <w:lang w:val="el-GR"/>
        </w:rPr>
        <w:t xml:space="preserve"> που εκπαιδεύτηκε στα </w:t>
      </w:r>
      <w:proofErr w:type="spellStart"/>
      <w:r w:rsidRPr="00745E9B">
        <w:rPr>
          <w:rFonts w:asciiTheme="minorHAnsi" w:hAnsiTheme="minorHAnsi" w:cstheme="minorHAnsi"/>
          <w:lang w:val="el-GR"/>
        </w:rPr>
        <w:t>training</w:t>
      </w:r>
      <w:proofErr w:type="spellEnd"/>
      <w:r w:rsidRPr="00745E9B">
        <w:rPr>
          <w:rFonts w:asciiTheme="minorHAnsi" w:hAnsiTheme="minorHAnsi" w:cstheme="minorHAnsi"/>
          <w:lang w:val="el-GR"/>
        </w:rPr>
        <w:t xml:space="preserve"> δεδομένα.</w:t>
      </w:r>
    </w:p>
    <w:p w14:paraId="4C7D7068" w14:textId="0DD4CC70" w:rsidR="00745E9B" w:rsidRDefault="00745E9B" w:rsidP="00745E9B">
      <w:pPr>
        <w:pStyle w:val="p1"/>
        <w:jc w:val="both"/>
        <w:rPr>
          <w:rFonts w:asciiTheme="minorHAnsi" w:hAnsiTheme="minorHAnsi" w:cstheme="minorHAnsi"/>
          <w:lang w:val="el-GR"/>
        </w:rPr>
      </w:pPr>
      <w:r w:rsidRPr="00745E9B">
        <w:rPr>
          <w:rFonts w:asciiTheme="minorHAnsi" w:hAnsiTheme="minorHAnsi" w:cstheme="minorHAnsi"/>
          <w:lang w:val="el-GR"/>
        </w:rPr>
        <w:t>3.</w:t>
      </w:r>
      <w:r w:rsidRPr="00745E9B">
        <w:rPr>
          <w:rFonts w:asciiTheme="minorHAnsi" w:hAnsiTheme="minorHAnsi" w:cstheme="minorHAnsi"/>
          <w:lang w:val="el-GR"/>
        </w:rPr>
        <w:t xml:space="preserve">  </w:t>
      </w:r>
      <w:r>
        <w:rPr>
          <w:rFonts w:asciiTheme="minorHAnsi" w:hAnsiTheme="minorHAnsi" w:cstheme="minorHAnsi"/>
          <w:lang w:val="el-GR"/>
        </w:rPr>
        <w:t xml:space="preserve">Λαμβάνονται οι πιθανότητες από τους </w:t>
      </w:r>
      <w:proofErr w:type="spellStart"/>
      <w:r>
        <w:rPr>
          <w:rFonts w:asciiTheme="minorHAnsi" w:hAnsiTheme="minorHAnsi" w:cstheme="minorHAnsi"/>
          <w:lang w:val="el-GR"/>
        </w:rPr>
        <w:t>ταξινομητές</w:t>
      </w:r>
      <w:proofErr w:type="spellEnd"/>
      <w:r>
        <w:rPr>
          <w:rFonts w:asciiTheme="minorHAnsi" w:hAnsiTheme="minorHAnsi" w:cstheme="minorHAnsi"/>
          <w:lang w:val="el-GR"/>
        </w:rPr>
        <w:t>.</w:t>
      </w:r>
    </w:p>
    <w:p w14:paraId="009F0C66" w14:textId="5DB7322A" w:rsidR="00745E9B" w:rsidRDefault="00745E9B" w:rsidP="00745E9B">
      <w:pPr>
        <w:pStyle w:val="p1"/>
        <w:jc w:val="both"/>
        <w:rPr>
          <w:rFonts w:asciiTheme="minorHAnsi" w:hAnsiTheme="minorHAnsi" w:cstheme="minorHAnsi"/>
          <w:lang w:val="el-GR"/>
        </w:rPr>
      </w:pPr>
      <w:r w:rsidRPr="00745E9B">
        <w:rPr>
          <w:rFonts w:asciiTheme="minorHAnsi" w:hAnsiTheme="minorHAnsi" w:cstheme="minorHAnsi"/>
          <w:lang w:val="el-GR"/>
        </w:rPr>
        <w:t xml:space="preserve">4. </w:t>
      </w:r>
      <w:r>
        <w:rPr>
          <w:rFonts w:asciiTheme="minorHAnsi" w:hAnsiTheme="minorHAnsi" w:cstheme="minorHAnsi"/>
          <w:lang w:val="el-GR"/>
        </w:rPr>
        <w:t>Εφαρμόζεται</w:t>
      </w:r>
      <w:r w:rsidRPr="00745E9B">
        <w:rPr>
          <w:rFonts w:asciiTheme="minorHAnsi" w:hAnsiTheme="minorHAnsi" w:cstheme="minorHAnsi"/>
          <w:lang w:val="el-GR"/>
        </w:rPr>
        <w:t xml:space="preserve"> </w:t>
      </w:r>
      <w:r w:rsidRPr="00745E9B">
        <w:rPr>
          <w:rFonts w:asciiTheme="minorHAnsi" w:hAnsiTheme="minorHAnsi" w:cstheme="minorHAnsi"/>
        </w:rPr>
        <w:t>Median</w:t>
      </w:r>
      <w:r w:rsidRPr="00745E9B">
        <w:rPr>
          <w:rFonts w:asciiTheme="minorHAnsi" w:hAnsiTheme="minorHAnsi" w:cstheme="minorHAnsi"/>
          <w:lang w:val="el-GR"/>
        </w:rPr>
        <w:t xml:space="preserve"> </w:t>
      </w:r>
      <w:r w:rsidRPr="00745E9B">
        <w:rPr>
          <w:rFonts w:asciiTheme="minorHAnsi" w:hAnsiTheme="minorHAnsi" w:cstheme="minorHAnsi"/>
        </w:rPr>
        <w:t>Filtering</w:t>
      </w:r>
      <w:r w:rsidRPr="00745E9B">
        <w:rPr>
          <w:rFonts w:asciiTheme="minorHAnsi" w:hAnsiTheme="minorHAnsi" w:cstheme="minorHAnsi"/>
          <w:lang w:val="el-GR"/>
        </w:rPr>
        <w:t xml:space="preserve">, </w:t>
      </w:r>
      <w:r w:rsidR="002E18FA" w:rsidRPr="00745E9B">
        <w:rPr>
          <w:rFonts w:asciiTheme="minorHAnsi" w:hAnsiTheme="minorHAnsi" w:cstheme="minorHAnsi"/>
          <w:lang w:val="el-GR"/>
        </w:rPr>
        <w:t>χρησιμοποιώ</w:t>
      </w:r>
      <w:r w:rsidR="002E18FA">
        <w:rPr>
          <w:rFonts w:asciiTheme="minorHAnsi" w:hAnsiTheme="minorHAnsi" w:cstheme="minorHAnsi"/>
          <w:lang w:val="el-GR"/>
        </w:rPr>
        <w:t>ντας</w:t>
      </w:r>
      <w:r w:rsidRPr="00745E9B">
        <w:rPr>
          <w:rFonts w:asciiTheme="minorHAnsi" w:hAnsiTheme="minorHAnsi" w:cstheme="minorHAnsi"/>
          <w:lang w:val="el-GR"/>
        </w:rPr>
        <w:t xml:space="preserve"> μεγαλύτερο kernel (81 frames ≈ 1.86s), ώστε να εξαλειφθούν μικρά σφάλματα</w:t>
      </w:r>
      <w:r>
        <w:rPr>
          <w:rFonts w:asciiTheme="minorHAnsi" w:hAnsiTheme="minorHAnsi" w:cstheme="minorHAnsi"/>
          <w:lang w:val="el-GR"/>
        </w:rPr>
        <w:t>.</w:t>
      </w:r>
    </w:p>
    <w:p w14:paraId="226CC9C8" w14:textId="39272D7F" w:rsidR="00745E9B" w:rsidRDefault="00745E9B" w:rsidP="00745E9B">
      <w:pPr>
        <w:pStyle w:val="p1"/>
        <w:jc w:val="both"/>
        <w:rPr>
          <w:rFonts w:asciiTheme="minorHAnsi" w:hAnsiTheme="minorHAnsi" w:cstheme="minorHAnsi"/>
          <w:lang w:val="el-GR"/>
        </w:rPr>
      </w:pPr>
      <w:r w:rsidRPr="00745E9B">
        <w:rPr>
          <w:rFonts w:asciiTheme="minorHAnsi" w:hAnsiTheme="minorHAnsi" w:cstheme="minorHAnsi"/>
          <w:lang w:val="el-GR"/>
        </w:rPr>
        <w:t>5. Οι προβλέψεις μετατρέπονται σε segments με χρονικά όρια, και αποθηκεύονται σε .</w:t>
      </w:r>
      <w:proofErr w:type="spellStart"/>
      <w:r w:rsidRPr="00745E9B">
        <w:rPr>
          <w:rFonts w:asciiTheme="minorHAnsi" w:hAnsiTheme="minorHAnsi" w:cstheme="minorHAnsi"/>
          <w:lang w:val="el-GR"/>
        </w:rPr>
        <w:t>csv</w:t>
      </w:r>
      <w:proofErr w:type="spellEnd"/>
      <w:r w:rsidRPr="00745E9B">
        <w:rPr>
          <w:rFonts w:asciiTheme="minorHAnsi" w:hAnsiTheme="minorHAnsi" w:cstheme="minorHAnsi"/>
          <w:lang w:val="el-GR"/>
        </w:rPr>
        <w:t xml:space="preserve"> αρχεία</w:t>
      </w:r>
    </w:p>
    <w:p w14:paraId="10115B88" w14:textId="7AE3FE9D" w:rsidR="00745E9B" w:rsidRDefault="00745E9B" w:rsidP="00745E9B">
      <w:pPr>
        <w:pStyle w:val="p1"/>
        <w:jc w:val="both"/>
        <w:rPr>
          <w:rFonts w:asciiTheme="minorHAnsi" w:hAnsiTheme="minorHAnsi" w:cstheme="minorHAnsi"/>
          <w:lang w:val="el-GR"/>
        </w:rPr>
      </w:pPr>
      <w:r>
        <w:rPr>
          <w:rFonts w:asciiTheme="minorHAnsi" w:hAnsiTheme="minorHAnsi" w:cstheme="minorHAnsi"/>
          <w:lang w:val="el-GR"/>
        </w:rPr>
        <w:t xml:space="preserve">6. </w:t>
      </w:r>
      <w:r w:rsidRPr="00745E9B">
        <w:rPr>
          <w:rFonts w:asciiTheme="minorHAnsi" w:hAnsiTheme="minorHAnsi" w:cstheme="minorHAnsi"/>
          <w:lang w:val="el-GR"/>
        </w:rPr>
        <w:t>Υπολογίζεται το συνολικό μήκος των τμημάτων που έχουν χαρακτηριστεί ως “</w:t>
      </w:r>
      <w:proofErr w:type="spellStart"/>
      <w:r w:rsidRPr="00745E9B">
        <w:rPr>
          <w:rFonts w:asciiTheme="minorHAnsi" w:hAnsiTheme="minorHAnsi" w:cstheme="minorHAnsi"/>
          <w:lang w:val="el-GR"/>
        </w:rPr>
        <w:t>foreground</w:t>
      </w:r>
      <w:proofErr w:type="spellEnd"/>
      <w:r w:rsidRPr="00745E9B">
        <w:rPr>
          <w:rFonts w:asciiTheme="minorHAnsi" w:hAnsiTheme="minorHAnsi" w:cstheme="minorHAnsi"/>
          <w:lang w:val="el-GR"/>
        </w:rPr>
        <w:t>” και εκφράζεται ως ποσοστό της συνολικής διάρκειας του ήχου.</w:t>
      </w:r>
    </w:p>
    <w:p w14:paraId="4D998B02" w14:textId="77777777" w:rsidR="002E18FA" w:rsidRDefault="002E18FA" w:rsidP="00745E9B">
      <w:pPr>
        <w:pStyle w:val="p1"/>
        <w:jc w:val="both"/>
        <w:rPr>
          <w:rFonts w:asciiTheme="minorHAnsi" w:hAnsiTheme="minorHAnsi" w:cstheme="minorHAnsi"/>
          <w:lang w:val="el-GR"/>
        </w:rPr>
      </w:pPr>
    </w:p>
    <w:p w14:paraId="63697E70" w14:textId="77777777" w:rsidR="002E18FA" w:rsidRPr="00745E9B" w:rsidRDefault="002E18FA" w:rsidP="00745E9B">
      <w:pPr>
        <w:pStyle w:val="p1"/>
        <w:jc w:val="both"/>
        <w:rPr>
          <w:rFonts w:asciiTheme="minorHAnsi" w:hAnsiTheme="minorHAnsi" w:cstheme="minorHAnsi"/>
        </w:rPr>
      </w:pPr>
    </w:p>
    <w:p w14:paraId="7B01666C" w14:textId="77777777" w:rsidR="002E18FA" w:rsidRPr="002E18FA" w:rsidRDefault="006C0FE2" w:rsidP="002E18FA">
      <w:pPr>
        <w:pStyle w:val="NormalWeb"/>
        <w:rPr>
          <w:rFonts w:asciiTheme="majorHAnsi" w:hAnsiTheme="majorHAnsi" w:cstheme="majorHAnsi"/>
          <w:b/>
          <w:bCs/>
          <w:i/>
          <w:iCs/>
          <w:color w:val="0070C0"/>
        </w:rPr>
      </w:pPr>
      <w:r>
        <w:rPr>
          <w:rStyle w:val="Strong"/>
          <w:rFonts w:asciiTheme="majorHAnsi" w:hAnsiTheme="majorHAnsi" w:cstheme="majorHAnsi"/>
          <w:b w:val="0"/>
          <w:bCs w:val="0"/>
          <w:i/>
          <w:iCs/>
          <w:color w:val="0070C0"/>
        </w:rPr>
        <w:lastRenderedPageBreak/>
        <w:t xml:space="preserve">def </w:t>
      </w:r>
      <w:proofErr w:type="spellStart"/>
      <w:r w:rsidR="00745E9B" w:rsidRPr="00745E9B">
        <w:rPr>
          <w:rStyle w:val="Strong"/>
          <w:rFonts w:asciiTheme="majorHAnsi" w:hAnsiTheme="majorHAnsi" w:cstheme="majorHAnsi"/>
          <w:b w:val="0"/>
          <w:bCs w:val="0"/>
          <w:i/>
          <w:iCs/>
          <w:color w:val="0070C0"/>
        </w:rPr>
        <w:t>l</w:t>
      </w:r>
      <w:r w:rsidR="00745E9B" w:rsidRPr="00745E9B">
        <w:rPr>
          <w:rStyle w:val="Strong"/>
          <w:rFonts w:asciiTheme="majorHAnsi" w:hAnsiTheme="majorHAnsi" w:cstheme="majorHAnsi"/>
          <w:b w:val="0"/>
          <w:bCs w:val="0"/>
          <w:i/>
          <w:iCs/>
          <w:color w:val="0070C0"/>
        </w:rPr>
        <w:t>oad_ground_</w:t>
      </w:r>
      <w:proofErr w:type="gramStart"/>
      <w:r w:rsidR="00745E9B" w:rsidRPr="00745E9B">
        <w:rPr>
          <w:rStyle w:val="Strong"/>
          <w:rFonts w:asciiTheme="majorHAnsi" w:hAnsiTheme="majorHAnsi" w:cstheme="majorHAnsi"/>
          <w:b w:val="0"/>
          <w:bCs w:val="0"/>
          <w:i/>
          <w:iCs/>
          <w:color w:val="0070C0"/>
        </w:rPr>
        <w:t>tru</w:t>
      </w:r>
      <w:r>
        <w:rPr>
          <w:rStyle w:val="Strong"/>
          <w:rFonts w:asciiTheme="majorHAnsi" w:hAnsiTheme="majorHAnsi" w:cstheme="majorHAnsi"/>
          <w:b w:val="0"/>
          <w:bCs w:val="0"/>
          <w:i/>
          <w:iCs/>
          <w:color w:val="0070C0"/>
        </w:rPr>
        <w:t>t</w:t>
      </w:r>
      <w:r w:rsidR="00745E9B" w:rsidRPr="00745E9B">
        <w:rPr>
          <w:rStyle w:val="Strong"/>
          <w:rFonts w:asciiTheme="majorHAnsi" w:hAnsiTheme="majorHAnsi" w:cstheme="majorHAnsi"/>
          <w:b w:val="0"/>
          <w:bCs w:val="0"/>
          <w:i/>
          <w:iCs/>
          <w:color w:val="0070C0"/>
        </w:rPr>
        <w:t>h</w:t>
      </w:r>
      <w:proofErr w:type="spellEnd"/>
      <w:r w:rsidR="00745E9B" w:rsidRPr="00745E9B">
        <w:rPr>
          <w:rStyle w:val="Strong"/>
          <w:rFonts w:asciiTheme="majorHAnsi" w:hAnsiTheme="majorHAnsi" w:cstheme="majorHAnsi"/>
          <w:b w:val="0"/>
          <w:bCs w:val="0"/>
          <w:i/>
          <w:iCs/>
          <w:color w:val="0070C0"/>
        </w:rPr>
        <w:t>(</w:t>
      </w:r>
      <w:proofErr w:type="spellStart"/>
      <w:proofErr w:type="gramEnd"/>
      <w:r w:rsidR="00745E9B" w:rsidRPr="00745E9B">
        <w:rPr>
          <w:rStyle w:val="Strong"/>
          <w:rFonts w:asciiTheme="majorHAnsi" w:hAnsiTheme="majorHAnsi" w:cstheme="majorHAnsi"/>
          <w:b w:val="0"/>
          <w:bCs w:val="0"/>
          <w:i/>
          <w:iCs/>
          <w:color w:val="0070C0"/>
        </w:rPr>
        <w:t>json_file</w:t>
      </w:r>
      <w:proofErr w:type="spellEnd"/>
      <w:r w:rsidR="00745E9B" w:rsidRPr="00745E9B">
        <w:rPr>
          <w:rStyle w:val="Strong"/>
          <w:rFonts w:asciiTheme="majorHAnsi" w:hAnsiTheme="majorHAnsi" w:cstheme="majorHAnsi"/>
          <w:b w:val="0"/>
          <w:bCs w:val="0"/>
          <w:i/>
          <w:iCs/>
          <w:color w:val="0070C0"/>
        </w:rPr>
        <w:t xml:space="preserve">, </w:t>
      </w:r>
      <w:proofErr w:type="spellStart"/>
      <w:r w:rsidR="00745E9B" w:rsidRPr="00745E9B">
        <w:rPr>
          <w:rStyle w:val="Strong"/>
          <w:rFonts w:asciiTheme="majorHAnsi" w:hAnsiTheme="majorHAnsi" w:cstheme="majorHAnsi"/>
          <w:b w:val="0"/>
          <w:bCs w:val="0"/>
          <w:i/>
          <w:iCs/>
          <w:color w:val="0070C0"/>
        </w:rPr>
        <w:t>audio_filename</w:t>
      </w:r>
      <w:proofErr w:type="spellEnd"/>
      <w:r w:rsidR="00745E9B" w:rsidRPr="00745E9B">
        <w:rPr>
          <w:rStyle w:val="Strong"/>
          <w:rFonts w:asciiTheme="majorHAnsi" w:hAnsiTheme="majorHAnsi" w:cstheme="majorHAnsi"/>
          <w:b w:val="0"/>
          <w:bCs w:val="0"/>
          <w:i/>
          <w:iCs/>
          <w:color w:val="0070C0"/>
        </w:rPr>
        <w:t>)</w:t>
      </w:r>
      <w:r w:rsidR="00745E9B">
        <w:rPr>
          <w:rStyle w:val="Strong"/>
          <w:rFonts w:asciiTheme="majorHAnsi" w:hAnsiTheme="majorHAnsi" w:cstheme="majorHAnsi"/>
          <w:b w:val="0"/>
          <w:bCs w:val="0"/>
          <w:i/>
          <w:iCs/>
          <w:color w:val="0070C0"/>
        </w:rPr>
        <w:t>:</w:t>
      </w:r>
    </w:p>
    <w:p w14:paraId="4422A939" w14:textId="179645D3" w:rsidR="00745E9B" w:rsidRPr="002E18FA" w:rsidRDefault="00745E9B" w:rsidP="002E18FA">
      <w:pPr>
        <w:pStyle w:val="NormalWeb"/>
        <w:rPr>
          <w:rFonts w:asciiTheme="majorHAnsi" w:hAnsiTheme="majorHAnsi" w:cstheme="majorHAnsi"/>
          <w:b/>
          <w:bCs/>
          <w:i/>
          <w:iCs/>
          <w:color w:val="0070C0"/>
          <w:lang w:val="el-GR"/>
        </w:rPr>
      </w:pPr>
      <w:r w:rsidRPr="00745E9B">
        <w:rPr>
          <w:rFonts w:asciiTheme="minorHAnsi" w:hAnsiTheme="minorHAnsi" w:cstheme="minorHAnsi"/>
          <w:color w:val="000000"/>
          <w:lang w:val="el-GR"/>
        </w:rPr>
        <w:t>Αυτή η συνάρτηση αναλαμβάνει να φορτώσει τα δεδομένα (</w:t>
      </w:r>
      <w:r w:rsidRPr="00745E9B">
        <w:rPr>
          <w:rFonts w:asciiTheme="minorHAnsi" w:hAnsiTheme="minorHAnsi" w:cstheme="minorHAnsi"/>
          <w:color w:val="000000"/>
        </w:rPr>
        <w:t>ground</w:t>
      </w:r>
      <w:r w:rsidRPr="00745E9B">
        <w:rPr>
          <w:rFonts w:asciiTheme="minorHAnsi" w:hAnsiTheme="minorHAnsi" w:cstheme="minorHAnsi"/>
          <w:color w:val="000000"/>
          <w:lang w:val="el-GR"/>
        </w:rPr>
        <w:t xml:space="preserve"> </w:t>
      </w:r>
      <w:r w:rsidRPr="00745E9B">
        <w:rPr>
          <w:rFonts w:asciiTheme="minorHAnsi" w:hAnsiTheme="minorHAnsi" w:cstheme="minorHAnsi"/>
          <w:color w:val="000000"/>
        </w:rPr>
        <w:t>truth</w:t>
      </w:r>
      <w:r w:rsidRPr="00745E9B">
        <w:rPr>
          <w:rFonts w:asciiTheme="minorHAnsi" w:hAnsiTheme="minorHAnsi" w:cstheme="minorHAnsi"/>
          <w:color w:val="000000"/>
          <w:lang w:val="el-GR"/>
        </w:rPr>
        <w:t xml:space="preserve">) από τα </w:t>
      </w:r>
      <w:r w:rsidRPr="00745E9B">
        <w:rPr>
          <w:rFonts w:asciiTheme="minorHAnsi" w:hAnsiTheme="minorHAnsi" w:cstheme="minorHAnsi"/>
          <w:color w:val="000000"/>
        </w:rPr>
        <w:t>JSON</w:t>
      </w:r>
      <w:r w:rsidRPr="00745E9B">
        <w:rPr>
          <w:rFonts w:asciiTheme="minorHAnsi" w:hAnsiTheme="minorHAnsi" w:cstheme="minorHAnsi"/>
          <w:color w:val="000000"/>
          <w:lang w:val="el-GR"/>
        </w:rPr>
        <w:t xml:space="preserve"> </w:t>
      </w:r>
      <w:r>
        <w:rPr>
          <w:rFonts w:asciiTheme="minorHAnsi" w:hAnsiTheme="minorHAnsi" w:cstheme="minorHAnsi"/>
          <w:color w:val="000000"/>
        </w:rPr>
        <w:t>transcript</w:t>
      </w:r>
      <w:r w:rsidRPr="00745E9B">
        <w:rPr>
          <w:rFonts w:asciiTheme="minorHAnsi" w:hAnsiTheme="minorHAnsi" w:cstheme="minorHAnsi"/>
          <w:color w:val="000000"/>
          <w:lang w:val="el-GR"/>
        </w:rPr>
        <w:t xml:space="preserve"> </w:t>
      </w:r>
      <w:r w:rsidRPr="00745E9B">
        <w:rPr>
          <w:rFonts w:asciiTheme="minorHAnsi" w:hAnsiTheme="minorHAnsi" w:cstheme="minorHAnsi"/>
          <w:color w:val="000000"/>
          <w:lang w:val="el-GR"/>
        </w:rPr>
        <w:t>αρχεί</w:t>
      </w:r>
      <w:r w:rsidR="002E18FA">
        <w:rPr>
          <w:rFonts w:asciiTheme="minorHAnsi" w:hAnsiTheme="minorHAnsi" w:cstheme="minorHAnsi"/>
          <w:color w:val="000000"/>
          <w:lang w:val="el-GR"/>
        </w:rPr>
        <w:t>α</w:t>
      </w:r>
      <w:r w:rsidRPr="00745E9B">
        <w:rPr>
          <w:rFonts w:asciiTheme="minorHAnsi" w:hAnsiTheme="minorHAnsi" w:cstheme="minorHAnsi"/>
          <w:color w:val="000000"/>
          <w:lang w:val="el-GR"/>
        </w:rPr>
        <w:t>. Ο στόχος της είναι να εντοπίσει μόνο τις χρονικές περιόδους που περιέχουν ομιλία στο συγκεκριμένο αρχείο ήχου και να αγνοήσει τις υπόλοιπες εγγραφές.</w:t>
      </w:r>
    </w:p>
    <w:p w14:paraId="00C2B638" w14:textId="77777777" w:rsidR="00745E9B" w:rsidRPr="00745E9B" w:rsidRDefault="00745E9B" w:rsidP="00745E9B">
      <w:pPr>
        <w:pStyle w:val="NormalWeb"/>
        <w:jc w:val="both"/>
        <w:rPr>
          <w:rFonts w:asciiTheme="minorHAnsi" w:hAnsiTheme="minorHAnsi" w:cstheme="minorHAnsi"/>
          <w:color w:val="000000"/>
          <w:lang w:val="el-GR"/>
        </w:rPr>
      </w:pPr>
      <w:r w:rsidRPr="00745E9B">
        <w:rPr>
          <w:rFonts w:asciiTheme="minorHAnsi" w:hAnsiTheme="minorHAnsi" w:cstheme="minorHAnsi"/>
          <w:color w:val="000000"/>
          <w:lang w:val="el-GR"/>
        </w:rPr>
        <w:t>Για να το κάνει αυτό:</w:t>
      </w:r>
    </w:p>
    <w:p w14:paraId="48D532E6" w14:textId="77777777" w:rsidR="00745E9B" w:rsidRPr="00745E9B" w:rsidRDefault="00745E9B" w:rsidP="00745E9B">
      <w:pPr>
        <w:pStyle w:val="NormalWeb"/>
        <w:numPr>
          <w:ilvl w:val="0"/>
          <w:numId w:val="55"/>
        </w:numPr>
        <w:jc w:val="both"/>
        <w:rPr>
          <w:rFonts w:asciiTheme="minorHAnsi" w:hAnsiTheme="minorHAnsi" w:cstheme="minorHAnsi"/>
          <w:color w:val="000000"/>
          <w:lang w:val="el-GR"/>
        </w:rPr>
      </w:pPr>
      <w:r w:rsidRPr="00745E9B">
        <w:rPr>
          <w:rFonts w:asciiTheme="minorHAnsi" w:hAnsiTheme="minorHAnsi" w:cstheme="minorHAnsi"/>
          <w:color w:val="000000"/>
          <w:lang w:val="el-GR"/>
        </w:rPr>
        <w:t xml:space="preserve">Παίρνει το </w:t>
      </w:r>
      <w:r w:rsidRPr="00745E9B">
        <w:rPr>
          <w:rFonts w:asciiTheme="minorHAnsi" w:hAnsiTheme="minorHAnsi" w:cstheme="minorHAnsi"/>
          <w:color w:val="000000"/>
        </w:rPr>
        <w:t>session</w:t>
      </w:r>
      <w:r w:rsidRPr="00745E9B">
        <w:rPr>
          <w:rFonts w:asciiTheme="minorHAnsi" w:hAnsiTheme="minorHAnsi" w:cstheme="minorHAnsi"/>
          <w:color w:val="000000"/>
          <w:lang w:val="el-GR"/>
        </w:rPr>
        <w:t xml:space="preserve"> </w:t>
      </w:r>
      <w:r w:rsidRPr="00745E9B">
        <w:rPr>
          <w:rFonts w:asciiTheme="minorHAnsi" w:hAnsiTheme="minorHAnsi" w:cstheme="minorHAnsi"/>
          <w:color w:val="000000"/>
        </w:rPr>
        <w:t>ID</w:t>
      </w:r>
      <w:r w:rsidRPr="00745E9B">
        <w:rPr>
          <w:rFonts w:asciiTheme="minorHAnsi" w:hAnsiTheme="minorHAnsi" w:cstheme="minorHAnsi"/>
          <w:color w:val="000000"/>
          <w:lang w:val="el-GR"/>
        </w:rPr>
        <w:t xml:space="preserve"> από το όνομα του αρχείου ήχου (π.χ. "</w:t>
      </w:r>
      <w:r w:rsidRPr="00745E9B">
        <w:rPr>
          <w:rFonts w:asciiTheme="minorHAnsi" w:hAnsiTheme="minorHAnsi" w:cstheme="minorHAnsi"/>
          <w:color w:val="000000"/>
        </w:rPr>
        <w:t>S</w:t>
      </w:r>
      <w:r w:rsidRPr="00745E9B">
        <w:rPr>
          <w:rFonts w:asciiTheme="minorHAnsi" w:hAnsiTheme="minorHAnsi" w:cstheme="minorHAnsi"/>
          <w:color w:val="000000"/>
          <w:lang w:val="el-GR"/>
        </w:rPr>
        <w:t>01" από το "</w:t>
      </w:r>
      <w:r w:rsidRPr="00745E9B">
        <w:rPr>
          <w:rFonts w:asciiTheme="minorHAnsi" w:hAnsiTheme="minorHAnsi" w:cstheme="minorHAnsi"/>
          <w:color w:val="000000"/>
        </w:rPr>
        <w:t>S</w:t>
      </w:r>
      <w:r w:rsidRPr="00745E9B">
        <w:rPr>
          <w:rFonts w:asciiTheme="minorHAnsi" w:hAnsiTheme="minorHAnsi" w:cstheme="minorHAnsi"/>
          <w:color w:val="000000"/>
          <w:lang w:val="el-GR"/>
        </w:rPr>
        <w:t>01_</w:t>
      </w:r>
      <w:r w:rsidRPr="00745E9B">
        <w:rPr>
          <w:rFonts w:asciiTheme="minorHAnsi" w:hAnsiTheme="minorHAnsi" w:cstheme="minorHAnsi"/>
          <w:color w:val="000000"/>
        </w:rPr>
        <w:t>U</w:t>
      </w:r>
      <w:r w:rsidRPr="00745E9B">
        <w:rPr>
          <w:rFonts w:asciiTheme="minorHAnsi" w:hAnsiTheme="minorHAnsi" w:cstheme="minorHAnsi"/>
          <w:color w:val="000000"/>
          <w:lang w:val="el-GR"/>
        </w:rPr>
        <w:t>04.</w:t>
      </w:r>
      <w:r w:rsidRPr="00745E9B">
        <w:rPr>
          <w:rFonts w:asciiTheme="minorHAnsi" w:hAnsiTheme="minorHAnsi" w:cstheme="minorHAnsi"/>
          <w:color w:val="000000"/>
        </w:rPr>
        <w:t>CH</w:t>
      </w:r>
      <w:r w:rsidRPr="00745E9B">
        <w:rPr>
          <w:rFonts w:asciiTheme="minorHAnsi" w:hAnsiTheme="minorHAnsi" w:cstheme="minorHAnsi"/>
          <w:color w:val="000000"/>
          <w:lang w:val="el-GR"/>
        </w:rPr>
        <w:t>4.</w:t>
      </w:r>
      <w:r w:rsidRPr="00745E9B">
        <w:rPr>
          <w:rFonts w:asciiTheme="minorHAnsi" w:hAnsiTheme="minorHAnsi" w:cstheme="minorHAnsi"/>
          <w:color w:val="000000"/>
        </w:rPr>
        <w:t>wav</w:t>
      </w:r>
      <w:r w:rsidRPr="00745E9B">
        <w:rPr>
          <w:rFonts w:asciiTheme="minorHAnsi" w:hAnsiTheme="minorHAnsi" w:cstheme="minorHAnsi"/>
          <w:color w:val="000000"/>
          <w:lang w:val="el-GR"/>
        </w:rPr>
        <w:t>")</w:t>
      </w:r>
    </w:p>
    <w:p w14:paraId="360E7002" w14:textId="77777777" w:rsidR="00745E9B" w:rsidRPr="00745E9B" w:rsidRDefault="00745E9B" w:rsidP="00745E9B">
      <w:pPr>
        <w:pStyle w:val="NormalWeb"/>
        <w:numPr>
          <w:ilvl w:val="0"/>
          <w:numId w:val="55"/>
        </w:numPr>
        <w:jc w:val="both"/>
        <w:rPr>
          <w:rFonts w:asciiTheme="minorHAnsi" w:hAnsiTheme="minorHAnsi" w:cstheme="minorHAnsi"/>
          <w:color w:val="000000"/>
          <w:lang w:val="el-GR"/>
        </w:rPr>
      </w:pPr>
      <w:r w:rsidRPr="00745E9B">
        <w:rPr>
          <w:rFonts w:asciiTheme="minorHAnsi" w:hAnsiTheme="minorHAnsi" w:cstheme="minorHAnsi"/>
          <w:color w:val="000000"/>
          <w:lang w:val="el-GR"/>
        </w:rPr>
        <w:t xml:space="preserve">Διαβάζει το </w:t>
      </w:r>
      <w:r w:rsidRPr="00745E9B">
        <w:rPr>
          <w:rFonts w:asciiTheme="minorHAnsi" w:hAnsiTheme="minorHAnsi" w:cstheme="minorHAnsi"/>
          <w:color w:val="000000"/>
        </w:rPr>
        <w:t>JSON</w:t>
      </w:r>
      <w:r w:rsidRPr="00745E9B">
        <w:rPr>
          <w:rFonts w:asciiTheme="minorHAnsi" w:hAnsiTheme="minorHAnsi" w:cstheme="minorHAnsi"/>
          <w:color w:val="000000"/>
          <w:lang w:val="el-GR"/>
        </w:rPr>
        <w:t xml:space="preserve"> αρχείο και φιλτράρει τις εγγραφές ώστε να κρατήσει μόνο αυτές που ανήκουν στο σωστό </w:t>
      </w:r>
      <w:r w:rsidRPr="00745E9B">
        <w:rPr>
          <w:rFonts w:asciiTheme="minorHAnsi" w:hAnsiTheme="minorHAnsi" w:cstheme="minorHAnsi"/>
          <w:color w:val="000000"/>
        </w:rPr>
        <w:t>session</w:t>
      </w:r>
    </w:p>
    <w:p w14:paraId="62EBC27C" w14:textId="77777777" w:rsidR="00745E9B" w:rsidRPr="00745E9B" w:rsidRDefault="00745E9B" w:rsidP="00745E9B">
      <w:pPr>
        <w:pStyle w:val="NormalWeb"/>
        <w:numPr>
          <w:ilvl w:val="0"/>
          <w:numId w:val="55"/>
        </w:numPr>
        <w:jc w:val="both"/>
        <w:rPr>
          <w:rFonts w:asciiTheme="minorHAnsi" w:hAnsiTheme="minorHAnsi" w:cstheme="minorHAnsi"/>
          <w:color w:val="000000"/>
          <w:lang w:val="el-GR"/>
        </w:rPr>
      </w:pPr>
      <w:r w:rsidRPr="00745E9B">
        <w:rPr>
          <w:rFonts w:asciiTheme="minorHAnsi" w:hAnsiTheme="minorHAnsi" w:cstheme="minorHAnsi"/>
          <w:color w:val="000000"/>
          <w:lang w:val="el-GR"/>
        </w:rPr>
        <w:t xml:space="preserve">Μετατρέπει τα </w:t>
      </w:r>
      <w:r w:rsidRPr="00745E9B">
        <w:rPr>
          <w:rFonts w:asciiTheme="minorHAnsi" w:hAnsiTheme="minorHAnsi" w:cstheme="minorHAnsi"/>
          <w:color w:val="000000"/>
        </w:rPr>
        <w:t>timestamps</w:t>
      </w:r>
      <w:r w:rsidRPr="00745E9B">
        <w:rPr>
          <w:rFonts w:asciiTheme="minorHAnsi" w:hAnsiTheme="minorHAnsi" w:cstheme="minorHAnsi"/>
          <w:color w:val="000000"/>
          <w:lang w:val="el-GR"/>
        </w:rPr>
        <w:t xml:space="preserve"> από μορφή "</w:t>
      </w:r>
      <w:r w:rsidRPr="00745E9B">
        <w:rPr>
          <w:rFonts w:asciiTheme="minorHAnsi" w:hAnsiTheme="minorHAnsi" w:cstheme="minorHAnsi"/>
          <w:color w:val="000000"/>
        </w:rPr>
        <w:t>HH</w:t>
      </w:r>
      <w:r w:rsidRPr="00745E9B">
        <w:rPr>
          <w:rFonts w:asciiTheme="minorHAnsi" w:hAnsiTheme="minorHAnsi" w:cstheme="minorHAnsi"/>
          <w:color w:val="000000"/>
          <w:lang w:val="el-GR"/>
        </w:rPr>
        <w:t>:</w:t>
      </w:r>
      <w:r w:rsidRPr="00745E9B">
        <w:rPr>
          <w:rFonts w:asciiTheme="minorHAnsi" w:hAnsiTheme="minorHAnsi" w:cstheme="minorHAnsi"/>
          <w:color w:val="000000"/>
        </w:rPr>
        <w:t>MM</w:t>
      </w:r>
      <w:r w:rsidRPr="00745E9B">
        <w:rPr>
          <w:rFonts w:asciiTheme="minorHAnsi" w:hAnsiTheme="minorHAnsi" w:cstheme="minorHAnsi"/>
          <w:color w:val="000000"/>
          <w:lang w:val="el-GR"/>
        </w:rPr>
        <w:t>:</w:t>
      </w:r>
      <w:r w:rsidRPr="00745E9B">
        <w:rPr>
          <w:rFonts w:asciiTheme="minorHAnsi" w:hAnsiTheme="minorHAnsi" w:cstheme="minorHAnsi"/>
          <w:color w:val="000000"/>
        </w:rPr>
        <w:t>SS</w:t>
      </w:r>
      <w:r w:rsidRPr="00745E9B">
        <w:rPr>
          <w:rFonts w:asciiTheme="minorHAnsi" w:hAnsiTheme="minorHAnsi" w:cstheme="minorHAnsi"/>
          <w:color w:val="000000"/>
          <w:lang w:val="el-GR"/>
        </w:rPr>
        <w:t>.</w:t>
      </w:r>
      <w:proofErr w:type="spellStart"/>
      <w:r w:rsidRPr="00745E9B">
        <w:rPr>
          <w:rFonts w:asciiTheme="minorHAnsi" w:hAnsiTheme="minorHAnsi" w:cstheme="minorHAnsi"/>
          <w:color w:val="000000"/>
        </w:rPr>
        <w:t>ms</w:t>
      </w:r>
      <w:proofErr w:type="spellEnd"/>
      <w:r w:rsidRPr="00745E9B">
        <w:rPr>
          <w:rFonts w:asciiTheme="minorHAnsi" w:hAnsiTheme="minorHAnsi" w:cstheme="minorHAnsi"/>
          <w:color w:val="000000"/>
          <w:lang w:val="el-GR"/>
        </w:rPr>
        <w:t>" σε δευτερόλεπτα με χρήση της βοηθητικής συνάρτησης</w:t>
      </w:r>
      <w:r w:rsidRPr="00745E9B">
        <w:rPr>
          <w:rStyle w:val="apple-converted-space"/>
          <w:rFonts w:asciiTheme="minorHAnsi" w:hAnsiTheme="minorHAnsi" w:cstheme="minorHAnsi"/>
          <w:color w:val="000000"/>
        </w:rPr>
        <w:t> </w:t>
      </w:r>
      <w:r w:rsidRPr="00745E9B">
        <w:rPr>
          <w:rStyle w:val="HTMLCode"/>
          <w:rFonts w:asciiTheme="minorHAnsi" w:hAnsiTheme="minorHAnsi" w:cstheme="minorHAnsi"/>
          <w:color w:val="000000"/>
          <w:sz w:val="24"/>
          <w:szCs w:val="24"/>
        </w:rPr>
        <w:t>time</w:t>
      </w:r>
      <w:r w:rsidRPr="00745E9B">
        <w:rPr>
          <w:rStyle w:val="HTMLCode"/>
          <w:rFonts w:asciiTheme="minorHAnsi" w:hAnsiTheme="minorHAnsi" w:cstheme="minorHAnsi"/>
          <w:color w:val="000000"/>
          <w:sz w:val="24"/>
          <w:szCs w:val="24"/>
          <w:lang w:val="el-GR"/>
        </w:rPr>
        <w:t>_</w:t>
      </w:r>
      <w:r w:rsidRPr="00745E9B">
        <w:rPr>
          <w:rStyle w:val="HTMLCode"/>
          <w:rFonts w:asciiTheme="minorHAnsi" w:hAnsiTheme="minorHAnsi" w:cstheme="minorHAnsi"/>
          <w:color w:val="000000"/>
          <w:sz w:val="24"/>
          <w:szCs w:val="24"/>
        </w:rPr>
        <w:t>to</w:t>
      </w:r>
      <w:r w:rsidRPr="00745E9B">
        <w:rPr>
          <w:rStyle w:val="HTMLCode"/>
          <w:rFonts w:asciiTheme="minorHAnsi" w:hAnsiTheme="minorHAnsi" w:cstheme="minorHAnsi"/>
          <w:color w:val="000000"/>
          <w:sz w:val="24"/>
          <w:szCs w:val="24"/>
          <w:lang w:val="el-GR"/>
        </w:rPr>
        <w:t>_</w:t>
      </w:r>
      <w:r w:rsidRPr="00745E9B">
        <w:rPr>
          <w:rStyle w:val="HTMLCode"/>
          <w:rFonts w:asciiTheme="minorHAnsi" w:hAnsiTheme="minorHAnsi" w:cstheme="minorHAnsi"/>
          <w:color w:val="000000"/>
          <w:sz w:val="24"/>
          <w:szCs w:val="24"/>
        </w:rPr>
        <w:t>seconds</w:t>
      </w:r>
      <w:r w:rsidRPr="00745E9B">
        <w:rPr>
          <w:rStyle w:val="HTMLCode"/>
          <w:rFonts w:asciiTheme="minorHAnsi" w:hAnsiTheme="minorHAnsi" w:cstheme="minorHAnsi"/>
          <w:color w:val="000000"/>
          <w:sz w:val="24"/>
          <w:szCs w:val="24"/>
          <w:lang w:val="el-GR"/>
        </w:rPr>
        <w:t>()</w:t>
      </w:r>
    </w:p>
    <w:p w14:paraId="508E8776" w14:textId="79C64CF3" w:rsidR="006D5D41" w:rsidRPr="006C0FE2" w:rsidRDefault="00745E9B" w:rsidP="00DE1E4A">
      <w:pPr>
        <w:pStyle w:val="NormalWeb"/>
        <w:numPr>
          <w:ilvl w:val="0"/>
          <w:numId w:val="55"/>
        </w:numPr>
        <w:jc w:val="both"/>
        <w:rPr>
          <w:rFonts w:asciiTheme="minorHAnsi" w:hAnsiTheme="minorHAnsi" w:cstheme="minorHAnsi"/>
          <w:color w:val="000000"/>
          <w:lang w:val="el-GR"/>
        </w:rPr>
      </w:pPr>
      <w:r w:rsidRPr="00745E9B">
        <w:rPr>
          <w:rFonts w:asciiTheme="minorHAnsi" w:hAnsiTheme="minorHAnsi" w:cstheme="minorHAnsi"/>
          <w:color w:val="000000"/>
          <w:lang w:val="el-GR"/>
        </w:rPr>
        <w:t xml:space="preserve">Δημιουργεί λίστα από </w:t>
      </w:r>
      <w:r w:rsidRPr="00745E9B">
        <w:rPr>
          <w:rFonts w:asciiTheme="minorHAnsi" w:hAnsiTheme="minorHAnsi" w:cstheme="minorHAnsi"/>
          <w:color w:val="000000"/>
        </w:rPr>
        <w:t>tuples</w:t>
      </w:r>
      <w:r w:rsidRPr="00745E9B">
        <w:rPr>
          <w:rStyle w:val="apple-converted-space"/>
          <w:rFonts w:asciiTheme="minorHAnsi" w:hAnsiTheme="minorHAnsi" w:cstheme="minorHAnsi"/>
          <w:color w:val="000000"/>
        </w:rPr>
        <w:t> </w:t>
      </w:r>
      <w:r w:rsidRPr="00745E9B">
        <w:rPr>
          <w:rStyle w:val="HTMLCode"/>
          <w:rFonts w:asciiTheme="minorHAnsi" w:hAnsiTheme="minorHAnsi" w:cstheme="minorHAnsi"/>
          <w:color w:val="000000"/>
          <w:sz w:val="24"/>
          <w:szCs w:val="24"/>
          <w:lang w:val="el-GR"/>
        </w:rPr>
        <w:t>(</w:t>
      </w:r>
      <w:r w:rsidRPr="00745E9B">
        <w:rPr>
          <w:rStyle w:val="HTMLCode"/>
          <w:rFonts w:asciiTheme="minorHAnsi" w:hAnsiTheme="minorHAnsi" w:cstheme="minorHAnsi"/>
          <w:color w:val="000000"/>
          <w:sz w:val="24"/>
          <w:szCs w:val="24"/>
        </w:rPr>
        <w:t>start</w:t>
      </w:r>
      <w:r w:rsidRPr="00745E9B">
        <w:rPr>
          <w:rStyle w:val="HTMLCode"/>
          <w:rFonts w:asciiTheme="minorHAnsi" w:hAnsiTheme="minorHAnsi" w:cstheme="minorHAnsi"/>
          <w:color w:val="000000"/>
          <w:sz w:val="24"/>
          <w:szCs w:val="24"/>
          <w:lang w:val="el-GR"/>
        </w:rPr>
        <w:t>_</w:t>
      </w:r>
      <w:r w:rsidRPr="00745E9B">
        <w:rPr>
          <w:rStyle w:val="HTMLCode"/>
          <w:rFonts w:asciiTheme="minorHAnsi" w:hAnsiTheme="minorHAnsi" w:cstheme="minorHAnsi"/>
          <w:color w:val="000000"/>
          <w:sz w:val="24"/>
          <w:szCs w:val="24"/>
        </w:rPr>
        <w:t>time</w:t>
      </w:r>
      <w:r w:rsidRPr="00745E9B">
        <w:rPr>
          <w:rStyle w:val="HTMLCode"/>
          <w:rFonts w:asciiTheme="minorHAnsi" w:hAnsiTheme="minorHAnsi" w:cstheme="minorHAnsi"/>
          <w:color w:val="000000"/>
          <w:sz w:val="24"/>
          <w:szCs w:val="24"/>
          <w:lang w:val="el-GR"/>
        </w:rPr>
        <w:t xml:space="preserve">, </w:t>
      </w:r>
      <w:r w:rsidRPr="00745E9B">
        <w:rPr>
          <w:rStyle w:val="HTMLCode"/>
          <w:rFonts w:asciiTheme="minorHAnsi" w:hAnsiTheme="minorHAnsi" w:cstheme="minorHAnsi"/>
          <w:color w:val="000000"/>
          <w:sz w:val="24"/>
          <w:szCs w:val="24"/>
        </w:rPr>
        <w:t>end</w:t>
      </w:r>
      <w:r w:rsidRPr="00745E9B">
        <w:rPr>
          <w:rStyle w:val="HTMLCode"/>
          <w:rFonts w:asciiTheme="minorHAnsi" w:hAnsiTheme="minorHAnsi" w:cstheme="minorHAnsi"/>
          <w:color w:val="000000"/>
          <w:sz w:val="24"/>
          <w:szCs w:val="24"/>
          <w:lang w:val="el-GR"/>
        </w:rPr>
        <w:t>_</w:t>
      </w:r>
      <w:r w:rsidRPr="00745E9B">
        <w:rPr>
          <w:rStyle w:val="HTMLCode"/>
          <w:rFonts w:asciiTheme="minorHAnsi" w:hAnsiTheme="minorHAnsi" w:cstheme="minorHAnsi"/>
          <w:color w:val="000000"/>
          <w:sz w:val="24"/>
          <w:szCs w:val="24"/>
        </w:rPr>
        <w:t>time</w:t>
      </w:r>
      <w:r w:rsidRPr="00745E9B">
        <w:rPr>
          <w:rStyle w:val="HTMLCode"/>
          <w:rFonts w:asciiTheme="minorHAnsi" w:hAnsiTheme="minorHAnsi" w:cstheme="minorHAnsi"/>
          <w:color w:val="000000"/>
          <w:sz w:val="24"/>
          <w:szCs w:val="24"/>
          <w:lang w:val="el-GR"/>
        </w:rPr>
        <w:t>, "</w:t>
      </w:r>
      <w:r w:rsidRPr="00745E9B">
        <w:rPr>
          <w:rStyle w:val="HTMLCode"/>
          <w:rFonts w:asciiTheme="minorHAnsi" w:hAnsiTheme="minorHAnsi" w:cstheme="minorHAnsi"/>
          <w:color w:val="000000"/>
          <w:sz w:val="24"/>
          <w:szCs w:val="24"/>
        </w:rPr>
        <w:t>foreground</w:t>
      </w:r>
      <w:r w:rsidRPr="00745E9B">
        <w:rPr>
          <w:rStyle w:val="HTMLCode"/>
          <w:rFonts w:asciiTheme="minorHAnsi" w:hAnsiTheme="minorHAnsi" w:cstheme="minorHAnsi"/>
          <w:color w:val="000000"/>
          <w:sz w:val="24"/>
          <w:szCs w:val="24"/>
          <w:lang w:val="el-GR"/>
        </w:rPr>
        <w:t>")</w:t>
      </w:r>
      <w:r w:rsidRPr="00745E9B">
        <w:rPr>
          <w:rStyle w:val="apple-converted-space"/>
          <w:rFonts w:asciiTheme="minorHAnsi" w:hAnsiTheme="minorHAnsi" w:cstheme="minorHAnsi"/>
          <w:color w:val="000000"/>
        </w:rPr>
        <w:t> </w:t>
      </w:r>
      <w:r w:rsidRPr="00745E9B">
        <w:rPr>
          <w:rFonts w:asciiTheme="minorHAnsi" w:hAnsiTheme="minorHAnsi" w:cstheme="minorHAnsi"/>
          <w:color w:val="000000"/>
          <w:lang w:val="el-GR"/>
        </w:rPr>
        <w:t>με βάση το διάστημα κάθε λέξης που βρέθηκε</w:t>
      </w:r>
    </w:p>
    <w:p w14:paraId="3E33B949" w14:textId="77777777" w:rsidR="002E18FA" w:rsidRPr="002E18FA" w:rsidRDefault="006C0FE2" w:rsidP="002E18FA">
      <w:pPr>
        <w:rPr>
          <w:rStyle w:val="Strong"/>
          <w:rFonts w:asciiTheme="majorHAnsi" w:hAnsiTheme="majorHAnsi" w:cstheme="majorHAnsi"/>
          <w:b w:val="0"/>
          <w:bCs w:val="0"/>
          <w:i/>
          <w:iCs/>
          <w:color w:val="0070C0"/>
        </w:rPr>
      </w:pPr>
      <w:r>
        <w:rPr>
          <w:rStyle w:val="Strong"/>
          <w:rFonts w:asciiTheme="majorHAnsi" w:hAnsiTheme="majorHAnsi" w:cstheme="majorHAnsi"/>
          <w:b w:val="0"/>
          <w:bCs w:val="0"/>
          <w:i/>
          <w:iCs/>
          <w:color w:val="0070C0"/>
        </w:rPr>
        <w:t xml:space="preserve">def </w:t>
      </w:r>
      <w:proofErr w:type="spellStart"/>
      <w:r w:rsidRPr="006C0FE2">
        <w:rPr>
          <w:rStyle w:val="Strong"/>
          <w:rFonts w:asciiTheme="majorHAnsi" w:hAnsiTheme="majorHAnsi" w:cstheme="majorHAnsi"/>
          <w:b w:val="0"/>
          <w:bCs w:val="0"/>
          <w:i/>
          <w:iCs/>
          <w:color w:val="0070C0"/>
        </w:rPr>
        <w:t>time_to_seconds</w:t>
      </w:r>
      <w:proofErr w:type="spellEnd"/>
      <w:r w:rsidRPr="006C0FE2">
        <w:rPr>
          <w:rStyle w:val="Strong"/>
          <w:rFonts w:asciiTheme="majorHAnsi" w:hAnsiTheme="majorHAnsi" w:cstheme="majorHAnsi"/>
          <w:b w:val="0"/>
          <w:bCs w:val="0"/>
          <w:i/>
          <w:iCs/>
          <w:color w:val="0070C0"/>
        </w:rPr>
        <w:t>(</w:t>
      </w:r>
      <w:proofErr w:type="spellStart"/>
      <w:r w:rsidRPr="006C0FE2">
        <w:rPr>
          <w:rStyle w:val="Strong"/>
          <w:rFonts w:asciiTheme="majorHAnsi" w:hAnsiTheme="majorHAnsi" w:cstheme="majorHAnsi"/>
          <w:b w:val="0"/>
          <w:bCs w:val="0"/>
          <w:i/>
          <w:iCs/>
          <w:color w:val="0070C0"/>
        </w:rPr>
        <w:t>time_str</w:t>
      </w:r>
      <w:proofErr w:type="spellEnd"/>
      <w:r w:rsidRPr="006C0FE2">
        <w:rPr>
          <w:rStyle w:val="Strong"/>
          <w:rFonts w:asciiTheme="majorHAnsi" w:hAnsiTheme="majorHAnsi" w:cstheme="majorHAnsi"/>
          <w:b w:val="0"/>
          <w:bCs w:val="0"/>
          <w:i/>
          <w:iCs/>
          <w:color w:val="0070C0"/>
        </w:rPr>
        <w:t>)</w:t>
      </w:r>
      <w:r>
        <w:rPr>
          <w:rStyle w:val="Strong"/>
          <w:rFonts w:asciiTheme="majorHAnsi" w:hAnsiTheme="majorHAnsi" w:cstheme="majorHAnsi"/>
          <w:b w:val="0"/>
          <w:bCs w:val="0"/>
          <w:i/>
          <w:iCs/>
          <w:color w:val="0070C0"/>
        </w:rPr>
        <w:t>:</w:t>
      </w:r>
    </w:p>
    <w:p w14:paraId="512A02A0" w14:textId="3213D734" w:rsidR="006C0FE2" w:rsidRDefault="006C0FE2" w:rsidP="002E18FA">
      <w:pPr>
        <w:rPr>
          <w:rFonts w:asciiTheme="minorHAnsi" w:hAnsiTheme="minorHAnsi" w:cstheme="minorHAnsi"/>
          <w:color w:val="000000"/>
          <w:lang w:val="el-GR"/>
        </w:rPr>
      </w:pPr>
      <w:r>
        <w:rPr>
          <w:rFonts w:asciiTheme="minorHAnsi" w:hAnsiTheme="minorHAnsi" w:cstheme="minorHAnsi"/>
          <w:color w:val="000000"/>
          <w:lang w:val="el-GR"/>
        </w:rPr>
        <w:t>Π</w:t>
      </w:r>
      <w:r w:rsidRPr="006C0FE2">
        <w:rPr>
          <w:rFonts w:asciiTheme="minorHAnsi" w:hAnsiTheme="minorHAnsi" w:cstheme="minorHAnsi"/>
          <w:color w:val="000000"/>
          <w:lang w:val="el-GR"/>
        </w:rPr>
        <w:t xml:space="preserve">αίρνει </w:t>
      </w:r>
      <w:r w:rsidRPr="006C0FE2">
        <w:rPr>
          <w:rFonts w:asciiTheme="minorHAnsi" w:hAnsiTheme="minorHAnsi" w:cstheme="minorHAnsi"/>
          <w:color w:val="000000"/>
        </w:rPr>
        <w:t>string</w:t>
      </w:r>
      <w:r w:rsidRPr="006C0FE2">
        <w:rPr>
          <w:rFonts w:asciiTheme="minorHAnsi" w:hAnsiTheme="minorHAnsi" w:cstheme="minorHAnsi"/>
          <w:color w:val="000000"/>
          <w:lang w:val="el-GR"/>
        </w:rPr>
        <w:t xml:space="preserve"> "</w:t>
      </w:r>
      <w:proofErr w:type="spellStart"/>
      <w:r w:rsidRPr="006C0FE2">
        <w:rPr>
          <w:rFonts w:asciiTheme="minorHAnsi" w:hAnsiTheme="minorHAnsi" w:cstheme="minorHAnsi"/>
          <w:color w:val="000000"/>
          <w:lang w:val="el-GR"/>
        </w:rPr>
        <w:t>Ώρες:Λεπτά:Δευτερόλεπτα.χιλιοστά</w:t>
      </w:r>
      <w:proofErr w:type="spellEnd"/>
      <w:r w:rsidRPr="006C0FE2">
        <w:rPr>
          <w:rFonts w:asciiTheme="minorHAnsi" w:hAnsiTheme="minorHAnsi" w:cstheme="minorHAnsi"/>
          <w:color w:val="000000"/>
          <w:lang w:val="el-GR"/>
        </w:rPr>
        <w:t xml:space="preserve">" και επιστρέφει </w:t>
      </w:r>
      <w:r w:rsidRPr="006C0FE2">
        <w:rPr>
          <w:rFonts w:asciiTheme="minorHAnsi" w:hAnsiTheme="minorHAnsi" w:cstheme="minorHAnsi"/>
          <w:color w:val="000000"/>
        </w:rPr>
        <w:t>float</w:t>
      </w:r>
      <w:r w:rsidRPr="006C0FE2">
        <w:rPr>
          <w:rFonts w:asciiTheme="minorHAnsi" w:hAnsiTheme="minorHAnsi" w:cstheme="minorHAnsi"/>
          <w:color w:val="000000"/>
          <w:lang w:val="el-GR"/>
        </w:rPr>
        <w:t xml:space="preserve"> με τα συνολικά δευτερόλεπτα.</w:t>
      </w:r>
      <w:r>
        <w:rPr>
          <w:rFonts w:asciiTheme="minorHAnsi" w:hAnsiTheme="minorHAnsi" w:cstheme="minorHAnsi"/>
          <w:color w:val="000000"/>
          <w:lang w:val="el-GR"/>
        </w:rPr>
        <w:t xml:space="preserve"> </w:t>
      </w:r>
      <w:r w:rsidRPr="006C0FE2">
        <w:rPr>
          <w:rFonts w:asciiTheme="minorHAnsi" w:hAnsiTheme="minorHAnsi" w:cstheme="minorHAnsi"/>
          <w:color w:val="000000"/>
          <w:lang w:val="el-GR"/>
        </w:rPr>
        <w:t xml:space="preserve">Π.χ. "00:01:20.500" → 80.5 δευτερόλεπτα. Χρησιμοποιεί </w:t>
      </w:r>
      <w:r w:rsidRPr="006C0FE2">
        <w:rPr>
          <w:rFonts w:asciiTheme="minorHAnsi" w:hAnsiTheme="minorHAnsi" w:cstheme="minorHAnsi"/>
          <w:color w:val="000000"/>
        </w:rPr>
        <w:t>string</w:t>
      </w:r>
      <w:r w:rsidRPr="006C0FE2">
        <w:rPr>
          <w:rFonts w:asciiTheme="minorHAnsi" w:hAnsiTheme="minorHAnsi" w:cstheme="minorHAnsi"/>
          <w:color w:val="000000"/>
          <w:lang w:val="el-GR"/>
        </w:rPr>
        <w:t xml:space="preserve"> </w:t>
      </w:r>
      <w:r w:rsidRPr="006C0FE2">
        <w:rPr>
          <w:rFonts w:asciiTheme="minorHAnsi" w:hAnsiTheme="minorHAnsi" w:cstheme="minorHAnsi"/>
          <w:color w:val="000000"/>
        </w:rPr>
        <w:t>split</w:t>
      </w:r>
      <w:r w:rsidRPr="006C0FE2">
        <w:rPr>
          <w:rFonts w:asciiTheme="minorHAnsi" w:hAnsiTheme="minorHAnsi" w:cstheme="minorHAnsi"/>
          <w:color w:val="000000"/>
          <w:lang w:val="el-GR"/>
        </w:rPr>
        <w:t xml:space="preserve"> με ':' και</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rPr>
        <w:t>float</w:t>
      </w:r>
      <w:r w:rsidRPr="006C0FE2">
        <w:rPr>
          <w:rStyle w:val="HTMLCode"/>
          <w:rFonts w:asciiTheme="minorHAnsi" w:hAnsiTheme="minorHAnsi" w:cstheme="minorHAnsi"/>
          <w:color w:val="000000"/>
          <w:sz w:val="24"/>
          <w:szCs w:val="24"/>
          <w:lang w:val="el-GR"/>
        </w:rPr>
        <w:t>()</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για να συνδυάσει τα επιμέρους μέρη.</w:t>
      </w:r>
    </w:p>
    <w:p w14:paraId="08E0931B" w14:textId="77777777" w:rsidR="002E18FA" w:rsidRPr="002E18FA" w:rsidRDefault="002E18FA" w:rsidP="002E18FA">
      <w:pPr>
        <w:rPr>
          <w:rFonts w:asciiTheme="majorHAnsi" w:hAnsiTheme="majorHAnsi" w:cstheme="majorHAnsi"/>
          <w:i/>
          <w:iCs/>
          <w:color w:val="0070C0"/>
        </w:rPr>
      </w:pPr>
    </w:p>
    <w:p w14:paraId="6DD14F2B" w14:textId="77777777" w:rsidR="002E18FA" w:rsidRPr="002E18FA" w:rsidRDefault="006C0FE2" w:rsidP="002E18FA">
      <w:pPr>
        <w:rPr>
          <w:rStyle w:val="Strong"/>
          <w:rFonts w:asciiTheme="majorHAnsi" w:hAnsiTheme="majorHAnsi" w:cstheme="majorHAnsi"/>
          <w:b w:val="0"/>
          <w:bCs w:val="0"/>
          <w:i/>
          <w:iCs/>
          <w:color w:val="0070C0"/>
        </w:rPr>
      </w:pPr>
      <w:r>
        <w:rPr>
          <w:rStyle w:val="Strong"/>
          <w:rFonts w:asciiTheme="majorHAnsi" w:hAnsiTheme="majorHAnsi" w:cstheme="majorHAnsi"/>
          <w:b w:val="0"/>
          <w:bCs w:val="0"/>
          <w:i/>
          <w:iCs/>
          <w:color w:val="0070C0"/>
        </w:rPr>
        <w:t xml:space="preserve">def </w:t>
      </w:r>
      <w:proofErr w:type="spellStart"/>
      <w:r w:rsidRPr="006C0FE2">
        <w:rPr>
          <w:rStyle w:val="Strong"/>
          <w:rFonts w:asciiTheme="majorHAnsi" w:hAnsiTheme="majorHAnsi" w:cstheme="majorHAnsi"/>
          <w:b w:val="0"/>
          <w:bCs w:val="0"/>
          <w:i/>
          <w:iCs/>
          <w:color w:val="0070C0"/>
        </w:rPr>
        <w:t>merge_speech_</w:t>
      </w:r>
      <w:proofErr w:type="gramStart"/>
      <w:r w:rsidRPr="006C0FE2">
        <w:rPr>
          <w:rStyle w:val="Strong"/>
          <w:rFonts w:asciiTheme="majorHAnsi" w:hAnsiTheme="majorHAnsi" w:cstheme="majorHAnsi"/>
          <w:b w:val="0"/>
          <w:bCs w:val="0"/>
          <w:i/>
          <w:iCs/>
          <w:color w:val="0070C0"/>
        </w:rPr>
        <w:t>segments</w:t>
      </w:r>
      <w:proofErr w:type="spellEnd"/>
      <w:r w:rsidRPr="006C0FE2">
        <w:rPr>
          <w:rStyle w:val="Strong"/>
          <w:rFonts w:asciiTheme="majorHAnsi" w:hAnsiTheme="majorHAnsi" w:cstheme="majorHAnsi"/>
          <w:b w:val="0"/>
          <w:bCs w:val="0"/>
          <w:i/>
          <w:iCs/>
          <w:color w:val="0070C0"/>
        </w:rPr>
        <w:t>(</w:t>
      </w:r>
      <w:proofErr w:type="gramEnd"/>
      <w:r w:rsidRPr="006C0FE2">
        <w:rPr>
          <w:rStyle w:val="Strong"/>
          <w:rFonts w:asciiTheme="majorHAnsi" w:hAnsiTheme="majorHAnsi" w:cstheme="majorHAnsi"/>
          <w:b w:val="0"/>
          <w:bCs w:val="0"/>
          <w:i/>
          <w:iCs/>
          <w:color w:val="0070C0"/>
        </w:rPr>
        <w:t xml:space="preserve">segments, </w:t>
      </w:r>
      <w:proofErr w:type="spellStart"/>
      <w:r w:rsidRPr="006C0FE2">
        <w:rPr>
          <w:rStyle w:val="Strong"/>
          <w:rFonts w:asciiTheme="majorHAnsi" w:hAnsiTheme="majorHAnsi" w:cstheme="majorHAnsi"/>
          <w:b w:val="0"/>
          <w:bCs w:val="0"/>
          <w:i/>
          <w:iCs/>
          <w:color w:val="0070C0"/>
        </w:rPr>
        <w:t>gap_threshold</w:t>
      </w:r>
      <w:proofErr w:type="spellEnd"/>
      <w:r w:rsidRPr="006C0FE2">
        <w:rPr>
          <w:rStyle w:val="Strong"/>
          <w:rFonts w:asciiTheme="majorHAnsi" w:hAnsiTheme="majorHAnsi" w:cstheme="majorHAnsi"/>
          <w:b w:val="0"/>
          <w:bCs w:val="0"/>
          <w:i/>
          <w:iCs/>
          <w:color w:val="0070C0"/>
        </w:rPr>
        <w:t>=0.5)</w:t>
      </w:r>
      <w:r>
        <w:rPr>
          <w:rStyle w:val="Strong"/>
          <w:rFonts w:asciiTheme="majorHAnsi" w:hAnsiTheme="majorHAnsi" w:cstheme="majorHAnsi"/>
          <w:b w:val="0"/>
          <w:bCs w:val="0"/>
          <w:i/>
          <w:iCs/>
          <w:color w:val="0070C0"/>
        </w:rPr>
        <w:t>:</w:t>
      </w:r>
    </w:p>
    <w:p w14:paraId="211145C3" w14:textId="5D8FB9A1" w:rsidR="006C0FE2" w:rsidRPr="002E18FA" w:rsidRDefault="006C0FE2" w:rsidP="002E18FA">
      <w:pPr>
        <w:rPr>
          <w:rFonts w:asciiTheme="majorHAnsi" w:hAnsiTheme="majorHAnsi" w:cstheme="majorHAnsi"/>
          <w:i/>
          <w:iCs/>
          <w:color w:val="0070C0"/>
          <w:lang w:val="el-GR"/>
        </w:rPr>
      </w:pPr>
      <w:r w:rsidRPr="006C0FE2">
        <w:rPr>
          <w:rFonts w:asciiTheme="minorHAnsi" w:hAnsiTheme="minorHAnsi" w:cstheme="minorHAnsi"/>
          <w:color w:val="000000"/>
          <w:lang w:val="el-GR"/>
        </w:rPr>
        <w:t xml:space="preserve">Αυτή η συνάρτηση ενώνει συνεχόμενα </w:t>
      </w:r>
      <w:r w:rsidRPr="006C0FE2">
        <w:rPr>
          <w:rFonts w:asciiTheme="minorHAnsi" w:hAnsiTheme="minorHAnsi" w:cstheme="minorHAnsi"/>
          <w:color w:val="000000"/>
        </w:rPr>
        <w:t>segments</w:t>
      </w:r>
      <w:r w:rsidRPr="006C0FE2">
        <w:rPr>
          <w:rFonts w:asciiTheme="minorHAnsi" w:hAnsiTheme="minorHAnsi" w:cstheme="minorHAnsi"/>
          <w:color w:val="000000"/>
          <w:lang w:val="el-GR"/>
        </w:rPr>
        <w:t xml:space="preserve"> ομιλίας που έχουν μικρό κενό (&lt;0.5</w:t>
      </w:r>
      <w:r w:rsidRPr="006C0FE2">
        <w:rPr>
          <w:rFonts w:asciiTheme="minorHAnsi" w:hAnsiTheme="minorHAnsi" w:cstheme="minorHAnsi"/>
          <w:color w:val="000000"/>
        </w:rPr>
        <w:t>s</w:t>
      </w:r>
      <w:r w:rsidRPr="006C0FE2">
        <w:rPr>
          <w:rFonts w:asciiTheme="minorHAnsi" w:hAnsiTheme="minorHAnsi" w:cstheme="minorHAnsi"/>
          <w:color w:val="000000"/>
          <w:lang w:val="el-GR"/>
        </w:rPr>
        <w:t>) μεταξύ τους.</w:t>
      </w:r>
    </w:p>
    <w:p w14:paraId="66E6DB0C" w14:textId="77777777" w:rsidR="006C0FE2" w:rsidRPr="006C0FE2" w:rsidRDefault="006C0FE2" w:rsidP="006C0FE2">
      <w:pPr>
        <w:pStyle w:val="NormalWeb"/>
        <w:numPr>
          <w:ilvl w:val="0"/>
          <w:numId w:val="56"/>
        </w:numPr>
        <w:jc w:val="both"/>
        <w:rPr>
          <w:rFonts w:asciiTheme="minorHAnsi" w:hAnsiTheme="minorHAnsi" w:cstheme="minorHAnsi"/>
          <w:color w:val="000000"/>
          <w:lang w:val="el-GR"/>
        </w:rPr>
      </w:pPr>
      <w:r w:rsidRPr="006C0FE2">
        <w:rPr>
          <w:rFonts w:asciiTheme="minorHAnsi" w:hAnsiTheme="minorHAnsi" w:cstheme="minorHAnsi"/>
          <w:color w:val="000000"/>
          <w:lang w:val="el-GR"/>
        </w:rPr>
        <w:t xml:space="preserve">Κάνει </w:t>
      </w:r>
      <w:r w:rsidRPr="006C0FE2">
        <w:rPr>
          <w:rFonts w:asciiTheme="minorHAnsi" w:hAnsiTheme="minorHAnsi" w:cstheme="minorHAnsi"/>
          <w:color w:val="000000"/>
        </w:rPr>
        <w:t>loop</w:t>
      </w:r>
      <w:r w:rsidRPr="006C0FE2">
        <w:rPr>
          <w:rFonts w:asciiTheme="minorHAnsi" w:hAnsiTheme="minorHAnsi" w:cstheme="minorHAnsi"/>
          <w:color w:val="000000"/>
          <w:lang w:val="el-GR"/>
        </w:rPr>
        <w:t xml:space="preserve"> από το δεύτερο </w:t>
      </w:r>
      <w:r w:rsidRPr="006C0FE2">
        <w:rPr>
          <w:rFonts w:asciiTheme="minorHAnsi" w:hAnsiTheme="minorHAnsi" w:cstheme="minorHAnsi"/>
          <w:color w:val="000000"/>
        </w:rPr>
        <w:t>segment</w:t>
      </w:r>
      <w:r w:rsidRPr="006C0FE2">
        <w:rPr>
          <w:rFonts w:asciiTheme="minorHAnsi" w:hAnsiTheme="minorHAnsi" w:cstheme="minorHAnsi"/>
          <w:color w:val="000000"/>
          <w:lang w:val="el-GR"/>
        </w:rPr>
        <w:t xml:space="preserve"> και μετά</w:t>
      </w:r>
    </w:p>
    <w:p w14:paraId="416E56D7" w14:textId="77777777" w:rsidR="006C0FE2" w:rsidRPr="006C0FE2" w:rsidRDefault="006C0FE2" w:rsidP="006C0FE2">
      <w:pPr>
        <w:pStyle w:val="NormalWeb"/>
        <w:numPr>
          <w:ilvl w:val="0"/>
          <w:numId w:val="56"/>
        </w:numPr>
        <w:jc w:val="both"/>
        <w:rPr>
          <w:rFonts w:asciiTheme="minorHAnsi" w:hAnsiTheme="minorHAnsi" w:cstheme="minorHAnsi"/>
          <w:color w:val="000000"/>
          <w:lang w:val="el-GR"/>
        </w:rPr>
      </w:pPr>
      <w:r w:rsidRPr="006C0FE2">
        <w:rPr>
          <w:rFonts w:asciiTheme="minorHAnsi" w:hAnsiTheme="minorHAnsi" w:cstheme="minorHAnsi"/>
          <w:color w:val="000000"/>
          <w:lang w:val="el-GR"/>
        </w:rPr>
        <w:t xml:space="preserve">Κρατάει "τρέχον" </w:t>
      </w:r>
      <w:r w:rsidRPr="006C0FE2">
        <w:rPr>
          <w:rFonts w:asciiTheme="minorHAnsi" w:hAnsiTheme="minorHAnsi" w:cstheme="minorHAnsi"/>
          <w:color w:val="000000"/>
        </w:rPr>
        <w:t>segment</w:t>
      </w:r>
      <w:r w:rsidRPr="006C0FE2">
        <w:rPr>
          <w:rFonts w:asciiTheme="minorHAnsi" w:hAnsiTheme="minorHAnsi" w:cstheme="minorHAnsi"/>
          <w:color w:val="000000"/>
          <w:lang w:val="el-GR"/>
        </w:rPr>
        <w:t xml:space="preserve"> και αν το επόμενο είναι της ίδιας κατηγορίας (</w:t>
      </w:r>
      <w:r w:rsidRPr="006C0FE2">
        <w:rPr>
          <w:rFonts w:asciiTheme="minorHAnsi" w:hAnsiTheme="minorHAnsi" w:cstheme="minorHAnsi"/>
          <w:color w:val="000000"/>
        </w:rPr>
        <w:t>foreground</w:t>
      </w:r>
      <w:r w:rsidRPr="006C0FE2">
        <w:rPr>
          <w:rFonts w:asciiTheme="minorHAnsi" w:hAnsiTheme="minorHAnsi" w:cstheme="minorHAnsi"/>
          <w:color w:val="000000"/>
          <w:lang w:val="el-GR"/>
        </w:rPr>
        <w:t>) και ξεκινά σύντομα, επεκτείνει το τρέχον</w:t>
      </w:r>
    </w:p>
    <w:p w14:paraId="30D42EFC" w14:textId="4AC83FBB" w:rsidR="006D5D41" w:rsidRPr="006C0FE2" w:rsidRDefault="006C0FE2" w:rsidP="00DE1E4A">
      <w:pPr>
        <w:pStyle w:val="NormalWeb"/>
        <w:numPr>
          <w:ilvl w:val="0"/>
          <w:numId w:val="56"/>
        </w:numPr>
        <w:jc w:val="both"/>
        <w:rPr>
          <w:rFonts w:asciiTheme="minorHAnsi" w:hAnsiTheme="minorHAnsi" w:cstheme="minorHAnsi"/>
          <w:color w:val="000000"/>
          <w:lang w:val="el-GR"/>
        </w:rPr>
      </w:pPr>
      <w:r w:rsidRPr="006C0FE2">
        <w:rPr>
          <w:rFonts w:asciiTheme="minorHAnsi" w:hAnsiTheme="minorHAnsi" w:cstheme="minorHAnsi"/>
          <w:color w:val="000000"/>
          <w:lang w:val="el-GR"/>
        </w:rPr>
        <w:t>Αλλιώς, το αποθηκεύει και ξεκινά νέο</w:t>
      </w:r>
    </w:p>
    <w:p w14:paraId="119DBF06" w14:textId="767A7212" w:rsidR="006C0FE2" w:rsidRPr="006C0FE2" w:rsidRDefault="006C0FE2" w:rsidP="006C0FE2">
      <w:pPr>
        <w:pStyle w:val="NormalWeb"/>
        <w:jc w:val="both"/>
        <w:rPr>
          <w:rFonts w:asciiTheme="minorHAnsi" w:hAnsiTheme="minorHAnsi" w:cstheme="minorHAnsi"/>
          <w:color w:val="000000"/>
          <w:lang w:val="el-GR"/>
        </w:rPr>
      </w:pPr>
      <w:r w:rsidRPr="006C0FE2">
        <w:rPr>
          <w:rFonts w:asciiTheme="minorHAnsi" w:hAnsiTheme="minorHAnsi" w:cstheme="minorHAnsi"/>
          <w:color w:val="000000"/>
          <w:lang w:val="el-GR"/>
        </w:rPr>
        <w:t xml:space="preserve">Για τα χρονικά διαστήματα μεταξύ των </w:t>
      </w:r>
      <w:proofErr w:type="spellStart"/>
      <w:r w:rsidRPr="006C0FE2">
        <w:rPr>
          <w:rFonts w:asciiTheme="minorHAnsi" w:hAnsiTheme="minorHAnsi" w:cstheme="minorHAnsi"/>
          <w:color w:val="000000"/>
          <w:lang w:val="el-GR"/>
        </w:rPr>
        <w:t>speech</w:t>
      </w:r>
      <w:proofErr w:type="spellEnd"/>
      <w:r w:rsidRPr="006C0FE2">
        <w:rPr>
          <w:rFonts w:asciiTheme="minorHAnsi" w:hAnsiTheme="minorHAnsi" w:cstheme="minorHAnsi"/>
          <w:color w:val="000000"/>
          <w:lang w:val="el-GR"/>
        </w:rPr>
        <w:t xml:space="preserve"> </w:t>
      </w:r>
      <w:proofErr w:type="spellStart"/>
      <w:r w:rsidRPr="006C0FE2">
        <w:rPr>
          <w:rFonts w:asciiTheme="minorHAnsi" w:hAnsiTheme="minorHAnsi" w:cstheme="minorHAnsi"/>
          <w:color w:val="000000"/>
          <w:lang w:val="el-GR"/>
        </w:rPr>
        <w:t>segments</w:t>
      </w:r>
      <w:proofErr w:type="spellEnd"/>
      <w:r w:rsidRPr="006C0FE2">
        <w:rPr>
          <w:rFonts w:asciiTheme="minorHAnsi" w:hAnsiTheme="minorHAnsi" w:cstheme="minorHAnsi"/>
          <w:color w:val="000000"/>
          <w:lang w:val="el-GR"/>
        </w:rPr>
        <w:t xml:space="preserve"> (δηλαδή τα κενά)</w:t>
      </w:r>
      <w:r w:rsidR="002E18FA" w:rsidRPr="002E18FA">
        <w:rPr>
          <w:rFonts w:asciiTheme="minorHAnsi" w:hAnsiTheme="minorHAnsi" w:cstheme="minorHAnsi"/>
          <w:color w:val="000000"/>
          <w:lang w:val="el-GR"/>
        </w:rPr>
        <w:t xml:space="preserve">, </w:t>
      </w:r>
      <w:r w:rsidR="002E18FA" w:rsidRPr="002E18FA">
        <w:rPr>
          <w:rFonts w:asciiTheme="minorHAnsi" w:hAnsiTheme="minorHAnsi" w:cstheme="minorHAnsi"/>
          <w:color w:val="000000"/>
          <w:lang w:val="el-GR"/>
        </w:rPr>
        <w:t xml:space="preserve">αν η απόσταση μεταξύ δύο διαστημάτων είναι μεγαλύτερη από 0.1s, προστίθεται ένα νέο </w:t>
      </w:r>
      <w:proofErr w:type="spellStart"/>
      <w:r w:rsidR="002E18FA" w:rsidRPr="002E18FA">
        <w:rPr>
          <w:rFonts w:asciiTheme="minorHAnsi" w:hAnsiTheme="minorHAnsi" w:cstheme="minorHAnsi"/>
          <w:color w:val="000000"/>
          <w:lang w:val="el-GR"/>
        </w:rPr>
        <w:t>segment</w:t>
      </w:r>
      <w:proofErr w:type="spellEnd"/>
      <w:r w:rsidR="002E18FA" w:rsidRPr="002E18FA">
        <w:rPr>
          <w:rFonts w:asciiTheme="minorHAnsi" w:hAnsiTheme="minorHAnsi" w:cstheme="minorHAnsi"/>
          <w:color w:val="000000"/>
          <w:lang w:val="el-GR"/>
        </w:rPr>
        <w:t xml:space="preserve"> τύπου “</w:t>
      </w:r>
      <w:proofErr w:type="spellStart"/>
      <w:r w:rsidR="002E18FA" w:rsidRPr="002E18FA">
        <w:rPr>
          <w:rFonts w:asciiTheme="minorHAnsi" w:hAnsiTheme="minorHAnsi" w:cstheme="minorHAnsi"/>
          <w:color w:val="000000"/>
          <w:lang w:val="el-GR"/>
        </w:rPr>
        <w:t>background</w:t>
      </w:r>
      <w:proofErr w:type="spellEnd"/>
      <w:r w:rsidR="002E18FA" w:rsidRPr="002E18FA">
        <w:rPr>
          <w:rFonts w:asciiTheme="minorHAnsi" w:hAnsiTheme="minorHAnsi" w:cstheme="minorHAnsi"/>
          <w:color w:val="000000"/>
          <w:lang w:val="el-GR"/>
        </w:rPr>
        <w:t>”.</w:t>
      </w:r>
    </w:p>
    <w:p w14:paraId="6BB5FB28" w14:textId="77777777" w:rsidR="006C0FE2" w:rsidRPr="006C0FE2" w:rsidRDefault="006C0FE2" w:rsidP="006C0FE2">
      <w:pPr>
        <w:pStyle w:val="NormalWeb"/>
        <w:numPr>
          <w:ilvl w:val="0"/>
          <w:numId w:val="57"/>
        </w:numPr>
        <w:jc w:val="both"/>
        <w:rPr>
          <w:rFonts w:asciiTheme="minorHAnsi" w:hAnsiTheme="minorHAnsi" w:cstheme="minorHAnsi"/>
          <w:color w:val="000000"/>
          <w:lang w:val="el-GR"/>
        </w:rPr>
      </w:pPr>
      <w:r w:rsidRPr="006C0FE2">
        <w:rPr>
          <w:rFonts w:asciiTheme="minorHAnsi" w:hAnsiTheme="minorHAnsi" w:cstheme="minorHAnsi"/>
          <w:color w:val="000000"/>
          <w:lang w:val="el-GR"/>
        </w:rPr>
        <w:t xml:space="preserve">Γίνεται </w:t>
      </w:r>
      <w:r w:rsidRPr="006C0FE2">
        <w:rPr>
          <w:rFonts w:asciiTheme="minorHAnsi" w:hAnsiTheme="minorHAnsi" w:cstheme="minorHAnsi"/>
          <w:color w:val="000000"/>
        </w:rPr>
        <w:t>loop</w:t>
      </w:r>
      <w:r w:rsidRPr="006C0FE2">
        <w:rPr>
          <w:rFonts w:asciiTheme="minorHAnsi" w:hAnsiTheme="minorHAnsi" w:cstheme="minorHAnsi"/>
          <w:color w:val="000000"/>
          <w:lang w:val="el-GR"/>
        </w:rPr>
        <w:t xml:space="preserve"> με</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rPr>
        <w:t>enumerate</w:t>
      </w:r>
      <w:r w:rsidRPr="006C0FE2">
        <w:rPr>
          <w:rStyle w:val="HTMLCode"/>
          <w:rFonts w:asciiTheme="minorHAnsi" w:hAnsiTheme="minorHAnsi" w:cstheme="minorHAnsi"/>
          <w:color w:val="000000"/>
          <w:sz w:val="24"/>
          <w:szCs w:val="24"/>
          <w:lang w:val="el-GR"/>
        </w:rPr>
        <w:t>()</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 xml:space="preserve">πάνω στα συγχωνευμένα </w:t>
      </w:r>
      <w:r w:rsidRPr="006C0FE2">
        <w:rPr>
          <w:rFonts w:asciiTheme="minorHAnsi" w:hAnsiTheme="minorHAnsi" w:cstheme="minorHAnsi"/>
          <w:color w:val="000000"/>
        </w:rPr>
        <w:t>segments</w:t>
      </w:r>
    </w:p>
    <w:p w14:paraId="3F710D4A" w14:textId="77777777" w:rsidR="006C0FE2" w:rsidRPr="006C0FE2" w:rsidRDefault="006C0FE2" w:rsidP="006C0FE2">
      <w:pPr>
        <w:pStyle w:val="NormalWeb"/>
        <w:numPr>
          <w:ilvl w:val="0"/>
          <w:numId w:val="57"/>
        </w:numPr>
        <w:jc w:val="both"/>
        <w:rPr>
          <w:rFonts w:asciiTheme="minorHAnsi" w:hAnsiTheme="minorHAnsi" w:cstheme="minorHAnsi"/>
          <w:color w:val="000000"/>
          <w:lang w:val="el-GR"/>
        </w:rPr>
      </w:pPr>
      <w:r w:rsidRPr="006C0FE2">
        <w:rPr>
          <w:rFonts w:asciiTheme="minorHAnsi" w:hAnsiTheme="minorHAnsi" w:cstheme="minorHAnsi"/>
          <w:color w:val="000000"/>
          <w:lang w:val="el-GR"/>
        </w:rPr>
        <w:t>Υπολογίζεται η διαφορά του</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rPr>
        <w:t>start</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του επόμενου με το</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rPr>
        <w:t>end</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του προηγούμενου</w:t>
      </w:r>
    </w:p>
    <w:p w14:paraId="6F17AEF7" w14:textId="77777777" w:rsidR="006C0FE2" w:rsidRPr="006C0FE2" w:rsidRDefault="006C0FE2" w:rsidP="006C0FE2">
      <w:pPr>
        <w:pStyle w:val="NormalWeb"/>
        <w:numPr>
          <w:ilvl w:val="0"/>
          <w:numId w:val="57"/>
        </w:numPr>
        <w:jc w:val="both"/>
        <w:rPr>
          <w:rFonts w:asciiTheme="minorHAnsi" w:hAnsiTheme="minorHAnsi" w:cstheme="minorHAnsi"/>
          <w:color w:val="000000"/>
          <w:lang w:val="el-GR"/>
        </w:rPr>
      </w:pPr>
      <w:r w:rsidRPr="006C0FE2">
        <w:rPr>
          <w:rFonts w:asciiTheme="minorHAnsi" w:hAnsiTheme="minorHAnsi" w:cstheme="minorHAnsi"/>
          <w:color w:val="000000"/>
          <w:lang w:val="el-GR"/>
        </w:rPr>
        <w:t>Αν είναι πάνω από 0.1</w:t>
      </w:r>
      <w:r w:rsidRPr="006C0FE2">
        <w:rPr>
          <w:rFonts w:asciiTheme="minorHAnsi" w:hAnsiTheme="minorHAnsi" w:cstheme="minorHAnsi"/>
          <w:color w:val="000000"/>
        </w:rPr>
        <w:t>s</w:t>
      </w:r>
      <w:r w:rsidRPr="006C0FE2">
        <w:rPr>
          <w:rFonts w:asciiTheme="minorHAnsi" w:hAnsiTheme="minorHAnsi" w:cstheme="minorHAnsi"/>
          <w:color w:val="000000"/>
          <w:lang w:val="el-GR"/>
        </w:rPr>
        <w:t xml:space="preserve">, προστίθεται νέο </w:t>
      </w:r>
      <w:r w:rsidRPr="006C0FE2">
        <w:rPr>
          <w:rFonts w:asciiTheme="minorHAnsi" w:hAnsiTheme="minorHAnsi" w:cstheme="minorHAnsi"/>
          <w:color w:val="000000"/>
        </w:rPr>
        <w:t>tuple</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lang w:val="el-GR"/>
        </w:rPr>
        <w:t>(</w:t>
      </w:r>
      <w:proofErr w:type="spellStart"/>
      <w:r w:rsidRPr="006C0FE2">
        <w:rPr>
          <w:rStyle w:val="HTMLCode"/>
          <w:rFonts w:asciiTheme="minorHAnsi" w:hAnsiTheme="minorHAnsi" w:cstheme="minorHAnsi"/>
          <w:color w:val="000000"/>
          <w:sz w:val="24"/>
          <w:szCs w:val="24"/>
        </w:rPr>
        <w:t>prev</w:t>
      </w:r>
      <w:proofErr w:type="spellEnd"/>
      <w:r w:rsidRPr="006C0FE2">
        <w:rPr>
          <w:rStyle w:val="HTMLCode"/>
          <w:rFonts w:asciiTheme="minorHAnsi" w:hAnsiTheme="minorHAnsi" w:cstheme="minorHAnsi"/>
          <w:color w:val="000000"/>
          <w:sz w:val="24"/>
          <w:szCs w:val="24"/>
          <w:lang w:val="el-GR"/>
        </w:rPr>
        <w:t>_</w:t>
      </w:r>
      <w:r w:rsidRPr="006C0FE2">
        <w:rPr>
          <w:rStyle w:val="HTMLCode"/>
          <w:rFonts w:asciiTheme="minorHAnsi" w:hAnsiTheme="minorHAnsi" w:cstheme="minorHAnsi"/>
          <w:color w:val="000000"/>
          <w:sz w:val="24"/>
          <w:szCs w:val="24"/>
        </w:rPr>
        <w:t>end</w:t>
      </w:r>
      <w:r w:rsidRPr="006C0FE2">
        <w:rPr>
          <w:rStyle w:val="HTMLCode"/>
          <w:rFonts w:asciiTheme="minorHAnsi" w:hAnsiTheme="minorHAnsi" w:cstheme="minorHAnsi"/>
          <w:color w:val="000000"/>
          <w:sz w:val="24"/>
          <w:szCs w:val="24"/>
          <w:lang w:val="el-GR"/>
        </w:rPr>
        <w:t xml:space="preserve">, </w:t>
      </w:r>
      <w:r w:rsidRPr="006C0FE2">
        <w:rPr>
          <w:rStyle w:val="HTMLCode"/>
          <w:rFonts w:asciiTheme="minorHAnsi" w:hAnsiTheme="minorHAnsi" w:cstheme="minorHAnsi"/>
          <w:color w:val="000000"/>
          <w:sz w:val="24"/>
          <w:szCs w:val="24"/>
        </w:rPr>
        <w:t>start</w:t>
      </w:r>
      <w:r w:rsidRPr="006C0FE2">
        <w:rPr>
          <w:rStyle w:val="HTMLCode"/>
          <w:rFonts w:asciiTheme="minorHAnsi" w:hAnsiTheme="minorHAnsi" w:cstheme="minorHAnsi"/>
          <w:color w:val="000000"/>
          <w:sz w:val="24"/>
          <w:szCs w:val="24"/>
          <w:lang w:val="el-GR"/>
        </w:rPr>
        <w:t>, "</w:t>
      </w:r>
      <w:r w:rsidRPr="006C0FE2">
        <w:rPr>
          <w:rStyle w:val="HTMLCode"/>
          <w:rFonts w:asciiTheme="minorHAnsi" w:hAnsiTheme="minorHAnsi" w:cstheme="minorHAnsi"/>
          <w:color w:val="000000"/>
          <w:sz w:val="24"/>
          <w:szCs w:val="24"/>
        </w:rPr>
        <w:t>background</w:t>
      </w:r>
      <w:r w:rsidRPr="006C0FE2">
        <w:rPr>
          <w:rStyle w:val="HTMLCode"/>
          <w:rFonts w:asciiTheme="minorHAnsi" w:hAnsiTheme="minorHAnsi" w:cstheme="minorHAnsi"/>
          <w:color w:val="000000"/>
          <w:sz w:val="24"/>
          <w:szCs w:val="24"/>
          <w:lang w:val="el-GR"/>
        </w:rPr>
        <w:t>")</w:t>
      </w:r>
    </w:p>
    <w:p w14:paraId="5E58E295" w14:textId="61C4FDD9" w:rsidR="006C0FE2" w:rsidRPr="00581563" w:rsidRDefault="006C0FE2" w:rsidP="00581563">
      <w:pPr>
        <w:pStyle w:val="NormalWeb"/>
        <w:jc w:val="both"/>
        <w:rPr>
          <w:rFonts w:asciiTheme="minorHAnsi" w:hAnsiTheme="minorHAnsi" w:cstheme="minorHAnsi"/>
          <w:color w:val="000000"/>
        </w:rPr>
      </w:pPr>
      <w:r w:rsidRPr="006C0FE2">
        <w:rPr>
          <w:rFonts w:asciiTheme="minorHAnsi" w:hAnsiTheme="minorHAnsi" w:cstheme="minorHAnsi"/>
          <w:color w:val="000000"/>
          <w:lang w:val="el-GR"/>
        </w:rPr>
        <w:t xml:space="preserve">Έτσι εξασφαλίζεται ότι ολόκληρη η διάρκεια καλύπτεται από κάποιο </w:t>
      </w:r>
      <w:r w:rsidRPr="006C0FE2">
        <w:rPr>
          <w:rFonts w:asciiTheme="minorHAnsi" w:hAnsiTheme="minorHAnsi" w:cstheme="minorHAnsi"/>
          <w:color w:val="000000"/>
        </w:rPr>
        <w:t>label</w:t>
      </w:r>
      <w:r w:rsidRPr="006C0FE2">
        <w:rPr>
          <w:rFonts w:asciiTheme="minorHAnsi" w:hAnsiTheme="minorHAnsi" w:cstheme="minorHAnsi"/>
          <w:color w:val="000000"/>
          <w:lang w:val="el-GR"/>
        </w:rPr>
        <w:t>.</w:t>
      </w:r>
    </w:p>
    <w:p w14:paraId="542CCE49" w14:textId="77777777" w:rsidR="002E18FA" w:rsidRPr="002E18FA" w:rsidRDefault="006C0FE2" w:rsidP="002E18FA">
      <w:pPr>
        <w:rPr>
          <w:rStyle w:val="Strong"/>
          <w:rFonts w:asciiTheme="majorHAnsi" w:hAnsiTheme="majorHAnsi" w:cstheme="majorHAnsi"/>
          <w:b w:val="0"/>
          <w:bCs w:val="0"/>
          <w:i/>
          <w:iCs/>
          <w:color w:val="0070C0"/>
        </w:rPr>
      </w:pPr>
      <w:r>
        <w:rPr>
          <w:rStyle w:val="Strong"/>
          <w:rFonts w:asciiTheme="majorHAnsi" w:hAnsiTheme="majorHAnsi" w:cstheme="majorHAnsi"/>
          <w:b w:val="0"/>
          <w:bCs w:val="0"/>
          <w:i/>
          <w:iCs/>
          <w:color w:val="0070C0"/>
        </w:rPr>
        <w:t xml:space="preserve">def </w:t>
      </w:r>
      <w:proofErr w:type="spellStart"/>
      <w:r w:rsidRPr="006C0FE2">
        <w:rPr>
          <w:rStyle w:val="Strong"/>
          <w:rFonts w:asciiTheme="majorHAnsi" w:hAnsiTheme="majorHAnsi" w:cstheme="majorHAnsi"/>
          <w:b w:val="0"/>
          <w:bCs w:val="0"/>
          <w:i/>
          <w:iCs/>
          <w:color w:val="0070C0"/>
        </w:rPr>
        <w:t>segments_to_</w:t>
      </w:r>
      <w:proofErr w:type="gramStart"/>
      <w:r w:rsidRPr="006C0FE2">
        <w:rPr>
          <w:rStyle w:val="Strong"/>
          <w:rFonts w:asciiTheme="majorHAnsi" w:hAnsiTheme="majorHAnsi" w:cstheme="majorHAnsi"/>
          <w:b w:val="0"/>
          <w:bCs w:val="0"/>
          <w:i/>
          <w:iCs/>
          <w:color w:val="0070C0"/>
        </w:rPr>
        <w:t>frames</w:t>
      </w:r>
      <w:proofErr w:type="spellEnd"/>
      <w:r w:rsidRPr="006C0FE2">
        <w:rPr>
          <w:rStyle w:val="Strong"/>
          <w:rFonts w:asciiTheme="majorHAnsi" w:hAnsiTheme="majorHAnsi" w:cstheme="majorHAnsi"/>
          <w:b w:val="0"/>
          <w:bCs w:val="0"/>
          <w:i/>
          <w:iCs/>
          <w:color w:val="0070C0"/>
        </w:rPr>
        <w:t>(</w:t>
      </w:r>
      <w:proofErr w:type="gramEnd"/>
      <w:r w:rsidRPr="006C0FE2">
        <w:rPr>
          <w:rStyle w:val="Strong"/>
          <w:rFonts w:asciiTheme="majorHAnsi" w:hAnsiTheme="majorHAnsi" w:cstheme="majorHAnsi"/>
          <w:b w:val="0"/>
          <w:bCs w:val="0"/>
          <w:i/>
          <w:iCs/>
          <w:color w:val="0070C0"/>
        </w:rPr>
        <w:t xml:space="preserve">segments, </w:t>
      </w:r>
      <w:proofErr w:type="spellStart"/>
      <w:r w:rsidRPr="006C0FE2">
        <w:rPr>
          <w:rStyle w:val="Strong"/>
          <w:rFonts w:asciiTheme="majorHAnsi" w:hAnsiTheme="majorHAnsi" w:cstheme="majorHAnsi"/>
          <w:b w:val="0"/>
          <w:bCs w:val="0"/>
          <w:i/>
          <w:iCs/>
          <w:color w:val="0070C0"/>
        </w:rPr>
        <w:t>total_duration</w:t>
      </w:r>
      <w:proofErr w:type="spellEnd"/>
      <w:r w:rsidRPr="006C0FE2">
        <w:rPr>
          <w:rStyle w:val="Strong"/>
          <w:rFonts w:asciiTheme="majorHAnsi" w:hAnsiTheme="majorHAnsi" w:cstheme="majorHAnsi"/>
          <w:b w:val="0"/>
          <w:bCs w:val="0"/>
          <w:i/>
          <w:iCs/>
          <w:color w:val="0070C0"/>
        </w:rPr>
        <w:t xml:space="preserve">, </w:t>
      </w:r>
      <w:proofErr w:type="spellStart"/>
      <w:r w:rsidRPr="006C0FE2">
        <w:rPr>
          <w:rStyle w:val="Strong"/>
          <w:rFonts w:asciiTheme="majorHAnsi" w:hAnsiTheme="majorHAnsi" w:cstheme="majorHAnsi"/>
          <w:b w:val="0"/>
          <w:bCs w:val="0"/>
          <w:i/>
          <w:iCs/>
          <w:color w:val="0070C0"/>
        </w:rPr>
        <w:t>frame_rate</w:t>
      </w:r>
      <w:proofErr w:type="spellEnd"/>
      <w:r w:rsidRPr="006C0FE2">
        <w:rPr>
          <w:rStyle w:val="Strong"/>
          <w:rFonts w:asciiTheme="majorHAnsi" w:hAnsiTheme="majorHAnsi" w:cstheme="majorHAnsi"/>
          <w:b w:val="0"/>
          <w:bCs w:val="0"/>
          <w:i/>
          <w:iCs/>
          <w:color w:val="0070C0"/>
        </w:rPr>
        <w:t>=43.066)</w:t>
      </w:r>
      <w:r w:rsidRPr="006C0FE2">
        <w:rPr>
          <w:rStyle w:val="Strong"/>
          <w:rFonts w:asciiTheme="majorHAnsi" w:hAnsiTheme="majorHAnsi" w:cstheme="majorHAnsi"/>
          <w:b w:val="0"/>
          <w:bCs w:val="0"/>
          <w:i/>
          <w:iCs/>
          <w:color w:val="0070C0"/>
        </w:rPr>
        <w:t>:</w:t>
      </w:r>
    </w:p>
    <w:p w14:paraId="1FAA6CE2" w14:textId="05958570" w:rsidR="006C0FE2" w:rsidRPr="002E18FA" w:rsidRDefault="006C0FE2" w:rsidP="002E18FA">
      <w:pPr>
        <w:rPr>
          <w:rFonts w:asciiTheme="majorHAnsi" w:hAnsiTheme="majorHAnsi" w:cstheme="majorHAnsi"/>
          <w:i/>
          <w:iCs/>
          <w:color w:val="0070C0"/>
          <w:lang w:val="el-GR"/>
        </w:rPr>
      </w:pPr>
      <w:r w:rsidRPr="006C0FE2">
        <w:rPr>
          <w:rFonts w:asciiTheme="minorHAnsi" w:hAnsiTheme="minorHAnsi" w:cstheme="minorHAnsi"/>
          <w:color w:val="000000"/>
          <w:lang w:val="el-GR"/>
        </w:rPr>
        <w:t xml:space="preserve">Αυτή η συνάρτηση μετατρέπει τα </w:t>
      </w:r>
      <w:r w:rsidRPr="006C0FE2">
        <w:rPr>
          <w:rFonts w:asciiTheme="minorHAnsi" w:hAnsiTheme="minorHAnsi" w:cstheme="minorHAnsi"/>
          <w:color w:val="000000"/>
        </w:rPr>
        <w:t>ground</w:t>
      </w:r>
      <w:r w:rsidRPr="006C0FE2">
        <w:rPr>
          <w:rFonts w:asciiTheme="minorHAnsi" w:hAnsiTheme="minorHAnsi" w:cstheme="minorHAnsi"/>
          <w:color w:val="000000"/>
          <w:lang w:val="el-GR"/>
        </w:rPr>
        <w:t xml:space="preserve"> </w:t>
      </w:r>
      <w:r w:rsidRPr="006C0FE2">
        <w:rPr>
          <w:rFonts w:asciiTheme="minorHAnsi" w:hAnsiTheme="minorHAnsi" w:cstheme="minorHAnsi"/>
          <w:color w:val="000000"/>
        </w:rPr>
        <w:t>truth</w:t>
      </w:r>
      <w:r w:rsidRPr="006C0FE2">
        <w:rPr>
          <w:rFonts w:asciiTheme="minorHAnsi" w:hAnsiTheme="minorHAnsi" w:cstheme="minorHAnsi"/>
          <w:color w:val="000000"/>
          <w:lang w:val="el-GR"/>
        </w:rPr>
        <w:t xml:space="preserve"> χρονικά διαστήματα σε </w:t>
      </w:r>
      <w:r w:rsidRPr="006C0FE2">
        <w:rPr>
          <w:rFonts w:asciiTheme="minorHAnsi" w:hAnsiTheme="minorHAnsi" w:cstheme="minorHAnsi"/>
          <w:color w:val="000000"/>
        </w:rPr>
        <w:t>binary</w:t>
      </w:r>
      <w:r w:rsidRPr="006C0FE2">
        <w:rPr>
          <w:rFonts w:asciiTheme="minorHAnsi" w:hAnsiTheme="minorHAnsi" w:cstheme="minorHAnsi"/>
          <w:color w:val="000000"/>
          <w:lang w:val="el-GR"/>
        </w:rPr>
        <w:t xml:space="preserve"> πίνακα </w:t>
      </w:r>
      <w:r w:rsidRPr="006C0FE2">
        <w:rPr>
          <w:rFonts w:asciiTheme="minorHAnsi" w:hAnsiTheme="minorHAnsi" w:cstheme="minorHAnsi"/>
          <w:color w:val="000000"/>
        </w:rPr>
        <w:t>frame</w:t>
      </w:r>
      <w:r w:rsidRPr="006C0FE2">
        <w:rPr>
          <w:rFonts w:asciiTheme="minorHAnsi" w:hAnsiTheme="minorHAnsi" w:cstheme="minorHAnsi"/>
          <w:color w:val="000000"/>
          <w:lang w:val="el-GR"/>
        </w:rPr>
        <w:t>-</w:t>
      </w:r>
      <w:r w:rsidRPr="006C0FE2">
        <w:rPr>
          <w:rFonts w:asciiTheme="minorHAnsi" w:hAnsiTheme="minorHAnsi" w:cstheme="minorHAnsi"/>
          <w:color w:val="000000"/>
        </w:rPr>
        <w:t>level</w:t>
      </w:r>
      <w:r w:rsidRPr="006C0FE2">
        <w:rPr>
          <w:rFonts w:asciiTheme="minorHAnsi" w:hAnsiTheme="minorHAnsi" w:cstheme="minorHAnsi"/>
          <w:color w:val="000000"/>
          <w:lang w:val="el-GR"/>
        </w:rPr>
        <w:t xml:space="preserve"> ετικετών.</w:t>
      </w:r>
    </w:p>
    <w:p w14:paraId="273B3725" w14:textId="77777777" w:rsidR="006C0FE2" w:rsidRPr="006C0FE2" w:rsidRDefault="006C0FE2" w:rsidP="006C0FE2">
      <w:pPr>
        <w:pStyle w:val="NormalWeb"/>
        <w:numPr>
          <w:ilvl w:val="0"/>
          <w:numId w:val="58"/>
        </w:numPr>
        <w:jc w:val="both"/>
        <w:rPr>
          <w:rFonts w:asciiTheme="minorHAnsi" w:hAnsiTheme="minorHAnsi" w:cstheme="minorHAnsi"/>
          <w:color w:val="000000"/>
        </w:rPr>
      </w:pPr>
      <w:r w:rsidRPr="006C0FE2">
        <w:rPr>
          <w:rFonts w:asciiTheme="minorHAnsi" w:hAnsiTheme="minorHAnsi" w:cstheme="minorHAnsi"/>
          <w:color w:val="000000"/>
        </w:rPr>
        <w:t>Υπ</w:t>
      </w:r>
      <w:proofErr w:type="spellStart"/>
      <w:r w:rsidRPr="006C0FE2">
        <w:rPr>
          <w:rFonts w:asciiTheme="minorHAnsi" w:hAnsiTheme="minorHAnsi" w:cstheme="minorHAnsi"/>
          <w:color w:val="000000"/>
        </w:rPr>
        <w:t>ολογίζει</w:t>
      </w:r>
      <w:proofErr w:type="spellEnd"/>
      <w:r w:rsidRPr="006C0FE2">
        <w:rPr>
          <w:rFonts w:asciiTheme="minorHAnsi" w:hAnsiTheme="minorHAnsi" w:cstheme="minorHAnsi"/>
          <w:color w:val="000000"/>
        </w:rPr>
        <w:t xml:space="preserve"> </w:t>
      </w:r>
      <w:proofErr w:type="spellStart"/>
      <w:r w:rsidRPr="006C0FE2">
        <w:rPr>
          <w:rFonts w:asciiTheme="minorHAnsi" w:hAnsiTheme="minorHAnsi" w:cstheme="minorHAnsi"/>
          <w:color w:val="000000"/>
        </w:rPr>
        <w:t>τον</w:t>
      </w:r>
      <w:proofErr w:type="spellEnd"/>
      <w:r w:rsidRPr="006C0FE2">
        <w:rPr>
          <w:rFonts w:asciiTheme="minorHAnsi" w:hAnsiTheme="minorHAnsi" w:cstheme="minorHAnsi"/>
          <w:color w:val="000000"/>
        </w:rPr>
        <w:t xml:space="preserve"> α</w:t>
      </w:r>
      <w:proofErr w:type="spellStart"/>
      <w:r w:rsidRPr="006C0FE2">
        <w:rPr>
          <w:rFonts w:asciiTheme="minorHAnsi" w:hAnsiTheme="minorHAnsi" w:cstheme="minorHAnsi"/>
          <w:color w:val="000000"/>
        </w:rPr>
        <w:t>ριθμό</w:t>
      </w:r>
      <w:proofErr w:type="spellEnd"/>
      <w:r w:rsidRPr="006C0FE2">
        <w:rPr>
          <w:rFonts w:asciiTheme="minorHAnsi" w:hAnsiTheme="minorHAnsi" w:cstheme="minorHAnsi"/>
          <w:color w:val="000000"/>
        </w:rPr>
        <w:t xml:space="preserve"> frames από</w:t>
      </w:r>
      <w:r w:rsidRPr="006C0FE2">
        <w:rPr>
          <w:rStyle w:val="apple-converted-space"/>
          <w:rFonts w:asciiTheme="minorHAnsi" w:hAnsiTheme="minorHAnsi" w:cstheme="minorHAnsi"/>
          <w:color w:val="000000"/>
        </w:rPr>
        <w:t> </w:t>
      </w:r>
      <w:proofErr w:type="gramStart"/>
      <w:r w:rsidRPr="006C0FE2">
        <w:rPr>
          <w:rStyle w:val="HTMLCode"/>
          <w:rFonts w:asciiTheme="minorHAnsi" w:hAnsiTheme="minorHAnsi" w:cstheme="minorHAnsi"/>
          <w:color w:val="000000"/>
          <w:sz w:val="24"/>
          <w:szCs w:val="24"/>
        </w:rPr>
        <w:t>int(</w:t>
      </w:r>
      <w:proofErr w:type="spellStart"/>
      <w:proofErr w:type="gramEnd"/>
      <w:r w:rsidRPr="006C0FE2">
        <w:rPr>
          <w:rStyle w:val="HTMLCode"/>
          <w:rFonts w:asciiTheme="minorHAnsi" w:hAnsiTheme="minorHAnsi" w:cstheme="minorHAnsi"/>
          <w:color w:val="000000"/>
          <w:sz w:val="24"/>
          <w:szCs w:val="24"/>
        </w:rPr>
        <w:t>total_duration</w:t>
      </w:r>
      <w:proofErr w:type="spellEnd"/>
      <w:r w:rsidRPr="006C0FE2">
        <w:rPr>
          <w:rStyle w:val="HTMLCode"/>
          <w:rFonts w:asciiTheme="minorHAnsi" w:hAnsiTheme="minorHAnsi" w:cstheme="minorHAnsi"/>
          <w:color w:val="000000"/>
          <w:sz w:val="24"/>
          <w:szCs w:val="24"/>
        </w:rPr>
        <w:t xml:space="preserve"> * </w:t>
      </w:r>
      <w:proofErr w:type="spellStart"/>
      <w:r w:rsidRPr="006C0FE2">
        <w:rPr>
          <w:rStyle w:val="HTMLCode"/>
          <w:rFonts w:asciiTheme="minorHAnsi" w:hAnsiTheme="minorHAnsi" w:cstheme="minorHAnsi"/>
          <w:color w:val="000000"/>
          <w:sz w:val="24"/>
          <w:szCs w:val="24"/>
        </w:rPr>
        <w:t>frame_rate</w:t>
      </w:r>
      <w:proofErr w:type="spellEnd"/>
      <w:r w:rsidRPr="006C0FE2">
        <w:rPr>
          <w:rStyle w:val="HTMLCode"/>
          <w:rFonts w:asciiTheme="minorHAnsi" w:hAnsiTheme="minorHAnsi" w:cstheme="minorHAnsi"/>
          <w:color w:val="000000"/>
          <w:sz w:val="24"/>
          <w:szCs w:val="24"/>
        </w:rPr>
        <w:t>)</w:t>
      </w:r>
    </w:p>
    <w:p w14:paraId="25BF5CFC" w14:textId="77777777" w:rsidR="006C0FE2" w:rsidRPr="006C0FE2" w:rsidRDefault="006C0FE2" w:rsidP="006C0FE2">
      <w:pPr>
        <w:pStyle w:val="NormalWeb"/>
        <w:numPr>
          <w:ilvl w:val="0"/>
          <w:numId w:val="58"/>
        </w:numPr>
        <w:jc w:val="both"/>
        <w:rPr>
          <w:rFonts w:asciiTheme="minorHAnsi" w:hAnsiTheme="minorHAnsi" w:cstheme="minorHAnsi"/>
          <w:color w:val="000000"/>
        </w:rPr>
      </w:pPr>
      <w:proofErr w:type="spellStart"/>
      <w:r w:rsidRPr="006C0FE2">
        <w:rPr>
          <w:rFonts w:asciiTheme="minorHAnsi" w:hAnsiTheme="minorHAnsi" w:cstheme="minorHAnsi"/>
          <w:color w:val="000000"/>
        </w:rPr>
        <w:t>Δημιουργεί</w:t>
      </w:r>
      <w:proofErr w:type="spellEnd"/>
      <w:r w:rsidRPr="006C0FE2">
        <w:rPr>
          <w:rFonts w:asciiTheme="minorHAnsi" w:hAnsiTheme="minorHAnsi" w:cstheme="minorHAnsi"/>
          <w:color w:val="000000"/>
        </w:rPr>
        <w:t xml:space="preserve"> </w:t>
      </w:r>
      <w:proofErr w:type="spellStart"/>
      <w:r w:rsidRPr="006C0FE2">
        <w:rPr>
          <w:rFonts w:asciiTheme="minorHAnsi" w:hAnsiTheme="minorHAnsi" w:cstheme="minorHAnsi"/>
          <w:color w:val="000000"/>
        </w:rPr>
        <w:t>μηδενικό</w:t>
      </w:r>
      <w:proofErr w:type="spellEnd"/>
      <w:r w:rsidRPr="006C0FE2">
        <w:rPr>
          <w:rFonts w:asciiTheme="minorHAnsi" w:hAnsiTheme="minorHAnsi" w:cstheme="minorHAnsi"/>
          <w:color w:val="000000"/>
        </w:rPr>
        <w:t xml:space="preserve"> array </w:t>
      </w:r>
      <w:proofErr w:type="spellStart"/>
      <w:r w:rsidRPr="006C0FE2">
        <w:rPr>
          <w:rFonts w:asciiTheme="minorHAnsi" w:hAnsiTheme="minorHAnsi" w:cstheme="minorHAnsi"/>
          <w:color w:val="000000"/>
        </w:rPr>
        <w:t>με</w:t>
      </w:r>
      <w:proofErr w:type="spellEnd"/>
      <w:r w:rsidRPr="006C0FE2">
        <w:rPr>
          <w:rStyle w:val="apple-converted-space"/>
          <w:rFonts w:asciiTheme="minorHAnsi" w:hAnsiTheme="minorHAnsi" w:cstheme="minorHAnsi"/>
          <w:color w:val="000000"/>
        </w:rPr>
        <w:t> </w:t>
      </w:r>
      <w:proofErr w:type="spellStart"/>
      <w:proofErr w:type="gramStart"/>
      <w:r w:rsidRPr="006C0FE2">
        <w:rPr>
          <w:rStyle w:val="HTMLCode"/>
          <w:rFonts w:asciiTheme="minorHAnsi" w:hAnsiTheme="minorHAnsi" w:cstheme="minorHAnsi"/>
          <w:color w:val="000000"/>
          <w:sz w:val="24"/>
          <w:szCs w:val="24"/>
        </w:rPr>
        <w:t>np.zeros</w:t>
      </w:r>
      <w:proofErr w:type="spellEnd"/>
      <w:proofErr w:type="gramEnd"/>
      <w:r w:rsidRPr="006C0FE2">
        <w:rPr>
          <w:rStyle w:val="HTMLCode"/>
          <w:rFonts w:asciiTheme="minorHAnsi" w:hAnsiTheme="minorHAnsi" w:cstheme="minorHAnsi"/>
          <w:color w:val="000000"/>
          <w:sz w:val="24"/>
          <w:szCs w:val="24"/>
        </w:rPr>
        <w:t>(</w:t>
      </w:r>
      <w:proofErr w:type="spellStart"/>
      <w:r w:rsidRPr="006C0FE2">
        <w:rPr>
          <w:rStyle w:val="HTMLCode"/>
          <w:rFonts w:asciiTheme="minorHAnsi" w:hAnsiTheme="minorHAnsi" w:cstheme="minorHAnsi"/>
          <w:color w:val="000000"/>
          <w:sz w:val="24"/>
          <w:szCs w:val="24"/>
        </w:rPr>
        <w:t>total_frames</w:t>
      </w:r>
      <w:proofErr w:type="spellEnd"/>
      <w:r w:rsidRPr="006C0FE2">
        <w:rPr>
          <w:rStyle w:val="HTMLCode"/>
          <w:rFonts w:asciiTheme="minorHAnsi" w:hAnsiTheme="minorHAnsi" w:cstheme="minorHAnsi"/>
          <w:color w:val="000000"/>
          <w:sz w:val="24"/>
          <w:szCs w:val="24"/>
        </w:rPr>
        <w:t>)</w:t>
      </w:r>
    </w:p>
    <w:p w14:paraId="395F0185" w14:textId="77777777" w:rsidR="006C0FE2" w:rsidRPr="006C0FE2" w:rsidRDefault="006C0FE2" w:rsidP="006C0FE2">
      <w:pPr>
        <w:pStyle w:val="NormalWeb"/>
        <w:numPr>
          <w:ilvl w:val="0"/>
          <w:numId w:val="58"/>
        </w:numPr>
        <w:jc w:val="both"/>
        <w:rPr>
          <w:rFonts w:asciiTheme="minorHAnsi" w:hAnsiTheme="minorHAnsi" w:cstheme="minorHAnsi"/>
          <w:color w:val="000000"/>
          <w:lang w:val="el-GR"/>
        </w:rPr>
      </w:pPr>
      <w:r w:rsidRPr="006C0FE2">
        <w:rPr>
          <w:rFonts w:asciiTheme="minorHAnsi" w:hAnsiTheme="minorHAnsi" w:cstheme="minorHAnsi"/>
          <w:color w:val="000000"/>
          <w:lang w:val="el-GR"/>
        </w:rPr>
        <w:t xml:space="preserve">Για κάθε </w:t>
      </w:r>
      <w:r w:rsidRPr="006C0FE2">
        <w:rPr>
          <w:rFonts w:asciiTheme="minorHAnsi" w:hAnsiTheme="minorHAnsi" w:cstheme="minorHAnsi"/>
          <w:color w:val="000000"/>
        </w:rPr>
        <w:t>segment</w:t>
      </w:r>
      <w:r w:rsidRPr="006C0FE2">
        <w:rPr>
          <w:rFonts w:asciiTheme="minorHAnsi" w:hAnsiTheme="minorHAnsi" w:cstheme="minorHAnsi"/>
          <w:color w:val="000000"/>
          <w:lang w:val="el-GR"/>
        </w:rPr>
        <w:t xml:space="preserve"> </w:t>
      </w:r>
      <w:r w:rsidRPr="006C0FE2">
        <w:rPr>
          <w:rFonts w:asciiTheme="minorHAnsi" w:hAnsiTheme="minorHAnsi" w:cstheme="minorHAnsi"/>
          <w:color w:val="000000"/>
        </w:rPr>
        <w:t>foreground</w:t>
      </w:r>
      <w:r w:rsidRPr="006C0FE2">
        <w:rPr>
          <w:rFonts w:asciiTheme="minorHAnsi" w:hAnsiTheme="minorHAnsi" w:cstheme="minorHAnsi"/>
          <w:color w:val="000000"/>
          <w:lang w:val="el-GR"/>
        </w:rPr>
        <w:t xml:space="preserve">, μετατρέπει τα </w:t>
      </w:r>
      <w:r w:rsidRPr="006C0FE2">
        <w:rPr>
          <w:rFonts w:asciiTheme="minorHAnsi" w:hAnsiTheme="minorHAnsi" w:cstheme="minorHAnsi"/>
          <w:color w:val="000000"/>
        </w:rPr>
        <w:t>timestamps</w:t>
      </w:r>
      <w:r w:rsidRPr="006C0FE2">
        <w:rPr>
          <w:rFonts w:asciiTheme="minorHAnsi" w:hAnsiTheme="minorHAnsi" w:cstheme="minorHAnsi"/>
          <w:color w:val="000000"/>
          <w:lang w:val="el-GR"/>
        </w:rPr>
        <w:t xml:space="preserve"> σε </w:t>
      </w:r>
      <w:r w:rsidRPr="006C0FE2">
        <w:rPr>
          <w:rFonts w:asciiTheme="minorHAnsi" w:hAnsiTheme="minorHAnsi" w:cstheme="minorHAnsi"/>
          <w:color w:val="000000"/>
        </w:rPr>
        <w:t>index</w:t>
      </w:r>
      <w:r w:rsidRPr="006C0FE2">
        <w:rPr>
          <w:rFonts w:asciiTheme="minorHAnsi" w:hAnsiTheme="minorHAnsi" w:cstheme="minorHAnsi"/>
          <w:color w:val="000000"/>
          <w:lang w:val="el-GR"/>
        </w:rPr>
        <w:t xml:space="preserve"> (π.χ.</w:t>
      </w:r>
      <w:r w:rsidRPr="006C0FE2">
        <w:rPr>
          <w:rStyle w:val="apple-converted-space"/>
          <w:rFonts w:asciiTheme="minorHAnsi" w:hAnsiTheme="minorHAnsi" w:cstheme="minorHAnsi"/>
          <w:color w:val="000000"/>
        </w:rPr>
        <w:t> </w:t>
      </w:r>
      <w:proofErr w:type="gramStart"/>
      <w:r w:rsidRPr="006C0FE2">
        <w:rPr>
          <w:rStyle w:val="HTMLCode"/>
          <w:rFonts w:asciiTheme="minorHAnsi" w:hAnsiTheme="minorHAnsi" w:cstheme="minorHAnsi"/>
          <w:color w:val="000000"/>
          <w:sz w:val="24"/>
          <w:szCs w:val="24"/>
        </w:rPr>
        <w:t>int</w:t>
      </w:r>
      <w:r w:rsidRPr="006C0FE2">
        <w:rPr>
          <w:rStyle w:val="HTMLCode"/>
          <w:rFonts w:asciiTheme="minorHAnsi" w:hAnsiTheme="minorHAnsi" w:cstheme="minorHAnsi"/>
          <w:color w:val="000000"/>
          <w:sz w:val="24"/>
          <w:szCs w:val="24"/>
          <w:lang w:val="el-GR"/>
        </w:rPr>
        <w:t>(</w:t>
      </w:r>
      <w:proofErr w:type="gramEnd"/>
      <w:r w:rsidRPr="006C0FE2">
        <w:rPr>
          <w:rStyle w:val="HTMLCode"/>
          <w:rFonts w:asciiTheme="minorHAnsi" w:hAnsiTheme="minorHAnsi" w:cstheme="minorHAnsi"/>
          <w:color w:val="000000"/>
          <w:sz w:val="24"/>
          <w:szCs w:val="24"/>
        </w:rPr>
        <w:t>start</w:t>
      </w:r>
      <w:r w:rsidRPr="006C0FE2">
        <w:rPr>
          <w:rStyle w:val="HTMLCode"/>
          <w:rFonts w:asciiTheme="minorHAnsi" w:hAnsiTheme="minorHAnsi" w:cstheme="minorHAnsi"/>
          <w:color w:val="000000"/>
          <w:sz w:val="24"/>
          <w:szCs w:val="24"/>
          <w:lang w:val="el-GR"/>
        </w:rPr>
        <w:t xml:space="preserve"> * </w:t>
      </w:r>
      <w:r w:rsidRPr="006C0FE2">
        <w:rPr>
          <w:rStyle w:val="HTMLCode"/>
          <w:rFonts w:asciiTheme="minorHAnsi" w:hAnsiTheme="minorHAnsi" w:cstheme="minorHAnsi"/>
          <w:color w:val="000000"/>
          <w:sz w:val="24"/>
          <w:szCs w:val="24"/>
        </w:rPr>
        <w:t>frame</w:t>
      </w:r>
      <w:r w:rsidRPr="006C0FE2">
        <w:rPr>
          <w:rStyle w:val="HTMLCode"/>
          <w:rFonts w:asciiTheme="minorHAnsi" w:hAnsiTheme="minorHAnsi" w:cstheme="minorHAnsi"/>
          <w:color w:val="000000"/>
          <w:sz w:val="24"/>
          <w:szCs w:val="24"/>
          <w:lang w:val="el-GR"/>
        </w:rPr>
        <w:t>_</w:t>
      </w:r>
      <w:r w:rsidRPr="006C0FE2">
        <w:rPr>
          <w:rStyle w:val="HTMLCode"/>
          <w:rFonts w:asciiTheme="minorHAnsi" w:hAnsiTheme="minorHAnsi" w:cstheme="minorHAnsi"/>
          <w:color w:val="000000"/>
          <w:sz w:val="24"/>
          <w:szCs w:val="24"/>
        </w:rPr>
        <w:t>rate</w:t>
      </w:r>
      <w:r w:rsidRPr="006C0FE2">
        <w:rPr>
          <w:rStyle w:val="HTMLCode"/>
          <w:rFonts w:asciiTheme="minorHAnsi" w:hAnsiTheme="minorHAnsi" w:cstheme="minorHAnsi"/>
          <w:color w:val="000000"/>
          <w:sz w:val="24"/>
          <w:szCs w:val="24"/>
          <w:lang w:val="el-GR"/>
        </w:rPr>
        <w:t>)</w:t>
      </w:r>
      <w:r w:rsidRPr="006C0FE2">
        <w:rPr>
          <w:rFonts w:asciiTheme="minorHAnsi" w:hAnsiTheme="minorHAnsi" w:cstheme="minorHAnsi"/>
          <w:color w:val="000000"/>
          <w:lang w:val="el-GR"/>
        </w:rPr>
        <w:t>) και θέτει τα αντίστοιχα στοιχεία σε 1</w:t>
      </w:r>
    </w:p>
    <w:p w14:paraId="0CCA1A38" w14:textId="77777777" w:rsidR="006C0FE2" w:rsidRPr="006C0FE2" w:rsidRDefault="006C0FE2" w:rsidP="006C0FE2">
      <w:pPr>
        <w:pStyle w:val="NormalWeb"/>
        <w:jc w:val="both"/>
        <w:rPr>
          <w:rFonts w:asciiTheme="minorHAnsi" w:hAnsiTheme="minorHAnsi" w:cstheme="minorHAnsi"/>
          <w:color w:val="000000"/>
          <w:lang w:val="el-GR"/>
        </w:rPr>
      </w:pPr>
      <w:r w:rsidRPr="006C0FE2">
        <w:rPr>
          <w:rFonts w:asciiTheme="minorHAnsi" w:hAnsiTheme="minorHAnsi" w:cstheme="minorHAnsi"/>
          <w:color w:val="000000"/>
          <w:lang w:val="el-GR"/>
        </w:rPr>
        <w:lastRenderedPageBreak/>
        <w:t xml:space="preserve">Έτσι παράγει ένα </w:t>
      </w:r>
      <w:r w:rsidRPr="006C0FE2">
        <w:rPr>
          <w:rFonts w:asciiTheme="minorHAnsi" w:hAnsiTheme="minorHAnsi" w:cstheme="minorHAnsi"/>
          <w:color w:val="000000"/>
        </w:rPr>
        <w:t>array</w:t>
      </w:r>
      <w:r w:rsidRPr="006C0FE2">
        <w:rPr>
          <w:rFonts w:asciiTheme="minorHAnsi" w:hAnsiTheme="minorHAnsi" w:cstheme="minorHAnsi"/>
          <w:color w:val="000000"/>
          <w:lang w:val="el-GR"/>
        </w:rPr>
        <w:t xml:space="preserve"> όπως</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lang w:val="el-GR"/>
        </w:rPr>
        <w:t>[0,0,1,1,1,0,...]</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 xml:space="preserve">το οποίο ευθυγραμμίζεται με τα </w:t>
      </w:r>
      <w:r w:rsidRPr="006C0FE2">
        <w:rPr>
          <w:rFonts w:asciiTheme="minorHAnsi" w:hAnsiTheme="minorHAnsi" w:cstheme="minorHAnsi"/>
          <w:color w:val="000000"/>
        </w:rPr>
        <w:t>frame</w:t>
      </w:r>
      <w:r w:rsidRPr="006C0FE2">
        <w:rPr>
          <w:rFonts w:asciiTheme="minorHAnsi" w:hAnsiTheme="minorHAnsi" w:cstheme="minorHAnsi"/>
          <w:color w:val="000000"/>
          <w:lang w:val="el-GR"/>
        </w:rPr>
        <w:t>-</w:t>
      </w:r>
      <w:r w:rsidRPr="006C0FE2">
        <w:rPr>
          <w:rFonts w:asciiTheme="minorHAnsi" w:hAnsiTheme="minorHAnsi" w:cstheme="minorHAnsi"/>
          <w:color w:val="000000"/>
        </w:rPr>
        <w:t>based</w:t>
      </w:r>
      <w:r w:rsidRPr="006C0FE2">
        <w:rPr>
          <w:rFonts w:asciiTheme="minorHAnsi" w:hAnsiTheme="minorHAnsi" w:cstheme="minorHAnsi"/>
          <w:color w:val="000000"/>
          <w:lang w:val="el-GR"/>
        </w:rPr>
        <w:t xml:space="preserve"> </w:t>
      </w:r>
      <w:r w:rsidRPr="006C0FE2">
        <w:rPr>
          <w:rFonts w:asciiTheme="minorHAnsi" w:hAnsiTheme="minorHAnsi" w:cstheme="minorHAnsi"/>
          <w:color w:val="000000"/>
        </w:rPr>
        <w:t>predictions</w:t>
      </w:r>
      <w:r w:rsidRPr="006C0FE2">
        <w:rPr>
          <w:rFonts w:asciiTheme="minorHAnsi" w:hAnsiTheme="minorHAnsi" w:cstheme="minorHAnsi"/>
          <w:color w:val="000000"/>
          <w:lang w:val="el-GR"/>
        </w:rPr>
        <w:t xml:space="preserve"> του μοντέλου.</w:t>
      </w:r>
    </w:p>
    <w:p w14:paraId="405C9416" w14:textId="77777777" w:rsidR="006C0FE2" w:rsidRPr="006C0FE2" w:rsidRDefault="006C0FE2" w:rsidP="006C0FE2">
      <w:pPr>
        <w:pStyle w:val="NormalWeb"/>
        <w:jc w:val="both"/>
        <w:rPr>
          <w:rFonts w:asciiTheme="minorHAnsi" w:hAnsiTheme="minorHAnsi" w:cstheme="minorHAnsi"/>
          <w:color w:val="000000"/>
          <w:lang w:val="el-GR"/>
        </w:rPr>
      </w:pPr>
      <w:r w:rsidRPr="006C0FE2">
        <w:rPr>
          <w:rFonts w:asciiTheme="minorHAnsi" w:hAnsiTheme="minorHAnsi" w:cstheme="minorHAnsi"/>
          <w:color w:val="000000"/>
          <w:lang w:val="el-GR"/>
        </w:rPr>
        <w:t>Το</w:t>
      </w:r>
      <w:r w:rsidRPr="006C0FE2">
        <w:rPr>
          <w:rStyle w:val="apple-converted-space"/>
          <w:rFonts w:asciiTheme="minorHAnsi" w:hAnsiTheme="minorHAnsi" w:cstheme="minorHAnsi"/>
          <w:color w:val="000000"/>
        </w:rPr>
        <w:t> </w:t>
      </w:r>
      <w:r w:rsidRPr="006C0FE2">
        <w:rPr>
          <w:rStyle w:val="HTMLCode"/>
          <w:rFonts w:asciiTheme="minorHAnsi" w:hAnsiTheme="minorHAnsi" w:cstheme="minorHAnsi"/>
          <w:color w:val="000000"/>
          <w:sz w:val="24"/>
          <w:szCs w:val="24"/>
        </w:rPr>
        <w:t>frame</w:t>
      </w:r>
      <w:r w:rsidRPr="006C0FE2">
        <w:rPr>
          <w:rStyle w:val="HTMLCode"/>
          <w:rFonts w:asciiTheme="minorHAnsi" w:hAnsiTheme="minorHAnsi" w:cstheme="minorHAnsi"/>
          <w:color w:val="000000"/>
          <w:sz w:val="24"/>
          <w:szCs w:val="24"/>
          <w:lang w:val="el-GR"/>
        </w:rPr>
        <w:t>_</w:t>
      </w:r>
      <w:r w:rsidRPr="006C0FE2">
        <w:rPr>
          <w:rStyle w:val="HTMLCode"/>
          <w:rFonts w:asciiTheme="minorHAnsi" w:hAnsiTheme="minorHAnsi" w:cstheme="minorHAnsi"/>
          <w:color w:val="000000"/>
          <w:sz w:val="24"/>
          <w:szCs w:val="24"/>
        </w:rPr>
        <w:t>rate</w:t>
      </w:r>
      <w:r w:rsidRPr="006C0FE2">
        <w:rPr>
          <w:rStyle w:val="apple-converted-space"/>
          <w:rFonts w:asciiTheme="minorHAnsi" w:hAnsiTheme="minorHAnsi" w:cstheme="minorHAnsi"/>
          <w:color w:val="000000"/>
        </w:rPr>
        <w:t> </w:t>
      </w:r>
      <w:r w:rsidRPr="006C0FE2">
        <w:rPr>
          <w:rFonts w:asciiTheme="minorHAnsi" w:hAnsiTheme="minorHAnsi" w:cstheme="minorHAnsi"/>
          <w:color w:val="000000"/>
          <w:lang w:val="el-GR"/>
        </w:rPr>
        <w:t xml:space="preserve">είναι ίδιο με </w:t>
      </w:r>
      <w:proofErr w:type="spellStart"/>
      <w:r w:rsidRPr="006C0FE2">
        <w:rPr>
          <w:rFonts w:asciiTheme="minorHAnsi" w:hAnsiTheme="minorHAnsi" w:cstheme="minorHAnsi"/>
          <w:color w:val="000000"/>
        </w:rPr>
        <w:t>sr</w:t>
      </w:r>
      <w:proofErr w:type="spellEnd"/>
      <w:r w:rsidRPr="006C0FE2">
        <w:rPr>
          <w:rFonts w:asciiTheme="minorHAnsi" w:hAnsiTheme="minorHAnsi" w:cstheme="minorHAnsi"/>
          <w:color w:val="000000"/>
          <w:lang w:val="el-GR"/>
        </w:rPr>
        <w:t>/</w:t>
      </w:r>
      <w:r w:rsidRPr="006C0FE2">
        <w:rPr>
          <w:rFonts w:asciiTheme="minorHAnsi" w:hAnsiTheme="minorHAnsi" w:cstheme="minorHAnsi"/>
          <w:color w:val="000000"/>
        </w:rPr>
        <w:t>hop</w:t>
      </w:r>
      <w:r w:rsidRPr="006C0FE2">
        <w:rPr>
          <w:rFonts w:asciiTheme="minorHAnsi" w:hAnsiTheme="minorHAnsi" w:cstheme="minorHAnsi"/>
          <w:color w:val="000000"/>
          <w:lang w:val="el-GR"/>
        </w:rPr>
        <w:t>_</w:t>
      </w:r>
      <w:r w:rsidRPr="006C0FE2">
        <w:rPr>
          <w:rFonts w:asciiTheme="minorHAnsi" w:hAnsiTheme="minorHAnsi" w:cstheme="minorHAnsi"/>
          <w:color w:val="000000"/>
        </w:rPr>
        <w:t>length</w:t>
      </w:r>
      <w:r w:rsidRPr="006C0FE2">
        <w:rPr>
          <w:rFonts w:asciiTheme="minorHAnsi" w:hAnsiTheme="minorHAnsi" w:cstheme="minorHAnsi"/>
          <w:color w:val="000000"/>
          <w:lang w:val="el-GR"/>
        </w:rPr>
        <w:t xml:space="preserve"> (δηλαδή 22050/512 ≈ 43.066).</w:t>
      </w:r>
    </w:p>
    <w:p w14:paraId="38CFB3BE" w14:textId="4DA11092" w:rsidR="006D5D41" w:rsidRPr="002E18FA" w:rsidRDefault="002E18FA" w:rsidP="002E18FA">
      <w:pPr>
        <w:jc w:val="both"/>
        <w:rPr>
          <w:rFonts w:asciiTheme="majorHAnsi" w:hAnsiTheme="majorHAnsi" w:cstheme="majorHAnsi"/>
          <w:i/>
          <w:iCs/>
          <w:color w:val="0070C0"/>
        </w:rPr>
      </w:pPr>
      <w:r w:rsidRPr="002E18FA">
        <w:rPr>
          <w:rStyle w:val="token"/>
          <w:rFonts w:asciiTheme="majorHAnsi" w:hAnsiTheme="majorHAnsi" w:cstheme="majorHAnsi"/>
          <w:i/>
          <w:iCs/>
          <w:color w:val="0070C0"/>
        </w:rPr>
        <w:t>def</w:t>
      </w:r>
      <w:r w:rsidRPr="002E18FA">
        <w:rPr>
          <w:rFonts w:asciiTheme="majorHAnsi" w:hAnsiTheme="majorHAnsi" w:cstheme="majorHAnsi"/>
          <w:i/>
          <w:iCs/>
          <w:color w:val="0070C0"/>
        </w:rPr>
        <w:t xml:space="preserve"> </w:t>
      </w:r>
      <w:proofErr w:type="spellStart"/>
      <w:r w:rsidRPr="002E18FA">
        <w:rPr>
          <w:rStyle w:val="token"/>
          <w:rFonts w:asciiTheme="majorHAnsi" w:hAnsiTheme="majorHAnsi" w:cstheme="majorHAnsi"/>
          <w:i/>
          <w:iCs/>
          <w:color w:val="0070C0"/>
        </w:rPr>
        <w:t>evaluate_</w:t>
      </w:r>
      <w:proofErr w:type="gramStart"/>
      <w:r w:rsidRPr="002E18FA">
        <w:rPr>
          <w:rStyle w:val="token"/>
          <w:rFonts w:asciiTheme="majorHAnsi" w:hAnsiTheme="majorHAnsi" w:cstheme="majorHAnsi"/>
          <w:i/>
          <w:iCs/>
          <w:color w:val="0070C0"/>
        </w:rPr>
        <w:t>segments</w:t>
      </w:r>
      <w:proofErr w:type="spellEnd"/>
      <w:r w:rsidRPr="002E18FA">
        <w:rPr>
          <w:rStyle w:val="token"/>
          <w:rFonts w:asciiTheme="majorHAnsi" w:hAnsiTheme="majorHAnsi" w:cstheme="majorHAnsi"/>
          <w:i/>
          <w:iCs/>
          <w:color w:val="0070C0"/>
        </w:rPr>
        <w:t>(</w:t>
      </w:r>
      <w:proofErr w:type="spellStart"/>
      <w:proofErr w:type="gramEnd"/>
      <w:r w:rsidRPr="002E18FA">
        <w:rPr>
          <w:rFonts w:asciiTheme="majorHAnsi" w:hAnsiTheme="majorHAnsi" w:cstheme="majorHAnsi"/>
          <w:i/>
          <w:iCs/>
          <w:color w:val="0070C0"/>
        </w:rPr>
        <w:t>predicted_segments</w:t>
      </w:r>
      <w:proofErr w:type="spellEnd"/>
      <w:r w:rsidRPr="002E18FA">
        <w:rPr>
          <w:rStyle w:val="token"/>
          <w:rFonts w:asciiTheme="majorHAnsi" w:hAnsiTheme="majorHAnsi" w:cstheme="majorHAnsi"/>
          <w:i/>
          <w:iCs/>
          <w:color w:val="0070C0"/>
        </w:rPr>
        <w:t>,</w:t>
      </w:r>
      <w:r w:rsidRPr="002E18FA">
        <w:rPr>
          <w:rFonts w:asciiTheme="majorHAnsi" w:hAnsiTheme="majorHAnsi" w:cstheme="majorHAnsi"/>
          <w:i/>
          <w:iCs/>
          <w:color w:val="0070C0"/>
        </w:rPr>
        <w:t xml:space="preserve"> </w:t>
      </w:r>
      <w:proofErr w:type="spellStart"/>
      <w:r w:rsidRPr="002E18FA">
        <w:rPr>
          <w:rFonts w:asciiTheme="majorHAnsi" w:hAnsiTheme="majorHAnsi" w:cstheme="majorHAnsi"/>
          <w:i/>
          <w:iCs/>
          <w:color w:val="0070C0"/>
        </w:rPr>
        <w:t>ground_truth_segments</w:t>
      </w:r>
      <w:proofErr w:type="spellEnd"/>
      <w:r w:rsidRPr="002E18FA">
        <w:rPr>
          <w:rStyle w:val="token"/>
          <w:rFonts w:asciiTheme="majorHAnsi" w:hAnsiTheme="majorHAnsi" w:cstheme="majorHAnsi"/>
          <w:i/>
          <w:iCs/>
          <w:color w:val="0070C0"/>
        </w:rPr>
        <w:t>,</w:t>
      </w:r>
      <w:r w:rsidRPr="002E18FA">
        <w:rPr>
          <w:rFonts w:asciiTheme="majorHAnsi" w:hAnsiTheme="majorHAnsi" w:cstheme="majorHAnsi"/>
          <w:i/>
          <w:iCs/>
          <w:color w:val="0070C0"/>
        </w:rPr>
        <w:t xml:space="preserve"> name</w:t>
      </w:r>
      <w:r w:rsidRPr="002E18FA">
        <w:rPr>
          <w:rStyle w:val="token"/>
          <w:rFonts w:asciiTheme="majorHAnsi" w:hAnsiTheme="majorHAnsi" w:cstheme="majorHAnsi"/>
          <w:i/>
          <w:iCs/>
          <w:color w:val="0070C0"/>
        </w:rPr>
        <w:t>):</w:t>
      </w:r>
    </w:p>
    <w:p w14:paraId="19600082" w14:textId="2BA3D659" w:rsidR="002E18FA" w:rsidRPr="002E18FA" w:rsidRDefault="002E18FA" w:rsidP="002E18FA">
      <w:pPr>
        <w:pStyle w:val="p1"/>
        <w:jc w:val="both"/>
        <w:rPr>
          <w:rFonts w:asciiTheme="minorHAnsi" w:hAnsiTheme="minorHAnsi" w:cstheme="minorHAnsi"/>
          <w:lang w:val="el-GR"/>
        </w:rPr>
      </w:pPr>
      <w:r w:rsidRPr="002E18FA">
        <w:rPr>
          <w:rFonts w:asciiTheme="minorHAnsi" w:hAnsiTheme="minorHAnsi" w:cstheme="minorHAnsi"/>
          <w:lang w:val="el-GR"/>
        </w:rPr>
        <w:t>Οι μετρικές που υπολογίζονται είναι</w:t>
      </w:r>
      <w:r>
        <w:rPr>
          <w:rFonts w:asciiTheme="minorHAnsi" w:hAnsiTheme="minorHAnsi" w:cstheme="minorHAnsi"/>
          <w:lang w:val="el-GR"/>
        </w:rPr>
        <w:t xml:space="preserve"> οι</w:t>
      </w:r>
      <w:r w:rsidRPr="002E18FA">
        <w:rPr>
          <w:rFonts w:asciiTheme="minorHAnsi" w:hAnsiTheme="minorHAnsi" w:cstheme="minorHAnsi"/>
          <w:lang w:val="el-GR"/>
        </w:rPr>
        <w:t xml:space="preserve"> βασικές</w:t>
      </w:r>
      <w:r>
        <w:rPr>
          <w:rFonts w:asciiTheme="minorHAnsi" w:hAnsiTheme="minorHAnsi" w:cstheme="minorHAnsi"/>
          <w:lang w:val="el-GR"/>
        </w:rPr>
        <w:t>:</w:t>
      </w:r>
    </w:p>
    <w:p w14:paraId="130038AC" w14:textId="77777777" w:rsidR="002E18FA" w:rsidRPr="002E18FA" w:rsidRDefault="002E18FA" w:rsidP="002E18FA">
      <w:pPr>
        <w:pStyle w:val="p1"/>
        <w:numPr>
          <w:ilvl w:val="0"/>
          <w:numId w:val="59"/>
        </w:numPr>
        <w:jc w:val="both"/>
        <w:rPr>
          <w:rFonts w:asciiTheme="minorHAnsi" w:hAnsiTheme="minorHAnsi" w:cstheme="minorHAnsi"/>
          <w:lang w:val="el-GR"/>
        </w:rPr>
      </w:pPr>
      <w:r w:rsidRPr="002E18FA">
        <w:rPr>
          <w:rStyle w:val="s1"/>
          <w:rFonts w:asciiTheme="minorHAnsi" w:hAnsiTheme="minorHAnsi" w:cstheme="minorHAnsi"/>
          <w:b/>
          <w:bCs/>
        </w:rPr>
        <w:t>accuracy</w:t>
      </w:r>
      <w:r w:rsidRPr="002E18FA">
        <w:rPr>
          <w:rFonts w:asciiTheme="minorHAnsi" w:hAnsiTheme="minorHAnsi" w:cstheme="minorHAnsi"/>
          <w:lang w:val="el-GR"/>
        </w:rPr>
        <w:t xml:space="preserve">: μετρά πόσα </w:t>
      </w:r>
      <w:r w:rsidRPr="002E18FA">
        <w:rPr>
          <w:rFonts w:asciiTheme="minorHAnsi" w:hAnsiTheme="minorHAnsi" w:cstheme="minorHAnsi"/>
        </w:rPr>
        <w:t>frames</w:t>
      </w:r>
      <w:r w:rsidRPr="002E18FA">
        <w:rPr>
          <w:rFonts w:asciiTheme="minorHAnsi" w:hAnsiTheme="minorHAnsi" w:cstheme="minorHAnsi"/>
          <w:lang w:val="el-GR"/>
        </w:rPr>
        <w:t xml:space="preserve"> ταξινομήθηκαν σωστά, δηλαδή (σωστά </w:t>
      </w:r>
      <w:r w:rsidRPr="002E18FA">
        <w:rPr>
          <w:rFonts w:asciiTheme="minorHAnsi" w:hAnsiTheme="minorHAnsi" w:cstheme="minorHAnsi"/>
        </w:rPr>
        <w:t>speech</w:t>
      </w:r>
      <w:r w:rsidRPr="002E18FA">
        <w:rPr>
          <w:rFonts w:asciiTheme="minorHAnsi" w:hAnsiTheme="minorHAnsi" w:cstheme="minorHAnsi"/>
          <w:lang w:val="el-GR"/>
        </w:rPr>
        <w:t xml:space="preserve"> + σωστά </w:t>
      </w:r>
      <w:r w:rsidRPr="002E18FA">
        <w:rPr>
          <w:rFonts w:asciiTheme="minorHAnsi" w:hAnsiTheme="minorHAnsi" w:cstheme="minorHAnsi"/>
        </w:rPr>
        <w:t>noise</w:t>
      </w:r>
      <w:r w:rsidRPr="002E18FA">
        <w:rPr>
          <w:rFonts w:asciiTheme="minorHAnsi" w:hAnsiTheme="minorHAnsi" w:cstheme="minorHAnsi"/>
          <w:lang w:val="el-GR"/>
        </w:rPr>
        <w:t>) / σύνολο.</w:t>
      </w:r>
    </w:p>
    <w:p w14:paraId="0A8ACFDE" w14:textId="76A5ACC3" w:rsidR="002E18FA" w:rsidRPr="002E18FA" w:rsidRDefault="002E18FA" w:rsidP="002E18FA">
      <w:pPr>
        <w:pStyle w:val="p1"/>
        <w:numPr>
          <w:ilvl w:val="0"/>
          <w:numId w:val="59"/>
        </w:numPr>
        <w:jc w:val="both"/>
        <w:rPr>
          <w:rFonts w:asciiTheme="minorHAnsi" w:hAnsiTheme="minorHAnsi" w:cstheme="minorHAnsi"/>
          <w:lang w:val="el-GR"/>
        </w:rPr>
      </w:pPr>
      <w:r w:rsidRPr="002E18FA">
        <w:rPr>
          <w:rStyle w:val="s1"/>
          <w:rFonts w:asciiTheme="minorHAnsi" w:hAnsiTheme="minorHAnsi" w:cstheme="minorHAnsi"/>
          <w:b/>
          <w:bCs/>
        </w:rPr>
        <w:t>precision</w:t>
      </w:r>
      <w:r w:rsidRPr="002E18FA">
        <w:rPr>
          <w:rFonts w:asciiTheme="minorHAnsi" w:hAnsiTheme="minorHAnsi" w:cstheme="minorHAnsi"/>
          <w:lang w:val="el-GR"/>
        </w:rPr>
        <w:t xml:space="preserve">: από όλα τα </w:t>
      </w:r>
      <w:r w:rsidRPr="002E18FA">
        <w:rPr>
          <w:rFonts w:asciiTheme="minorHAnsi" w:hAnsiTheme="minorHAnsi" w:cstheme="minorHAnsi"/>
        </w:rPr>
        <w:t>frames</w:t>
      </w:r>
      <w:r w:rsidRPr="002E18FA">
        <w:rPr>
          <w:rFonts w:asciiTheme="minorHAnsi" w:hAnsiTheme="minorHAnsi" w:cstheme="minorHAnsi"/>
          <w:lang w:val="el-GR"/>
        </w:rPr>
        <w:t xml:space="preserve"> που το μοντέλο είπε ότι είναι </w:t>
      </w:r>
      <w:r w:rsidRPr="002E18FA">
        <w:rPr>
          <w:rFonts w:asciiTheme="minorHAnsi" w:hAnsiTheme="minorHAnsi" w:cstheme="minorHAnsi"/>
        </w:rPr>
        <w:t>speech</w:t>
      </w:r>
      <w:r w:rsidRPr="002E18FA">
        <w:rPr>
          <w:rFonts w:asciiTheme="minorHAnsi" w:hAnsiTheme="minorHAnsi" w:cstheme="minorHAnsi"/>
          <w:lang w:val="el-GR"/>
        </w:rPr>
        <w:t xml:space="preserve">, πόσα ήταν πραγματικά </w:t>
      </w:r>
      <w:r w:rsidRPr="002E18FA">
        <w:rPr>
          <w:rFonts w:asciiTheme="minorHAnsi" w:hAnsiTheme="minorHAnsi" w:cstheme="minorHAnsi"/>
        </w:rPr>
        <w:t>speech</w:t>
      </w:r>
      <w:r>
        <w:rPr>
          <w:rFonts w:asciiTheme="minorHAnsi" w:hAnsiTheme="minorHAnsi" w:cstheme="minorHAnsi"/>
          <w:lang w:val="el-GR"/>
        </w:rPr>
        <w:t xml:space="preserve"> (αποφυγή</w:t>
      </w:r>
      <w:r w:rsidRPr="002E18FA">
        <w:rPr>
          <w:rFonts w:asciiTheme="minorHAnsi" w:hAnsiTheme="minorHAnsi" w:cstheme="minorHAnsi"/>
          <w:lang w:val="el-GR"/>
        </w:rPr>
        <w:t xml:space="preserve"> </w:t>
      </w:r>
      <w:r w:rsidRPr="002E18FA">
        <w:rPr>
          <w:rFonts w:asciiTheme="minorHAnsi" w:hAnsiTheme="minorHAnsi" w:cstheme="minorHAnsi"/>
        </w:rPr>
        <w:t>false</w:t>
      </w:r>
      <w:r w:rsidRPr="002E18FA">
        <w:rPr>
          <w:rFonts w:asciiTheme="minorHAnsi" w:hAnsiTheme="minorHAnsi" w:cstheme="minorHAnsi"/>
          <w:lang w:val="el-GR"/>
        </w:rPr>
        <w:t xml:space="preserve"> </w:t>
      </w:r>
      <w:r w:rsidRPr="002E18FA">
        <w:rPr>
          <w:rFonts w:asciiTheme="minorHAnsi" w:hAnsiTheme="minorHAnsi" w:cstheme="minorHAnsi"/>
        </w:rPr>
        <w:t>positives</w:t>
      </w:r>
      <w:r>
        <w:rPr>
          <w:rFonts w:asciiTheme="minorHAnsi" w:hAnsiTheme="minorHAnsi" w:cstheme="minorHAnsi"/>
          <w:lang w:val="el-GR"/>
        </w:rPr>
        <w:t>).</w:t>
      </w:r>
    </w:p>
    <w:p w14:paraId="0A551FAA" w14:textId="3FECB341" w:rsidR="002E18FA" w:rsidRPr="002E18FA" w:rsidRDefault="002E18FA" w:rsidP="002E18FA">
      <w:pPr>
        <w:pStyle w:val="p1"/>
        <w:numPr>
          <w:ilvl w:val="0"/>
          <w:numId w:val="59"/>
        </w:numPr>
        <w:jc w:val="both"/>
        <w:rPr>
          <w:rFonts w:asciiTheme="minorHAnsi" w:hAnsiTheme="minorHAnsi" w:cstheme="minorHAnsi"/>
        </w:rPr>
      </w:pPr>
      <w:r w:rsidRPr="002E18FA">
        <w:rPr>
          <w:rStyle w:val="s1"/>
          <w:rFonts w:asciiTheme="minorHAnsi" w:hAnsiTheme="minorHAnsi" w:cstheme="minorHAnsi"/>
          <w:b/>
          <w:bCs/>
        </w:rPr>
        <w:t>recall</w:t>
      </w:r>
      <w:r w:rsidRPr="002E18FA">
        <w:rPr>
          <w:rFonts w:asciiTheme="minorHAnsi" w:hAnsiTheme="minorHAnsi" w:cstheme="minorHAnsi"/>
          <w:lang w:val="el-GR"/>
        </w:rPr>
        <w:t xml:space="preserve">: από όλα τα πραγματικά </w:t>
      </w:r>
      <w:r w:rsidRPr="002E18FA">
        <w:rPr>
          <w:rFonts w:asciiTheme="minorHAnsi" w:hAnsiTheme="minorHAnsi" w:cstheme="minorHAnsi"/>
        </w:rPr>
        <w:t>speech</w:t>
      </w:r>
      <w:r w:rsidRPr="002E18FA">
        <w:rPr>
          <w:rFonts w:asciiTheme="minorHAnsi" w:hAnsiTheme="minorHAnsi" w:cstheme="minorHAnsi"/>
          <w:lang w:val="el-GR"/>
        </w:rPr>
        <w:t xml:space="preserve"> </w:t>
      </w:r>
      <w:r w:rsidRPr="002E18FA">
        <w:rPr>
          <w:rFonts w:asciiTheme="minorHAnsi" w:hAnsiTheme="minorHAnsi" w:cstheme="minorHAnsi"/>
        </w:rPr>
        <w:t>frames</w:t>
      </w:r>
      <w:r w:rsidRPr="002E18FA">
        <w:rPr>
          <w:rFonts w:asciiTheme="minorHAnsi" w:hAnsiTheme="minorHAnsi" w:cstheme="minorHAnsi"/>
          <w:lang w:val="el-GR"/>
        </w:rPr>
        <w:t xml:space="preserve">, πόσα εντόπισε σωστά το μοντέλο. </w:t>
      </w:r>
      <w:r>
        <w:rPr>
          <w:rFonts w:asciiTheme="minorHAnsi" w:hAnsiTheme="minorHAnsi" w:cstheme="minorHAnsi"/>
          <w:lang w:val="el-GR"/>
        </w:rPr>
        <w:t>(αποφυγή</w:t>
      </w:r>
      <w:r w:rsidRPr="002E18FA">
        <w:rPr>
          <w:rFonts w:asciiTheme="minorHAnsi" w:hAnsiTheme="minorHAnsi" w:cstheme="minorHAnsi"/>
          <w:lang w:val="el-GR"/>
        </w:rPr>
        <w:t xml:space="preserve"> </w:t>
      </w:r>
      <w:r w:rsidRPr="002E18FA">
        <w:rPr>
          <w:rFonts w:asciiTheme="minorHAnsi" w:hAnsiTheme="minorHAnsi" w:cstheme="minorHAnsi"/>
        </w:rPr>
        <w:t>false negatives</w:t>
      </w:r>
      <w:r>
        <w:rPr>
          <w:rFonts w:asciiTheme="minorHAnsi" w:hAnsiTheme="minorHAnsi" w:cstheme="minorHAnsi"/>
          <w:lang w:val="el-GR"/>
        </w:rPr>
        <w:t>).</w:t>
      </w:r>
    </w:p>
    <w:p w14:paraId="3854BFBA" w14:textId="175BA842" w:rsidR="002E18FA" w:rsidRPr="002E18FA" w:rsidRDefault="002E18FA" w:rsidP="002E18FA">
      <w:pPr>
        <w:pStyle w:val="p1"/>
        <w:numPr>
          <w:ilvl w:val="0"/>
          <w:numId w:val="59"/>
        </w:numPr>
        <w:jc w:val="both"/>
        <w:rPr>
          <w:rFonts w:asciiTheme="minorHAnsi" w:hAnsiTheme="minorHAnsi" w:cstheme="minorHAnsi"/>
          <w:lang w:val="el-GR"/>
        </w:rPr>
      </w:pPr>
      <w:r w:rsidRPr="002E18FA">
        <w:rPr>
          <w:rStyle w:val="s1"/>
          <w:rFonts w:asciiTheme="minorHAnsi" w:hAnsiTheme="minorHAnsi" w:cstheme="minorHAnsi"/>
          <w:b/>
          <w:bCs/>
        </w:rPr>
        <w:t>f</w:t>
      </w:r>
      <w:r w:rsidRPr="002E18FA">
        <w:rPr>
          <w:rStyle w:val="s1"/>
          <w:rFonts w:asciiTheme="minorHAnsi" w:hAnsiTheme="minorHAnsi" w:cstheme="minorHAnsi"/>
          <w:b/>
          <w:bCs/>
          <w:lang w:val="el-GR"/>
        </w:rPr>
        <w:t>1-</w:t>
      </w:r>
      <w:r w:rsidRPr="002E18FA">
        <w:rPr>
          <w:rStyle w:val="s1"/>
          <w:rFonts w:asciiTheme="minorHAnsi" w:hAnsiTheme="minorHAnsi" w:cstheme="minorHAnsi"/>
          <w:b/>
          <w:bCs/>
        </w:rPr>
        <w:t>score</w:t>
      </w:r>
      <w:r w:rsidRPr="002E18FA">
        <w:rPr>
          <w:rFonts w:asciiTheme="minorHAnsi" w:hAnsiTheme="minorHAnsi" w:cstheme="minorHAnsi"/>
          <w:lang w:val="el-GR"/>
        </w:rPr>
        <w:t xml:space="preserve">: ο αρμονικός μέσος του </w:t>
      </w:r>
      <w:r w:rsidRPr="002E18FA">
        <w:rPr>
          <w:rFonts w:asciiTheme="minorHAnsi" w:hAnsiTheme="minorHAnsi" w:cstheme="minorHAnsi"/>
        </w:rPr>
        <w:t>precision</w:t>
      </w:r>
      <w:r w:rsidRPr="002E18FA">
        <w:rPr>
          <w:rFonts w:asciiTheme="minorHAnsi" w:hAnsiTheme="minorHAnsi" w:cstheme="minorHAnsi"/>
          <w:lang w:val="el-GR"/>
        </w:rPr>
        <w:t xml:space="preserve"> και </w:t>
      </w:r>
      <w:r w:rsidRPr="002E18FA">
        <w:rPr>
          <w:rFonts w:asciiTheme="minorHAnsi" w:hAnsiTheme="minorHAnsi" w:cstheme="minorHAnsi"/>
        </w:rPr>
        <w:t>recall</w:t>
      </w:r>
      <w:r w:rsidRPr="002E18FA">
        <w:rPr>
          <w:rFonts w:asciiTheme="minorHAnsi" w:hAnsiTheme="minorHAnsi" w:cstheme="minorHAnsi"/>
          <w:lang w:val="el-GR"/>
        </w:rPr>
        <w:t xml:space="preserve">. Δείχνει πόσο καλά ισορροπεί το μοντέλο μεταξύ </w:t>
      </w:r>
      <w:r w:rsidRPr="002E18FA">
        <w:rPr>
          <w:rFonts w:asciiTheme="minorHAnsi" w:hAnsiTheme="minorHAnsi" w:cstheme="minorHAnsi"/>
        </w:rPr>
        <w:t>false</w:t>
      </w:r>
      <w:r w:rsidRPr="002E18FA">
        <w:rPr>
          <w:rFonts w:asciiTheme="minorHAnsi" w:hAnsiTheme="minorHAnsi" w:cstheme="minorHAnsi"/>
          <w:lang w:val="el-GR"/>
        </w:rPr>
        <w:t xml:space="preserve"> </w:t>
      </w:r>
      <w:r w:rsidRPr="002E18FA">
        <w:rPr>
          <w:rFonts w:asciiTheme="minorHAnsi" w:hAnsiTheme="minorHAnsi" w:cstheme="minorHAnsi"/>
        </w:rPr>
        <w:t>positives</w:t>
      </w:r>
      <w:r w:rsidRPr="002E18FA">
        <w:rPr>
          <w:rFonts w:asciiTheme="minorHAnsi" w:hAnsiTheme="minorHAnsi" w:cstheme="minorHAnsi"/>
          <w:lang w:val="el-GR"/>
        </w:rPr>
        <w:t xml:space="preserve"> και </w:t>
      </w:r>
      <w:r w:rsidRPr="002E18FA">
        <w:rPr>
          <w:rFonts w:asciiTheme="minorHAnsi" w:hAnsiTheme="minorHAnsi" w:cstheme="minorHAnsi"/>
        </w:rPr>
        <w:t>false</w:t>
      </w:r>
      <w:r w:rsidRPr="002E18FA">
        <w:rPr>
          <w:rFonts w:asciiTheme="minorHAnsi" w:hAnsiTheme="minorHAnsi" w:cstheme="minorHAnsi"/>
          <w:lang w:val="el-GR"/>
        </w:rPr>
        <w:t xml:space="preserve"> </w:t>
      </w:r>
      <w:r w:rsidRPr="002E18FA">
        <w:rPr>
          <w:rFonts w:asciiTheme="minorHAnsi" w:hAnsiTheme="minorHAnsi" w:cstheme="minorHAnsi"/>
        </w:rPr>
        <w:t>negatives</w:t>
      </w:r>
      <w:r w:rsidRPr="002E18FA">
        <w:rPr>
          <w:rFonts w:asciiTheme="minorHAnsi" w:hAnsiTheme="minorHAnsi" w:cstheme="minorHAnsi"/>
          <w:lang w:val="el-GR"/>
        </w:rPr>
        <w:t>.</w:t>
      </w:r>
    </w:p>
    <w:p w14:paraId="264C2434" w14:textId="037D11BB" w:rsidR="002E18FA" w:rsidRPr="002E18FA" w:rsidRDefault="002E18FA" w:rsidP="002E18FA">
      <w:pPr>
        <w:pStyle w:val="p1"/>
        <w:jc w:val="both"/>
        <w:rPr>
          <w:rFonts w:asciiTheme="minorHAnsi" w:hAnsiTheme="minorHAnsi" w:cstheme="minorHAnsi"/>
          <w:lang w:val="el-GR"/>
        </w:rPr>
      </w:pPr>
      <w:r>
        <w:rPr>
          <w:rFonts w:asciiTheme="minorHAnsi" w:hAnsiTheme="minorHAnsi" w:cstheme="minorHAnsi"/>
          <w:lang w:val="el-GR"/>
        </w:rPr>
        <w:t>Το</w:t>
      </w:r>
      <w:r w:rsidRPr="002E18FA">
        <w:rPr>
          <w:rFonts w:asciiTheme="minorHAnsi" w:hAnsiTheme="minorHAnsi" w:cstheme="minorHAnsi"/>
          <w:lang w:val="el-GR"/>
        </w:rPr>
        <w:t xml:space="preserve"> </w:t>
      </w:r>
      <w:r w:rsidRPr="002E18FA">
        <w:rPr>
          <w:rStyle w:val="s2"/>
          <w:rFonts w:asciiTheme="minorHAnsi" w:eastAsia="Arial" w:hAnsiTheme="minorHAnsi" w:cstheme="minorHAnsi"/>
        </w:rPr>
        <w:t>correct</w:t>
      </w:r>
      <w:r w:rsidRPr="002E18FA">
        <w:rPr>
          <w:rStyle w:val="s2"/>
          <w:rFonts w:asciiTheme="minorHAnsi" w:eastAsia="Arial" w:hAnsiTheme="minorHAnsi" w:cstheme="minorHAnsi"/>
          <w:lang w:val="el-GR"/>
        </w:rPr>
        <w:t>_</w:t>
      </w:r>
      <w:r w:rsidRPr="002E18FA">
        <w:rPr>
          <w:rStyle w:val="s2"/>
          <w:rFonts w:asciiTheme="minorHAnsi" w:eastAsia="Arial" w:hAnsiTheme="minorHAnsi" w:cstheme="minorHAnsi"/>
        </w:rPr>
        <w:t>speech</w:t>
      </w:r>
      <w:r w:rsidRPr="002E18FA">
        <w:rPr>
          <w:rFonts w:asciiTheme="minorHAnsi" w:hAnsiTheme="minorHAnsi" w:cstheme="minorHAnsi"/>
          <w:lang w:val="el-GR"/>
        </w:rPr>
        <w:t xml:space="preserve"> είναι ο αριθμός των </w:t>
      </w:r>
      <w:r w:rsidRPr="002E18FA">
        <w:rPr>
          <w:rFonts w:asciiTheme="minorHAnsi" w:hAnsiTheme="minorHAnsi" w:cstheme="minorHAnsi"/>
        </w:rPr>
        <w:t>frames</w:t>
      </w:r>
      <w:r w:rsidRPr="002E18FA">
        <w:rPr>
          <w:rFonts w:asciiTheme="minorHAnsi" w:hAnsiTheme="minorHAnsi" w:cstheme="minorHAnsi"/>
          <w:lang w:val="el-GR"/>
        </w:rPr>
        <w:t xml:space="preserve"> που είναι και </w:t>
      </w:r>
      <w:r w:rsidRPr="002E18FA">
        <w:rPr>
          <w:rFonts w:asciiTheme="minorHAnsi" w:hAnsiTheme="minorHAnsi" w:cstheme="minorHAnsi"/>
        </w:rPr>
        <w:t>predicted</w:t>
      </w:r>
      <w:r w:rsidRPr="002E18FA">
        <w:rPr>
          <w:rFonts w:asciiTheme="minorHAnsi" w:hAnsiTheme="minorHAnsi" w:cstheme="minorHAnsi"/>
          <w:lang w:val="el-GR"/>
        </w:rPr>
        <w:t xml:space="preserve"> και </w:t>
      </w:r>
      <w:r w:rsidRPr="002E18FA">
        <w:rPr>
          <w:rFonts w:asciiTheme="minorHAnsi" w:hAnsiTheme="minorHAnsi" w:cstheme="minorHAnsi"/>
        </w:rPr>
        <w:t>true</w:t>
      </w:r>
      <w:r w:rsidRPr="002E18FA">
        <w:rPr>
          <w:rFonts w:asciiTheme="minorHAnsi" w:hAnsiTheme="minorHAnsi" w:cstheme="minorHAnsi"/>
          <w:lang w:val="el-GR"/>
        </w:rPr>
        <w:t xml:space="preserve"> </w:t>
      </w:r>
      <w:r w:rsidRPr="002E18FA">
        <w:rPr>
          <w:rFonts w:asciiTheme="minorHAnsi" w:hAnsiTheme="minorHAnsi" w:cstheme="minorHAnsi"/>
        </w:rPr>
        <w:t>speech</w:t>
      </w:r>
      <w:r w:rsidRPr="002E18FA">
        <w:rPr>
          <w:rFonts w:asciiTheme="minorHAnsi" w:hAnsiTheme="minorHAnsi" w:cstheme="minorHAnsi"/>
          <w:lang w:val="el-GR"/>
        </w:rPr>
        <w:t xml:space="preserve"> (</w:t>
      </w:r>
      <w:r w:rsidRPr="002E18FA">
        <w:rPr>
          <w:rStyle w:val="s2"/>
          <w:rFonts w:asciiTheme="minorHAnsi" w:eastAsia="Arial" w:hAnsiTheme="minorHAnsi" w:cstheme="minorHAnsi"/>
          <w:lang w:val="el-GR"/>
        </w:rPr>
        <w:t>1 &amp; 1</w:t>
      </w:r>
      <w:r w:rsidRPr="002E18FA">
        <w:rPr>
          <w:rFonts w:asciiTheme="minorHAnsi" w:hAnsiTheme="minorHAnsi" w:cstheme="minorHAnsi"/>
          <w:lang w:val="el-GR"/>
        </w:rPr>
        <w:t xml:space="preserve">). Το </w:t>
      </w:r>
      <w:r w:rsidRPr="002E18FA">
        <w:rPr>
          <w:rStyle w:val="s2"/>
          <w:rFonts w:asciiTheme="minorHAnsi" w:eastAsia="Arial" w:hAnsiTheme="minorHAnsi" w:cstheme="minorHAnsi"/>
        </w:rPr>
        <w:t>pred</w:t>
      </w:r>
      <w:r w:rsidRPr="002E18FA">
        <w:rPr>
          <w:rStyle w:val="s2"/>
          <w:rFonts w:asciiTheme="minorHAnsi" w:eastAsia="Arial" w:hAnsiTheme="minorHAnsi" w:cstheme="minorHAnsi"/>
          <w:lang w:val="el-GR"/>
        </w:rPr>
        <w:t>_</w:t>
      </w:r>
      <w:r w:rsidRPr="002E18FA">
        <w:rPr>
          <w:rStyle w:val="s2"/>
          <w:rFonts w:asciiTheme="minorHAnsi" w:eastAsia="Arial" w:hAnsiTheme="minorHAnsi" w:cstheme="minorHAnsi"/>
        </w:rPr>
        <w:t>speech</w:t>
      </w:r>
      <w:r w:rsidRPr="002E18FA">
        <w:rPr>
          <w:rFonts w:asciiTheme="minorHAnsi" w:hAnsiTheme="minorHAnsi" w:cstheme="minorHAnsi"/>
          <w:lang w:val="el-GR"/>
        </w:rPr>
        <w:t xml:space="preserve"> είναι όλα τα </w:t>
      </w:r>
      <w:r w:rsidRPr="002E18FA">
        <w:rPr>
          <w:rFonts w:asciiTheme="minorHAnsi" w:hAnsiTheme="minorHAnsi" w:cstheme="minorHAnsi"/>
        </w:rPr>
        <w:t>frames</w:t>
      </w:r>
      <w:r w:rsidRPr="002E18FA">
        <w:rPr>
          <w:rFonts w:asciiTheme="minorHAnsi" w:hAnsiTheme="minorHAnsi" w:cstheme="minorHAnsi"/>
          <w:lang w:val="el-GR"/>
        </w:rPr>
        <w:t xml:space="preserve"> που το μοντέλο είπε </w:t>
      </w:r>
      <w:r w:rsidRPr="002E18FA">
        <w:rPr>
          <w:rFonts w:asciiTheme="minorHAnsi" w:hAnsiTheme="minorHAnsi" w:cstheme="minorHAnsi"/>
        </w:rPr>
        <w:t>speech</w:t>
      </w:r>
      <w:r w:rsidRPr="002E18FA">
        <w:rPr>
          <w:rFonts w:asciiTheme="minorHAnsi" w:hAnsiTheme="minorHAnsi" w:cstheme="minorHAnsi"/>
          <w:lang w:val="el-GR"/>
        </w:rPr>
        <w:t xml:space="preserve">, ενώ το </w:t>
      </w:r>
      <w:r w:rsidRPr="002E18FA">
        <w:rPr>
          <w:rStyle w:val="s2"/>
          <w:rFonts w:asciiTheme="minorHAnsi" w:eastAsia="Arial" w:hAnsiTheme="minorHAnsi" w:cstheme="minorHAnsi"/>
        </w:rPr>
        <w:t>true</w:t>
      </w:r>
      <w:r w:rsidRPr="002E18FA">
        <w:rPr>
          <w:rStyle w:val="s2"/>
          <w:rFonts w:asciiTheme="minorHAnsi" w:eastAsia="Arial" w:hAnsiTheme="minorHAnsi" w:cstheme="minorHAnsi"/>
          <w:lang w:val="el-GR"/>
        </w:rPr>
        <w:t>_</w:t>
      </w:r>
      <w:r w:rsidRPr="002E18FA">
        <w:rPr>
          <w:rStyle w:val="s2"/>
          <w:rFonts w:asciiTheme="minorHAnsi" w:eastAsia="Arial" w:hAnsiTheme="minorHAnsi" w:cstheme="minorHAnsi"/>
        </w:rPr>
        <w:t>speech</w:t>
      </w:r>
      <w:r w:rsidRPr="002E18FA">
        <w:rPr>
          <w:rFonts w:asciiTheme="minorHAnsi" w:hAnsiTheme="minorHAnsi" w:cstheme="minorHAnsi"/>
          <w:lang w:val="el-GR"/>
        </w:rPr>
        <w:t xml:space="preserve"> είναι αυτά που είναι πραγματικά </w:t>
      </w:r>
      <w:r w:rsidRPr="002E18FA">
        <w:rPr>
          <w:rFonts w:asciiTheme="minorHAnsi" w:hAnsiTheme="minorHAnsi" w:cstheme="minorHAnsi"/>
        </w:rPr>
        <w:t>speech</w:t>
      </w:r>
      <w:r w:rsidRPr="002E18FA">
        <w:rPr>
          <w:rFonts w:asciiTheme="minorHAnsi" w:hAnsiTheme="minorHAnsi" w:cstheme="minorHAnsi"/>
          <w:lang w:val="el-GR"/>
        </w:rPr>
        <w:t xml:space="preserve"> στο </w:t>
      </w:r>
      <w:r w:rsidRPr="002E18FA">
        <w:rPr>
          <w:rFonts w:asciiTheme="minorHAnsi" w:hAnsiTheme="minorHAnsi" w:cstheme="minorHAnsi"/>
        </w:rPr>
        <w:t>ground</w:t>
      </w:r>
      <w:r w:rsidRPr="002E18FA">
        <w:rPr>
          <w:rFonts w:asciiTheme="minorHAnsi" w:hAnsiTheme="minorHAnsi" w:cstheme="minorHAnsi"/>
          <w:lang w:val="el-GR"/>
        </w:rPr>
        <w:t xml:space="preserve"> </w:t>
      </w:r>
      <w:r w:rsidRPr="002E18FA">
        <w:rPr>
          <w:rFonts w:asciiTheme="minorHAnsi" w:hAnsiTheme="minorHAnsi" w:cstheme="minorHAnsi"/>
        </w:rPr>
        <w:t>truth</w:t>
      </w:r>
      <w:r w:rsidRPr="002E18FA">
        <w:rPr>
          <w:rFonts w:asciiTheme="minorHAnsi" w:hAnsiTheme="minorHAnsi" w:cstheme="minorHAnsi"/>
          <w:lang w:val="el-GR"/>
        </w:rPr>
        <w:t>.</w:t>
      </w:r>
    </w:p>
    <w:p w14:paraId="5AEFD936" w14:textId="77777777" w:rsidR="002E18FA" w:rsidRPr="006C0FE2" w:rsidRDefault="002E18FA" w:rsidP="00DE1E4A">
      <w:pPr>
        <w:rPr>
          <w:rFonts w:asciiTheme="minorHAnsi" w:hAnsiTheme="minorHAnsi" w:cstheme="minorHAnsi"/>
          <w:lang w:val="el-GR"/>
        </w:rPr>
      </w:pPr>
    </w:p>
    <w:p w14:paraId="192475A5" w14:textId="77777777" w:rsidR="006D5D41" w:rsidRPr="006C0FE2" w:rsidRDefault="006D5D41" w:rsidP="00DE1E4A">
      <w:pPr>
        <w:rPr>
          <w:lang w:val="el-GR"/>
        </w:rPr>
      </w:pPr>
    </w:p>
    <w:p w14:paraId="78013AC2" w14:textId="77777777" w:rsidR="006D5D41" w:rsidRPr="006C0FE2" w:rsidRDefault="006D5D41" w:rsidP="00DE1E4A">
      <w:pPr>
        <w:rPr>
          <w:lang w:val="el-GR"/>
        </w:rPr>
      </w:pPr>
    </w:p>
    <w:p w14:paraId="6C9E4AC8" w14:textId="77777777" w:rsidR="00F35046" w:rsidRPr="006C0FE2" w:rsidRDefault="00F35046" w:rsidP="00DE1E4A">
      <w:pPr>
        <w:rPr>
          <w:lang w:val="el-GR"/>
        </w:rPr>
      </w:pPr>
    </w:p>
    <w:p w14:paraId="331FB724" w14:textId="77777777" w:rsidR="00F35046" w:rsidRPr="006C0FE2" w:rsidRDefault="00F35046" w:rsidP="00DE1E4A">
      <w:pPr>
        <w:rPr>
          <w:lang w:val="el-GR"/>
        </w:rPr>
      </w:pPr>
    </w:p>
    <w:p w14:paraId="3C45A6B5" w14:textId="77777777" w:rsidR="00F35046" w:rsidRPr="006C0FE2" w:rsidRDefault="00F35046" w:rsidP="00DE1E4A">
      <w:pPr>
        <w:rPr>
          <w:lang w:val="el-GR"/>
        </w:rPr>
      </w:pPr>
    </w:p>
    <w:p w14:paraId="00ED779C" w14:textId="77777777" w:rsidR="00F35046" w:rsidRPr="006C0FE2" w:rsidRDefault="00F35046" w:rsidP="00DE1E4A">
      <w:pPr>
        <w:rPr>
          <w:lang w:val="el-GR"/>
        </w:rPr>
      </w:pPr>
    </w:p>
    <w:p w14:paraId="253424D6" w14:textId="77777777" w:rsidR="00F35046" w:rsidRPr="006C0FE2" w:rsidRDefault="00F35046" w:rsidP="00DE1E4A">
      <w:pPr>
        <w:rPr>
          <w:lang w:val="el-GR"/>
        </w:rPr>
      </w:pPr>
    </w:p>
    <w:p w14:paraId="3152ECFC" w14:textId="77777777" w:rsidR="00F35046" w:rsidRPr="006C0FE2" w:rsidRDefault="00F35046" w:rsidP="00DE1E4A">
      <w:pPr>
        <w:rPr>
          <w:lang w:val="el-GR"/>
        </w:rPr>
      </w:pPr>
    </w:p>
    <w:p w14:paraId="052FA7A2" w14:textId="77777777" w:rsidR="00F35046" w:rsidRPr="006C0FE2" w:rsidRDefault="00F35046" w:rsidP="00DE1E4A">
      <w:pPr>
        <w:rPr>
          <w:lang w:val="el-GR"/>
        </w:rPr>
      </w:pPr>
    </w:p>
    <w:p w14:paraId="4F08B14C" w14:textId="77777777" w:rsidR="00F35046" w:rsidRPr="006C0FE2" w:rsidRDefault="00F35046" w:rsidP="00DE1E4A">
      <w:pPr>
        <w:rPr>
          <w:lang w:val="el-GR"/>
        </w:rPr>
      </w:pPr>
    </w:p>
    <w:p w14:paraId="15FB329D" w14:textId="77777777" w:rsidR="00F35046" w:rsidRPr="006C0FE2" w:rsidRDefault="00F35046" w:rsidP="00DE1E4A">
      <w:pPr>
        <w:rPr>
          <w:lang w:val="el-GR"/>
        </w:rPr>
      </w:pPr>
    </w:p>
    <w:p w14:paraId="5C3AA510" w14:textId="77777777" w:rsidR="00F35046" w:rsidRPr="006C0FE2" w:rsidRDefault="00F35046" w:rsidP="00DE1E4A">
      <w:pPr>
        <w:rPr>
          <w:lang w:val="el-GR"/>
        </w:rPr>
      </w:pPr>
    </w:p>
    <w:p w14:paraId="04D4DD9C" w14:textId="77777777" w:rsidR="00F35046" w:rsidRPr="006C0FE2" w:rsidRDefault="00F35046" w:rsidP="00DE1E4A">
      <w:pPr>
        <w:rPr>
          <w:lang w:val="el-GR"/>
        </w:rPr>
      </w:pPr>
    </w:p>
    <w:p w14:paraId="27DAA7B1" w14:textId="77777777" w:rsidR="00F35046" w:rsidRPr="006C0FE2" w:rsidRDefault="00F35046" w:rsidP="00DE1E4A">
      <w:pPr>
        <w:rPr>
          <w:lang w:val="el-GR"/>
        </w:rPr>
      </w:pPr>
    </w:p>
    <w:p w14:paraId="21AF34B8" w14:textId="77777777" w:rsidR="00F35046" w:rsidRPr="006C0FE2" w:rsidRDefault="00F35046" w:rsidP="00DE1E4A">
      <w:pPr>
        <w:rPr>
          <w:lang w:val="el-GR"/>
        </w:rPr>
      </w:pPr>
    </w:p>
    <w:p w14:paraId="0BD014EE" w14:textId="77777777" w:rsidR="00F35046" w:rsidRPr="006C0FE2" w:rsidRDefault="00F35046" w:rsidP="00DE1E4A">
      <w:pPr>
        <w:rPr>
          <w:lang w:val="el-GR"/>
        </w:rPr>
      </w:pPr>
    </w:p>
    <w:p w14:paraId="7A1ECC95" w14:textId="77777777" w:rsidR="00F35046" w:rsidRPr="006C0FE2" w:rsidRDefault="00F35046" w:rsidP="00DE1E4A">
      <w:pPr>
        <w:rPr>
          <w:lang w:val="el-GR"/>
        </w:rPr>
      </w:pPr>
    </w:p>
    <w:p w14:paraId="05BE9AD3" w14:textId="77777777" w:rsidR="00F35046" w:rsidRPr="006C0FE2" w:rsidRDefault="00F35046" w:rsidP="00DE1E4A">
      <w:pPr>
        <w:rPr>
          <w:lang w:val="el-GR"/>
        </w:rPr>
      </w:pPr>
    </w:p>
    <w:p w14:paraId="2C51F2F3" w14:textId="77777777" w:rsidR="00F35046" w:rsidRDefault="00F35046" w:rsidP="00DE1E4A"/>
    <w:p w14:paraId="30986EA7" w14:textId="77777777" w:rsidR="00581563" w:rsidRDefault="00581563" w:rsidP="00DE1E4A"/>
    <w:p w14:paraId="566F3448" w14:textId="77777777" w:rsidR="00581563" w:rsidRDefault="00581563" w:rsidP="00DE1E4A"/>
    <w:p w14:paraId="39C5BB41" w14:textId="77777777" w:rsidR="00581563" w:rsidRDefault="00581563" w:rsidP="00DE1E4A"/>
    <w:p w14:paraId="2917784D" w14:textId="77777777" w:rsidR="00581563" w:rsidRDefault="00581563" w:rsidP="00DE1E4A"/>
    <w:p w14:paraId="2CDC98FC" w14:textId="77777777" w:rsidR="00581563" w:rsidRDefault="00581563" w:rsidP="00DE1E4A"/>
    <w:p w14:paraId="785E4081" w14:textId="77777777" w:rsidR="00581563" w:rsidRPr="00581563" w:rsidRDefault="00581563" w:rsidP="00DE1E4A"/>
    <w:p w14:paraId="0E346D7F" w14:textId="77777777" w:rsidR="00F35046" w:rsidRDefault="00F35046" w:rsidP="00DE1E4A">
      <w:pPr>
        <w:rPr>
          <w:lang w:val="el-GR"/>
        </w:rPr>
      </w:pPr>
    </w:p>
    <w:p w14:paraId="48844024" w14:textId="77777777" w:rsidR="002E18FA" w:rsidRPr="006C0FE2" w:rsidRDefault="002E18FA" w:rsidP="00DE1E4A">
      <w:pPr>
        <w:rPr>
          <w:lang w:val="el-GR"/>
        </w:rPr>
      </w:pPr>
    </w:p>
    <w:p w14:paraId="0590738A" w14:textId="77777777" w:rsidR="00E71CE4" w:rsidRPr="006C0FE2" w:rsidRDefault="00E71CE4" w:rsidP="00DE1E4A">
      <w:pPr>
        <w:rPr>
          <w:del w:id="17" w:author="Microsoft Word" w:date="2024-04-26T11:53:00Z"/>
          <w:lang w:val="el-GR"/>
        </w:rPr>
      </w:pPr>
    </w:p>
    <w:p w14:paraId="23878C90" w14:textId="77777777" w:rsidR="004B197D" w:rsidRPr="006C0FE2" w:rsidRDefault="004B197D" w:rsidP="00DE1E4A">
      <w:pPr>
        <w:rPr>
          <w:lang w:val="el-GR"/>
        </w:rPr>
      </w:pPr>
    </w:p>
    <w:p w14:paraId="534F8BC0" w14:textId="3CE94C94" w:rsidR="00551707" w:rsidRDefault="00E94EFB" w:rsidP="004E7F14">
      <w:pPr>
        <w:pStyle w:val="ListParagraph"/>
        <w:numPr>
          <w:ilvl w:val="0"/>
          <w:numId w:val="3"/>
        </w:numPr>
        <w:rPr>
          <w:rStyle w:val="Heading1Char"/>
          <w:lang w:val="en-US"/>
        </w:rPr>
      </w:pPr>
      <w:bookmarkStart w:id="18" w:name="_Toc200068209"/>
      <w:r>
        <w:rPr>
          <w:rStyle w:val="Heading1Char"/>
        </w:rPr>
        <w:lastRenderedPageBreak/>
        <w:t>ΕΠΙΔΕΙΞΗ ΤΗΣ ΛΥΣΗΣ</w:t>
      </w:r>
      <w:bookmarkEnd w:id="18"/>
    </w:p>
    <w:p w14:paraId="61B28D5D" w14:textId="062444EC" w:rsidR="00551707" w:rsidRDefault="00551707" w:rsidP="00551707">
      <w:pPr>
        <w:rPr>
          <w:rFonts w:asciiTheme="majorHAnsi" w:eastAsia="Arial" w:hAnsiTheme="majorHAnsi" w:cstheme="majorHAnsi"/>
          <w:color w:val="000000" w:themeColor="text1"/>
        </w:rPr>
      </w:pPr>
    </w:p>
    <w:p w14:paraId="2198D380" w14:textId="37620893" w:rsidR="00155AB3" w:rsidRPr="002E18FA" w:rsidRDefault="00551707" w:rsidP="00955E7B">
      <w:pPr>
        <w:jc w:val="both"/>
        <w:rPr>
          <w:rFonts w:asciiTheme="minorHAnsi" w:hAnsiTheme="minorHAnsi" w:cstheme="minorHAnsi"/>
          <w:lang w:val="el-GR"/>
        </w:rPr>
      </w:pPr>
      <w:r w:rsidRPr="00DD0965">
        <w:rPr>
          <w:rFonts w:asciiTheme="minorHAnsi" w:eastAsia="Arial" w:hAnsiTheme="minorHAnsi" w:cstheme="minorHAnsi"/>
          <w:color w:val="000000" w:themeColor="text1"/>
          <w:lang w:val="el-GR"/>
        </w:rPr>
        <w:t xml:space="preserve">Για να αναδείξουμε την λειτουργία </w:t>
      </w:r>
      <w:r w:rsidR="00DD0965" w:rsidRPr="00DD0965">
        <w:rPr>
          <w:rFonts w:asciiTheme="minorHAnsi" w:eastAsia="Arial" w:hAnsiTheme="minorHAnsi" w:cstheme="minorHAnsi"/>
          <w:color w:val="000000" w:themeColor="text1"/>
          <w:lang w:val="el-GR"/>
        </w:rPr>
        <w:t>των προγραμμάτων</w:t>
      </w:r>
      <w:r w:rsidRPr="00DD0965">
        <w:rPr>
          <w:rFonts w:asciiTheme="minorHAnsi" w:eastAsia="Arial" w:hAnsiTheme="minorHAnsi" w:cstheme="minorHAnsi"/>
          <w:color w:val="000000" w:themeColor="text1"/>
          <w:lang w:val="el-GR"/>
        </w:rPr>
        <w:t xml:space="preserve"> </w:t>
      </w:r>
      <w:r w:rsidR="00DD0965">
        <w:rPr>
          <w:rFonts w:asciiTheme="minorHAnsi" w:eastAsia="Arial" w:hAnsiTheme="minorHAnsi" w:cstheme="minorHAnsi"/>
          <w:color w:val="000000" w:themeColor="text1"/>
          <w:lang w:val="el-GR"/>
        </w:rPr>
        <w:t>θα τρέξ</w:t>
      </w:r>
      <w:r w:rsidR="002E18FA">
        <w:rPr>
          <w:rFonts w:asciiTheme="minorHAnsi" w:eastAsia="Arial" w:hAnsiTheme="minorHAnsi" w:cstheme="minorHAnsi"/>
          <w:color w:val="000000" w:themeColor="text1"/>
          <w:lang w:val="el-GR"/>
        </w:rPr>
        <w:t>ει</w:t>
      </w:r>
      <w:r w:rsidR="00DD0965">
        <w:rPr>
          <w:rFonts w:asciiTheme="minorHAnsi" w:eastAsia="Arial" w:hAnsiTheme="minorHAnsi" w:cstheme="minorHAnsi"/>
          <w:color w:val="000000" w:themeColor="text1"/>
          <w:lang w:val="el-GR"/>
        </w:rPr>
        <w:t xml:space="preserve"> </w:t>
      </w:r>
      <w:r w:rsidR="00AA2DE3">
        <w:rPr>
          <w:rFonts w:asciiTheme="minorHAnsi" w:eastAsia="Arial" w:hAnsiTheme="minorHAnsi" w:cstheme="minorHAnsi"/>
          <w:color w:val="000000" w:themeColor="text1"/>
          <w:lang w:val="el-GR"/>
        </w:rPr>
        <w:t>τ</w:t>
      </w:r>
      <w:r w:rsidR="002E18FA">
        <w:rPr>
          <w:rFonts w:asciiTheme="minorHAnsi" w:eastAsia="Arial" w:hAnsiTheme="minorHAnsi" w:cstheme="minorHAnsi"/>
          <w:color w:val="000000" w:themeColor="text1"/>
          <w:lang w:val="el-GR"/>
        </w:rPr>
        <w:t>ο</w:t>
      </w:r>
      <w:r w:rsidR="00AA2DE3">
        <w:rPr>
          <w:rFonts w:asciiTheme="minorHAnsi" w:eastAsia="Arial" w:hAnsiTheme="minorHAnsi" w:cstheme="minorHAnsi"/>
          <w:color w:val="000000" w:themeColor="text1"/>
          <w:lang w:val="el-GR"/>
        </w:rPr>
        <w:t xml:space="preserve"> προγράμματα </w:t>
      </w:r>
      <w:r w:rsidR="002E18FA">
        <w:rPr>
          <w:rFonts w:asciiTheme="minorHAnsi" w:eastAsia="Arial" w:hAnsiTheme="minorHAnsi" w:cstheme="minorHAnsi"/>
          <w:i/>
          <w:iCs/>
          <w:color w:val="000000" w:themeColor="text1"/>
        </w:rPr>
        <w:t>assignment</w:t>
      </w:r>
      <w:r w:rsidR="00AA2DE3" w:rsidRPr="00AA2DE3">
        <w:rPr>
          <w:rFonts w:asciiTheme="minorHAnsi" w:eastAsia="Arial" w:hAnsiTheme="minorHAnsi" w:cstheme="minorHAnsi"/>
          <w:i/>
          <w:iCs/>
          <w:color w:val="000000" w:themeColor="text1"/>
          <w:lang w:val="el-GR"/>
        </w:rPr>
        <w:t>.</w:t>
      </w:r>
      <w:proofErr w:type="spellStart"/>
      <w:r w:rsidR="00AA2DE3" w:rsidRPr="00AA2DE3">
        <w:rPr>
          <w:rFonts w:asciiTheme="minorHAnsi" w:eastAsia="Arial" w:hAnsiTheme="minorHAnsi" w:cstheme="minorHAnsi"/>
          <w:i/>
          <w:iCs/>
          <w:color w:val="000000" w:themeColor="text1"/>
        </w:rPr>
        <w:t>py</w:t>
      </w:r>
      <w:proofErr w:type="spellEnd"/>
      <w:r w:rsidR="002E18FA" w:rsidRPr="002E18FA">
        <w:rPr>
          <w:rFonts w:asciiTheme="minorHAnsi" w:eastAsia="Arial" w:hAnsiTheme="minorHAnsi" w:cstheme="minorHAnsi"/>
          <w:i/>
          <w:iCs/>
          <w:color w:val="000000" w:themeColor="text1"/>
          <w:lang w:val="el-GR"/>
        </w:rPr>
        <w:t>.</w:t>
      </w:r>
    </w:p>
    <w:p w14:paraId="0E45BD9A" w14:textId="4DD3034D" w:rsidR="002E18FA" w:rsidRDefault="002E18FA" w:rsidP="002E18FA">
      <w:pPr>
        <w:jc w:val="center"/>
        <w:rPr>
          <w:b/>
          <w:bCs/>
          <w:i/>
          <w:iCs/>
          <w:lang w:val="el-GR"/>
        </w:rPr>
      </w:pPr>
    </w:p>
    <w:p w14:paraId="6D50A354" w14:textId="4E63B34C" w:rsidR="002E18FA" w:rsidRPr="002E18FA" w:rsidRDefault="002E18FA" w:rsidP="002E18FA">
      <w:pPr>
        <w:jc w:val="center"/>
        <w:rPr>
          <w:b/>
          <w:bCs/>
          <w:i/>
          <w:iCs/>
          <w:lang w:val="el-GR"/>
        </w:rPr>
      </w:pPr>
      <w:r>
        <w:rPr>
          <w:noProof/>
          <w:lang w:val="el-GR"/>
        </w:rPr>
        <w:drawing>
          <wp:anchor distT="0" distB="0" distL="114300" distR="114300" simplePos="0" relativeHeight="251721728" behindDoc="0" locked="0" layoutInCell="1" allowOverlap="1" wp14:anchorId="644F1571" wp14:editId="2F254820">
            <wp:simplePos x="0" y="0"/>
            <wp:positionH relativeFrom="column">
              <wp:posOffset>-217170</wp:posOffset>
            </wp:positionH>
            <wp:positionV relativeFrom="paragraph">
              <wp:posOffset>254635</wp:posOffset>
            </wp:positionV>
            <wp:extent cx="6409690" cy="7164070"/>
            <wp:effectExtent l="0" t="0" r="3810" b="0"/>
            <wp:wrapSquare wrapText="bothSides"/>
            <wp:docPr id="1461510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0274"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9690" cy="7164070"/>
                    </a:xfrm>
                    <a:prstGeom prst="rect">
                      <a:avLst/>
                    </a:prstGeom>
                  </pic:spPr>
                </pic:pic>
              </a:graphicData>
            </a:graphic>
            <wp14:sizeRelH relativeFrom="page">
              <wp14:pctWidth>0</wp14:pctWidth>
            </wp14:sizeRelH>
            <wp14:sizeRelV relativeFrom="page">
              <wp14:pctHeight>0</wp14:pctHeight>
            </wp14:sizeRelV>
          </wp:anchor>
        </w:drawing>
      </w:r>
    </w:p>
    <w:p w14:paraId="4996BF42" w14:textId="77777777" w:rsidR="002E18FA" w:rsidRPr="002E18FA" w:rsidRDefault="002E18FA" w:rsidP="002E18FA">
      <w:pPr>
        <w:rPr>
          <w:rFonts w:asciiTheme="majorHAnsi" w:hAnsiTheme="majorHAnsi" w:cstheme="majorHAnsi"/>
          <w:b/>
          <w:bCs/>
          <w:i/>
          <w:iCs/>
          <w:lang w:val="el-GR"/>
        </w:rPr>
      </w:pPr>
    </w:p>
    <w:p w14:paraId="41EFAFDC" w14:textId="77777777" w:rsidR="002E18FA" w:rsidRDefault="002E18FA" w:rsidP="002E18FA">
      <w:pPr>
        <w:jc w:val="center"/>
        <w:rPr>
          <w:rFonts w:asciiTheme="majorHAnsi" w:hAnsiTheme="majorHAnsi" w:cstheme="majorHAnsi"/>
          <w:b/>
          <w:bCs/>
          <w:i/>
          <w:iCs/>
          <w:lang w:val="el-GR"/>
        </w:rPr>
      </w:pPr>
    </w:p>
    <w:p w14:paraId="3734167A" w14:textId="74099DFD" w:rsidR="002E18FA" w:rsidRPr="002E18FA" w:rsidRDefault="002E18FA" w:rsidP="002E18FA">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2</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Έναρξη διαδικασίας</w:t>
      </w:r>
    </w:p>
    <w:p w14:paraId="73248AFE" w14:textId="50958A74" w:rsidR="00155AB3" w:rsidRPr="00B35161" w:rsidRDefault="00155AB3" w:rsidP="004F0635">
      <w:pPr>
        <w:rPr>
          <w:b/>
          <w:bCs/>
          <w:i/>
          <w:iCs/>
          <w:lang w:val="el-GR"/>
        </w:rPr>
      </w:pPr>
    </w:p>
    <w:p w14:paraId="4F9A475B" w14:textId="77777777" w:rsidR="002E18FA" w:rsidRDefault="002E18FA" w:rsidP="002E18FA">
      <w:pPr>
        <w:rPr>
          <w:b/>
          <w:bCs/>
          <w:i/>
          <w:iCs/>
          <w:lang w:val="el-GR"/>
        </w:rPr>
      </w:pPr>
    </w:p>
    <w:p w14:paraId="631A8D32" w14:textId="77777777" w:rsidR="002E18FA" w:rsidRDefault="002E18FA" w:rsidP="002E18FA">
      <w:pPr>
        <w:rPr>
          <w:b/>
          <w:bCs/>
          <w:i/>
          <w:iCs/>
          <w:lang w:val="el-GR"/>
        </w:rPr>
      </w:pPr>
    </w:p>
    <w:p w14:paraId="173B5975" w14:textId="77777777" w:rsidR="002E18FA" w:rsidRDefault="002E18FA" w:rsidP="002E18FA">
      <w:pPr>
        <w:rPr>
          <w:b/>
          <w:bCs/>
          <w:i/>
          <w:iCs/>
          <w:lang w:val="el-GR"/>
        </w:rPr>
      </w:pPr>
    </w:p>
    <w:p w14:paraId="1B95935F" w14:textId="7249AD08" w:rsidR="00B17021" w:rsidRDefault="002E18FA" w:rsidP="004F0635">
      <w:pPr>
        <w:jc w:val="center"/>
        <w:rPr>
          <w:b/>
          <w:bCs/>
          <w:i/>
          <w:iCs/>
          <w:lang w:val="el-GR"/>
        </w:rPr>
      </w:pPr>
      <w:r>
        <w:rPr>
          <w:noProof/>
          <w:lang w:val="el-GR"/>
        </w:rPr>
        <w:drawing>
          <wp:anchor distT="0" distB="0" distL="114300" distR="114300" simplePos="0" relativeHeight="251717632" behindDoc="0" locked="0" layoutInCell="1" allowOverlap="1" wp14:anchorId="1CBFFA50" wp14:editId="35453D94">
            <wp:simplePos x="0" y="0"/>
            <wp:positionH relativeFrom="column">
              <wp:posOffset>1224883</wp:posOffset>
            </wp:positionH>
            <wp:positionV relativeFrom="paragraph">
              <wp:posOffset>84043</wp:posOffset>
            </wp:positionV>
            <wp:extent cx="3770630" cy="7170420"/>
            <wp:effectExtent l="0" t="0" r="1270" b="5080"/>
            <wp:wrapSquare wrapText="bothSides"/>
            <wp:docPr id="203869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6248"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70630" cy="7170420"/>
                    </a:xfrm>
                    <a:prstGeom prst="rect">
                      <a:avLst/>
                    </a:prstGeom>
                  </pic:spPr>
                </pic:pic>
              </a:graphicData>
            </a:graphic>
            <wp14:sizeRelH relativeFrom="page">
              <wp14:pctWidth>0</wp14:pctWidth>
            </wp14:sizeRelH>
            <wp14:sizeRelV relativeFrom="page">
              <wp14:pctHeight>0</wp14:pctHeight>
            </wp14:sizeRelV>
          </wp:anchor>
        </w:drawing>
      </w:r>
    </w:p>
    <w:p w14:paraId="4DD90E9E" w14:textId="51327C62" w:rsidR="003221CE" w:rsidRPr="002E18FA" w:rsidRDefault="003221CE" w:rsidP="004F0635">
      <w:pPr>
        <w:jc w:val="center"/>
        <w:rPr>
          <w:rFonts w:asciiTheme="majorHAnsi" w:hAnsiTheme="majorHAnsi" w:cstheme="majorHAnsi"/>
          <w:b/>
          <w:bCs/>
          <w:i/>
          <w:iCs/>
          <w:lang w:val="el-GR"/>
        </w:rPr>
      </w:pPr>
    </w:p>
    <w:p w14:paraId="349FB967" w14:textId="764D649A" w:rsidR="003221CE" w:rsidRPr="002E18FA" w:rsidRDefault="003221CE" w:rsidP="004F0635">
      <w:pPr>
        <w:jc w:val="center"/>
        <w:rPr>
          <w:rFonts w:asciiTheme="majorHAnsi" w:hAnsiTheme="majorHAnsi" w:cstheme="majorHAnsi"/>
          <w:b/>
          <w:bCs/>
          <w:i/>
          <w:iCs/>
          <w:lang w:val="el-GR"/>
        </w:rPr>
      </w:pPr>
    </w:p>
    <w:p w14:paraId="682E1E4E" w14:textId="247A17CC" w:rsidR="003221CE" w:rsidRPr="002E18FA" w:rsidRDefault="003221CE" w:rsidP="004F0635">
      <w:pPr>
        <w:jc w:val="center"/>
        <w:rPr>
          <w:rFonts w:asciiTheme="majorHAnsi" w:hAnsiTheme="majorHAnsi" w:cstheme="majorHAnsi"/>
          <w:b/>
          <w:bCs/>
          <w:i/>
          <w:iCs/>
          <w:lang w:val="el-GR"/>
        </w:rPr>
      </w:pPr>
    </w:p>
    <w:p w14:paraId="564D4C8C" w14:textId="77777777" w:rsidR="003221CE" w:rsidRPr="002E18FA" w:rsidRDefault="003221CE" w:rsidP="004F0635">
      <w:pPr>
        <w:jc w:val="center"/>
        <w:rPr>
          <w:rFonts w:asciiTheme="majorHAnsi" w:hAnsiTheme="majorHAnsi" w:cstheme="majorHAnsi"/>
          <w:b/>
          <w:bCs/>
          <w:i/>
          <w:iCs/>
          <w:lang w:val="el-GR"/>
        </w:rPr>
      </w:pPr>
    </w:p>
    <w:p w14:paraId="050F452F" w14:textId="77777777" w:rsidR="003221CE" w:rsidRPr="002E18FA" w:rsidRDefault="003221CE" w:rsidP="004F0635">
      <w:pPr>
        <w:jc w:val="center"/>
        <w:rPr>
          <w:rFonts w:asciiTheme="majorHAnsi" w:hAnsiTheme="majorHAnsi" w:cstheme="majorHAnsi"/>
          <w:b/>
          <w:bCs/>
          <w:i/>
          <w:iCs/>
          <w:lang w:val="el-GR"/>
        </w:rPr>
      </w:pPr>
    </w:p>
    <w:p w14:paraId="19FFDF6E" w14:textId="77777777" w:rsidR="003221CE" w:rsidRPr="002E18FA" w:rsidRDefault="003221CE" w:rsidP="004F0635">
      <w:pPr>
        <w:jc w:val="center"/>
        <w:rPr>
          <w:rFonts w:asciiTheme="majorHAnsi" w:hAnsiTheme="majorHAnsi" w:cstheme="majorHAnsi"/>
          <w:b/>
          <w:bCs/>
          <w:i/>
          <w:iCs/>
          <w:lang w:val="el-GR"/>
        </w:rPr>
      </w:pPr>
    </w:p>
    <w:p w14:paraId="7FC71B7D" w14:textId="77777777" w:rsidR="003221CE" w:rsidRPr="002E18FA" w:rsidRDefault="003221CE" w:rsidP="004F0635">
      <w:pPr>
        <w:jc w:val="center"/>
        <w:rPr>
          <w:rFonts w:asciiTheme="majorHAnsi" w:hAnsiTheme="majorHAnsi" w:cstheme="majorHAnsi"/>
          <w:b/>
          <w:bCs/>
          <w:i/>
          <w:iCs/>
          <w:lang w:val="el-GR"/>
        </w:rPr>
      </w:pPr>
    </w:p>
    <w:p w14:paraId="22EFB7F0" w14:textId="77777777" w:rsidR="003221CE" w:rsidRPr="002E18FA" w:rsidRDefault="003221CE" w:rsidP="004F0635">
      <w:pPr>
        <w:jc w:val="center"/>
        <w:rPr>
          <w:rFonts w:asciiTheme="majorHAnsi" w:hAnsiTheme="majorHAnsi" w:cstheme="majorHAnsi"/>
          <w:b/>
          <w:bCs/>
          <w:i/>
          <w:iCs/>
          <w:lang w:val="el-GR"/>
        </w:rPr>
      </w:pPr>
    </w:p>
    <w:p w14:paraId="2B04E705" w14:textId="77777777" w:rsidR="003221CE" w:rsidRPr="002E18FA" w:rsidRDefault="003221CE" w:rsidP="004F0635">
      <w:pPr>
        <w:jc w:val="center"/>
        <w:rPr>
          <w:rFonts w:asciiTheme="majorHAnsi" w:hAnsiTheme="majorHAnsi" w:cstheme="majorHAnsi"/>
          <w:b/>
          <w:bCs/>
          <w:i/>
          <w:iCs/>
          <w:lang w:val="el-GR"/>
        </w:rPr>
      </w:pPr>
    </w:p>
    <w:p w14:paraId="30062BAA" w14:textId="77777777" w:rsidR="003221CE" w:rsidRPr="002E18FA" w:rsidRDefault="003221CE" w:rsidP="004F0635">
      <w:pPr>
        <w:jc w:val="center"/>
        <w:rPr>
          <w:rFonts w:asciiTheme="majorHAnsi" w:hAnsiTheme="majorHAnsi" w:cstheme="majorHAnsi"/>
          <w:b/>
          <w:bCs/>
          <w:i/>
          <w:iCs/>
          <w:lang w:val="el-GR"/>
        </w:rPr>
      </w:pPr>
    </w:p>
    <w:p w14:paraId="7E607B9D" w14:textId="77777777" w:rsidR="003221CE" w:rsidRPr="002E18FA" w:rsidRDefault="003221CE" w:rsidP="004F0635">
      <w:pPr>
        <w:jc w:val="center"/>
        <w:rPr>
          <w:rFonts w:asciiTheme="majorHAnsi" w:hAnsiTheme="majorHAnsi" w:cstheme="majorHAnsi"/>
          <w:b/>
          <w:bCs/>
          <w:i/>
          <w:iCs/>
          <w:lang w:val="el-GR"/>
        </w:rPr>
      </w:pPr>
    </w:p>
    <w:p w14:paraId="1E5903DF" w14:textId="77777777" w:rsidR="003221CE" w:rsidRPr="002E18FA" w:rsidRDefault="003221CE" w:rsidP="004F0635">
      <w:pPr>
        <w:jc w:val="center"/>
        <w:rPr>
          <w:rFonts w:asciiTheme="majorHAnsi" w:hAnsiTheme="majorHAnsi" w:cstheme="majorHAnsi"/>
          <w:b/>
          <w:bCs/>
          <w:i/>
          <w:iCs/>
          <w:lang w:val="el-GR"/>
        </w:rPr>
      </w:pPr>
    </w:p>
    <w:p w14:paraId="205135D4" w14:textId="77777777" w:rsidR="003221CE" w:rsidRPr="002E18FA" w:rsidRDefault="003221CE" w:rsidP="004F0635">
      <w:pPr>
        <w:jc w:val="center"/>
        <w:rPr>
          <w:rFonts w:asciiTheme="majorHAnsi" w:hAnsiTheme="majorHAnsi" w:cstheme="majorHAnsi"/>
          <w:b/>
          <w:bCs/>
          <w:i/>
          <w:iCs/>
          <w:lang w:val="el-GR"/>
        </w:rPr>
      </w:pPr>
    </w:p>
    <w:p w14:paraId="7479373E" w14:textId="77777777" w:rsidR="003221CE" w:rsidRPr="002E18FA" w:rsidRDefault="003221CE" w:rsidP="004F0635">
      <w:pPr>
        <w:jc w:val="center"/>
        <w:rPr>
          <w:rFonts w:asciiTheme="majorHAnsi" w:hAnsiTheme="majorHAnsi" w:cstheme="majorHAnsi"/>
          <w:b/>
          <w:bCs/>
          <w:i/>
          <w:iCs/>
          <w:lang w:val="el-GR"/>
        </w:rPr>
      </w:pPr>
    </w:p>
    <w:p w14:paraId="13753FF8" w14:textId="77777777" w:rsidR="002E18FA" w:rsidRPr="002E18FA" w:rsidRDefault="002E18FA" w:rsidP="004F0635">
      <w:pPr>
        <w:jc w:val="center"/>
        <w:rPr>
          <w:rFonts w:asciiTheme="majorHAnsi" w:hAnsiTheme="majorHAnsi" w:cstheme="majorHAnsi"/>
          <w:b/>
          <w:bCs/>
          <w:i/>
          <w:iCs/>
          <w:lang w:val="el-GR"/>
        </w:rPr>
      </w:pPr>
    </w:p>
    <w:p w14:paraId="3A2F57C1" w14:textId="77777777" w:rsidR="002E18FA" w:rsidRPr="002E18FA" w:rsidRDefault="002E18FA" w:rsidP="004F0635">
      <w:pPr>
        <w:jc w:val="center"/>
        <w:rPr>
          <w:rFonts w:asciiTheme="majorHAnsi" w:hAnsiTheme="majorHAnsi" w:cstheme="majorHAnsi"/>
          <w:b/>
          <w:bCs/>
          <w:i/>
          <w:iCs/>
          <w:lang w:val="el-GR"/>
        </w:rPr>
      </w:pPr>
    </w:p>
    <w:p w14:paraId="3907D68B" w14:textId="77777777" w:rsidR="002E18FA" w:rsidRPr="002E18FA" w:rsidRDefault="002E18FA" w:rsidP="004F0635">
      <w:pPr>
        <w:jc w:val="center"/>
        <w:rPr>
          <w:rFonts w:asciiTheme="majorHAnsi" w:hAnsiTheme="majorHAnsi" w:cstheme="majorHAnsi"/>
          <w:b/>
          <w:bCs/>
          <w:i/>
          <w:iCs/>
          <w:lang w:val="el-GR"/>
        </w:rPr>
      </w:pPr>
    </w:p>
    <w:p w14:paraId="318842D2" w14:textId="77777777" w:rsidR="002E18FA" w:rsidRPr="002E18FA" w:rsidRDefault="002E18FA" w:rsidP="004F0635">
      <w:pPr>
        <w:jc w:val="center"/>
        <w:rPr>
          <w:rFonts w:asciiTheme="majorHAnsi" w:hAnsiTheme="majorHAnsi" w:cstheme="majorHAnsi"/>
          <w:b/>
          <w:bCs/>
          <w:i/>
          <w:iCs/>
          <w:lang w:val="el-GR"/>
        </w:rPr>
      </w:pPr>
    </w:p>
    <w:p w14:paraId="44EB8F41" w14:textId="77777777" w:rsidR="002E18FA" w:rsidRPr="002E18FA" w:rsidRDefault="002E18FA" w:rsidP="004F0635">
      <w:pPr>
        <w:jc w:val="center"/>
        <w:rPr>
          <w:rFonts w:asciiTheme="majorHAnsi" w:hAnsiTheme="majorHAnsi" w:cstheme="majorHAnsi"/>
          <w:b/>
          <w:bCs/>
          <w:i/>
          <w:iCs/>
          <w:lang w:val="el-GR"/>
        </w:rPr>
      </w:pPr>
    </w:p>
    <w:p w14:paraId="008035A1" w14:textId="77777777" w:rsidR="002E18FA" w:rsidRPr="002E18FA" w:rsidRDefault="002E18FA" w:rsidP="004F0635">
      <w:pPr>
        <w:jc w:val="center"/>
        <w:rPr>
          <w:rFonts w:asciiTheme="majorHAnsi" w:hAnsiTheme="majorHAnsi" w:cstheme="majorHAnsi"/>
          <w:b/>
          <w:bCs/>
          <w:i/>
          <w:iCs/>
          <w:lang w:val="el-GR"/>
        </w:rPr>
      </w:pPr>
    </w:p>
    <w:p w14:paraId="08107DFD" w14:textId="77777777" w:rsidR="002E18FA" w:rsidRPr="002E18FA" w:rsidRDefault="002E18FA" w:rsidP="004F0635">
      <w:pPr>
        <w:jc w:val="center"/>
        <w:rPr>
          <w:rFonts w:asciiTheme="majorHAnsi" w:hAnsiTheme="majorHAnsi" w:cstheme="majorHAnsi"/>
          <w:b/>
          <w:bCs/>
          <w:i/>
          <w:iCs/>
          <w:lang w:val="el-GR"/>
        </w:rPr>
      </w:pPr>
    </w:p>
    <w:p w14:paraId="46FBD3A0" w14:textId="77777777" w:rsidR="002E18FA" w:rsidRPr="002E18FA" w:rsidRDefault="002E18FA" w:rsidP="004F0635">
      <w:pPr>
        <w:jc w:val="center"/>
        <w:rPr>
          <w:rFonts w:asciiTheme="majorHAnsi" w:hAnsiTheme="majorHAnsi" w:cstheme="majorHAnsi"/>
          <w:b/>
          <w:bCs/>
          <w:i/>
          <w:iCs/>
          <w:lang w:val="el-GR"/>
        </w:rPr>
      </w:pPr>
    </w:p>
    <w:p w14:paraId="00E2F8BC" w14:textId="77777777" w:rsidR="002E18FA" w:rsidRPr="002E18FA" w:rsidRDefault="002E18FA" w:rsidP="004F0635">
      <w:pPr>
        <w:jc w:val="center"/>
        <w:rPr>
          <w:rFonts w:asciiTheme="majorHAnsi" w:hAnsiTheme="majorHAnsi" w:cstheme="majorHAnsi"/>
          <w:b/>
          <w:bCs/>
          <w:i/>
          <w:iCs/>
          <w:lang w:val="el-GR"/>
        </w:rPr>
      </w:pPr>
    </w:p>
    <w:p w14:paraId="579D9F41" w14:textId="77777777" w:rsidR="002E18FA" w:rsidRPr="002E18FA" w:rsidRDefault="002E18FA" w:rsidP="004F0635">
      <w:pPr>
        <w:jc w:val="center"/>
        <w:rPr>
          <w:rFonts w:asciiTheme="majorHAnsi" w:hAnsiTheme="majorHAnsi" w:cstheme="majorHAnsi"/>
          <w:b/>
          <w:bCs/>
          <w:i/>
          <w:iCs/>
          <w:lang w:val="el-GR"/>
        </w:rPr>
      </w:pPr>
    </w:p>
    <w:p w14:paraId="18396666" w14:textId="77777777" w:rsidR="002E18FA" w:rsidRPr="002E18FA" w:rsidRDefault="002E18FA" w:rsidP="004F0635">
      <w:pPr>
        <w:jc w:val="center"/>
        <w:rPr>
          <w:rFonts w:asciiTheme="majorHAnsi" w:hAnsiTheme="majorHAnsi" w:cstheme="majorHAnsi"/>
          <w:b/>
          <w:bCs/>
          <w:i/>
          <w:iCs/>
          <w:lang w:val="el-GR"/>
        </w:rPr>
      </w:pPr>
    </w:p>
    <w:p w14:paraId="1C77450B" w14:textId="77777777" w:rsidR="002E18FA" w:rsidRPr="002E18FA" w:rsidRDefault="002E18FA" w:rsidP="004F0635">
      <w:pPr>
        <w:jc w:val="center"/>
        <w:rPr>
          <w:rFonts w:asciiTheme="majorHAnsi" w:hAnsiTheme="majorHAnsi" w:cstheme="majorHAnsi"/>
          <w:b/>
          <w:bCs/>
          <w:i/>
          <w:iCs/>
          <w:lang w:val="el-GR"/>
        </w:rPr>
      </w:pPr>
    </w:p>
    <w:p w14:paraId="76F88965" w14:textId="77777777" w:rsidR="002E18FA" w:rsidRPr="002E18FA" w:rsidRDefault="002E18FA" w:rsidP="004F0635">
      <w:pPr>
        <w:jc w:val="center"/>
        <w:rPr>
          <w:rFonts w:asciiTheme="majorHAnsi" w:hAnsiTheme="majorHAnsi" w:cstheme="majorHAnsi"/>
          <w:b/>
          <w:bCs/>
          <w:i/>
          <w:iCs/>
          <w:lang w:val="el-GR"/>
        </w:rPr>
      </w:pPr>
    </w:p>
    <w:p w14:paraId="402BFD63" w14:textId="77777777" w:rsidR="002E18FA" w:rsidRPr="002E18FA" w:rsidRDefault="002E18FA" w:rsidP="004F0635">
      <w:pPr>
        <w:jc w:val="center"/>
        <w:rPr>
          <w:rFonts w:asciiTheme="majorHAnsi" w:hAnsiTheme="majorHAnsi" w:cstheme="majorHAnsi"/>
          <w:b/>
          <w:bCs/>
          <w:i/>
          <w:iCs/>
          <w:lang w:val="el-GR"/>
        </w:rPr>
      </w:pPr>
    </w:p>
    <w:p w14:paraId="2C312EEB" w14:textId="77777777" w:rsidR="002E18FA" w:rsidRPr="002E18FA" w:rsidRDefault="002E18FA" w:rsidP="004F0635">
      <w:pPr>
        <w:jc w:val="center"/>
        <w:rPr>
          <w:rFonts w:asciiTheme="majorHAnsi" w:hAnsiTheme="majorHAnsi" w:cstheme="majorHAnsi"/>
          <w:b/>
          <w:bCs/>
          <w:i/>
          <w:iCs/>
          <w:lang w:val="el-GR"/>
        </w:rPr>
      </w:pPr>
    </w:p>
    <w:p w14:paraId="7108FB45" w14:textId="77777777" w:rsidR="002E18FA" w:rsidRPr="002E18FA" w:rsidRDefault="002E18FA" w:rsidP="004F0635">
      <w:pPr>
        <w:jc w:val="center"/>
        <w:rPr>
          <w:rFonts w:asciiTheme="majorHAnsi" w:hAnsiTheme="majorHAnsi" w:cstheme="majorHAnsi"/>
          <w:b/>
          <w:bCs/>
          <w:i/>
          <w:iCs/>
          <w:lang w:val="el-GR"/>
        </w:rPr>
      </w:pPr>
    </w:p>
    <w:p w14:paraId="0EA164C9" w14:textId="77777777" w:rsidR="002E18FA" w:rsidRPr="002E18FA" w:rsidRDefault="002E18FA" w:rsidP="004F0635">
      <w:pPr>
        <w:jc w:val="center"/>
        <w:rPr>
          <w:rFonts w:asciiTheme="majorHAnsi" w:hAnsiTheme="majorHAnsi" w:cstheme="majorHAnsi"/>
          <w:b/>
          <w:bCs/>
          <w:i/>
          <w:iCs/>
          <w:lang w:val="el-GR"/>
        </w:rPr>
      </w:pPr>
    </w:p>
    <w:p w14:paraId="13156272" w14:textId="77777777" w:rsidR="002E18FA" w:rsidRPr="002E18FA" w:rsidRDefault="002E18FA" w:rsidP="004F0635">
      <w:pPr>
        <w:jc w:val="center"/>
        <w:rPr>
          <w:rFonts w:asciiTheme="majorHAnsi" w:hAnsiTheme="majorHAnsi" w:cstheme="majorHAnsi"/>
          <w:b/>
          <w:bCs/>
          <w:i/>
          <w:iCs/>
          <w:lang w:val="el-GR"/>
        </w:rPr>
      </w:pPr>
    </w:p>
    <w:p w14:paraId="394CF608" w14:textId="77777777" w:rsidR="003221CE" w:rsidRPr="002E18FA" w:rsidRDefault="003221CE" w:rsidP="004F0635">
      <w:pPr>
        <w:jc w:val="center"/>
        <w:rPr>
          <w:rFonts w:asciiTheme="majorHAnsi" w:hAnsiTheme="majorHAnsi" w:cstheme="majorHAnsi"/>
          <w:b/>
          <w:bCs/>
          <w:i/>
          <w:iCs/>
          <w:lang w:val="el-GR"/>
        </w:rPr>
      </w:pPr>
    </w:p>
    <w:p w14:paraId="04FBED78" w14:textId="77777777" w:rsidR="002E18FA" w:rsidRPr="002E18FA" w:rsidRDefault="002E18FA" w:rsidP="004F0635">
      <w:pPr>
        <w:jc w:val="center"/>
        <w:rPr>
          <w:rFonts w:asciiTheme="majorHAnsi" w:hAnsiTheme="majorHAnsi" w:cstheme="majorHAnsi"/>
          <w:b/>
          <w:bCs/>
          <w:i/>
          <w:iCs/>
          <w:lang w:val="el-GR"/>
        </w:rPr>
      </w:pPr>
    </w:p>
    <w:p w14:paraId="634B6E36" w14:textId="77777777" w:rsidR="002E18FA" w:rsidRPr="002E18FA" w:rsidRDefault="002E18FA" w:rsidP="004F0635">
      <w:pPr>
        <w:jc w:val="center"/>
        <w:rPr>
          <w:rFonts w:asciiTheme="majorHAnsi" w:hAnsiTheme="majorHAnsi" w:cstheme="majorHAnsi"/>
          <w:b/>
          <w:bCs/>
          <w:i/>
          <w:iCs/>
          <w:lang w:val="el-GR"/>
        </w:rPr>
      </w:pPr>
    </w:p>
    <w:p w14:paraId="491CC094" w14:textId="77777777" w:rsidR="002E18FA" w:rsidRPr="002E18FA" w:rsidRDefault="002E18FA" w:rsidP="004F0635">
      <w:pPr>
        <w:jc w:val="center"/>
        <w:rPr>
          <w:rFonts w:asciiTheme="majorHAnsi" w:hAnsiTheme="majorHAnsi" w:cstheme="majorHAnsi"/>
          <w:b/>
          <w:bCs/>
          <w:i/>
          <w:iCs/>
          <w:lang w:val="el-GR"/>
        </w:rPr>
      </w:pPr>
    </w:p>
    <w:p w14:paraId="08DBD246" w14:textId="77777777" w:rsidR="002E18FA" w:rsidRPr="002E18FA" w:rsidRDefault="002E18FA" w:rsidP="004F0635">
      <w:pPr>
        <w:jc w:val="center"/>
        <w:rPr>
          <w:rFonts w:asciiTheme="majorHAnsi" w:hAnsiTheme="majorHAnsi" w:cstheme="majorHAnsi"/>
          <w:b/>
          <w:bCs/>
          <w:i/>
          <w:iCs/>
          <w:lang w:val="el-GR"/>
        </w:rPr>
      </w:pPr>
    </w:p>
    <w:p w14:paraId="5AC6F935" w14:textId="77777777" w:rsidR="003221CE" w:rsidRPr="002E18FA" w:rsidRDefault="003221CE" w:rsidP="004F0635">
      <w:pPr>
        <w:jc w:val="center"/>
        <w:rPr>
          <w:rFonts w:asciiTheme="majorHAnsi" w:hAnsiTheme="majorHAnsi" w:cstheme="majorHAnsi"/>
          <w:b/>
          <w:bCs/>
          <w:i/>
          <w:iCs/>
          <w:lang w:val="el-GR"/>
        </w:rPr>
      </w:pPr>
    </w:p>
    <w:p w14:paraId="6418F26D" w14:textId="77777777" w:rsidR="003221CE" w:rsidRPr="002E18FA" w:rsidRDefault="003221CE" w:rsidP="002E18FA">
      <w:pPr>
        <w:rPr>
          <w:rFonts w:asciiTheme="majorHAnsi" w:hAnsiTheme="majorHAnsi" w:cstheme="majorHAnsi"/>
          <w:b/>
          <w:bCs/>
          <w:i/>
          <w:iCs/>
          <w:lang w:val="el-GR"/>
        </w:rPr>
      </w:pPr>
    </w:p>
    <w:p w14:paraId="4414BBD8" w14:textId="77777777" w:rsidR="002E18FA" w:rsidRDefault="002E18FA" w:rsidP="003221CE">
      <w:pPr>
        <w:jc w:val="center"/>
        <w:rPr>
          <w:rFonts w:asciiTheme="majorHAnsi" w:hAnsiTheme="majorHAnsi" w:cstheme="majorHAnsi"/>
          <w:b/>
          <w:bCs/>
          <w:i/>
          <w:iCs/>
          <w:lang w:val="el-GR"/>
        </w:rPr>
      </w:pPr>
    </w:p>
    <w:p w14:paraId="391D7613" w14:textId="75DE8DE1" w:rsidR="00DD0965" w:rsidRPr="002E18FA" w:rsidRDefault="00DD0965" w:rsidP="003221CE">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2E18FA">
        <w:rPr>
          <w:rFonts w:asciiTheme="majorHAnsi" w:hAnsiTheme="majorHAnsi" w:cstheme="majorHAnsi"/>
          <w:b/>
          <w:bCs/>
          <w:i/>
          <w:iCs/>
          <w:lang w:val="el-GR"/>
        </w:rPr>
        <w:t>3</w:t>
      </w:r>
      <w:r w:rsidRPr="008A2E23">
        <w:rPr>
          <w:rFonts w:asciiTheme="majorHAnsi" w:hAnsiTheme="majorHAnsi" w:cstheme="majorHAnsi"/>
          <w:b/>
          <w:bCs/>
          <w:i/>
          <w:iCs/>
          <w:lang w:val="el-GR"/>
        </w:rPr>
        <w:t xml:space="preserve">. </w:t>
      </w:r>
      <w:r w:rsidR="002E18FA">
        <w:rPr>
          <w:rFonts w:asciiTheme="majorHAnsi" w:hAnsiTheme="majorHAnsi" w:cstheme="majorHAnsi"/>
          <w:b/>
          <w:bCs/>
          <w:i/>
          <w:iCs/>
          <w:lang w:val="el-GR"/>
        </w:rPr>
        <w:t>Εξέλιξη διαδικασίας</w:t>
      </w:r>
    </w:p>
    <w:p w14:paraId="44B7BD28" w14:textId="1E790CA9" w:rsidR="004F0635" w:rsidRDefault="004F0635" w:rsidP="004F0635">
      <w:pPr>
        <w:jc w:val="center"/>
        <w:rPr>
          <w:b/>
          <w:bCs/>
          <w:i/>
          <w:iCs/>
          <w:lang w:val="el-GR"/>
        </w:rPr>
      </w:pPr>
    </w:p>
    <w:p w14:paraId="4DEF7365" w14:textId="5640B817" w:rsidR="00A55D90" w:rsidRDefault="00A55D90" w:rsidP="004F0635">
      <w:pPr>
        <w:jc w:val="center"/>
        <w:rPr>
          <w:b/>
          <w:bCs/>
          <w:i/>
          <w:iCs/>
          <w:lang w:val="el-GR"/>
        </w:rPr>
      </w:pPr>
    </w:p>
    <w:p w14:paraId="02439372" w14:textId="77777777" w:rsidR="00627AEF" w:rsidRDefault="00627AEF" w:rsidP="00627AEF">
      <w:pPr>
        <w:rPr>
          <w:lang w:val="el-GR"/>
        </w:rPr>
      </w:pPr>
    </w:p>
    <w:p w14:paraId="1AF98017" w14:textId="77777777" w:rsidR="002E18FA" w:rsidRDefault="002E18FA" w:rsidP="00627AEF">
      <w:pPr>
        <w:rPr>
          <w:lang w:val="el-GR"/>
        </w:rPr>
      </w:pPr>
    </w:p>
    <w:p w14:paraId="3B827949" w14:textId="77777777" w:rsidR="002E18FA" w:rsidRDefault="002E18FA" w:rsidP="00627AEF">
      <w:pPr>
        <w:rPr>
          <w:lang w:val="el-GR"/>
        </w:rPr>
      </w:pPr>
    </w:p>
    <w:p w14:paraId="4F6CB37D" w14:textId="77777777" w:rsidR="002E18FA" w:rsidRDefault="002E18FA" w:rsidP="00627AEF">
      <w:pPr>
        <w:rPr>
          <w:lang w:val="el-GR"/>
        </w:rPr>
      </w:pPr>
    </w:p>
    <w:p w14:paraId="5AE388D0" w14:textId="77777777" w:rsidR="002E18FA" w:rsidRDefault="002E18FA" w:rsidP="002E18FA">
      <w:pPr>
        <w:jc w:val="center"/>
        <w:rPr>
          <w:b/>
          <w:bCs/>
          <w:i/>
          <w:iCs/>
          <w:lang w:val="el-GR"/>
        </w:rPr>
      </w:pPr>
    </w:p>
    <w:p w14:paraId="66046CF3" w14:textId="56BA002F" w:rsidR="002E18FA" w:rsidRDefault="002E18FA" w:rsidP="002E18FA">
      <w:pPr>
        <w:jc w:val="center"/>
        <w:rPr>
          <w:b/>
          <w:bCs/>
          <w:i/>
          <w:iCs/>
          <w:lang w:val="el-GR"/>
        </w:rPr>
      </w:pPr>
    </w:p>
    <w:p w14:paraId="52D49ADD" w14:textId="77777777" w:rsidR="002E18FA" w:rsidRDefault="002E18FA" w:rsidP="002E18FA">
      <w:pPr>
        <w:jc w:val="center"/>
        <w:rPr>
          <w:rFonts w:asciiTheme="majorHAnsi" w:hAnsiTheme="majorHAnsi" w:cstheme="majorHAnsi"/>
          <w:b/>
          <w:bCs/>
          <w:i/>
          <w:iCs/>
        </w:rPr>
      </w:pPr>
    </w:p>
    <w:p w14:paraId="41460267" w14:textId="77777777" w:rsidR="002E18FA" w:rsidRDefault="002E18FA" w:rsidP="002E18FA">
      <w:pPr>
        <w:jc w:val="center"/>
        <w:rPr>
          <w:rFonts w:asciiTheme="majorHAnsi" w:hAnsiTheme="majorHAnsi" w:cstheme="majorHAnsi"/>
          <w:b/>
          <w:bCs/>
          <w:i/>
          <w:iCs/>
        </w:rPr>
      </w:pPr>
    </w:p>
    <w:p w14:paraId="35D6F565" w14:textId="5EAE9B8E" w:rsidR="002E18FA" w:rsidRDefault="002E18FA" w:rsidP="002E18FA">
      <w:pPr>
        <w:jc w:val="center"/>
        <w:rPr>
          <w:rFonts w:asciiTheme="majorHAnsi" w:hAnsiTheme="majorHAnsi" w:cstheme="majorHAnsi"/>
          <w:b/>
          <w:bCs/>
          <w:i/>
          <w:iCs/>
        </w:rPr>
      </w:pPr>
      <w:r>
        <w:rPr>
          <w:noProof/>
          <w:lang w:val="el-GR"/>
        </w:rPr>
        <w:drawing>
          <wp:anchor distT="0" distB="0" distL="114300" distR="114300" simplePos="0" relativeHeight="251723776" behindDoc="0" locked="0" layoutInCell="1" allowOverlap="1" wp14:anchorId="4B0D7061" wp14:editId="72DD4D14">
            <wp:simplePos x="0" y="0"/>
            <wp:positionH relativeFrom="column">
              <wp:posOffset>574328</wp:posOffset>
            </wp:positionH>
            <wp:positionV relativeFrom="paragraph">
              <wp:posOffset>27940</wp:posOffset>
            </wp:positionV>
            <wp:extent cx="4732020" cy="5138420"/>
            <wp:effectExtent l="0" t="0" r="5080" b="5080"/>
            <wp:wrapSquare wrapText="bothSides"/>
            <wp:docPr id="11794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0909"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32020" cy="5138420"/>
                    </a:xfrm>
                    <a:prstGeom prst="rect">
                      <a:avLst/>
                    </a:prstGeom>
                  </pic:spPr>
                </pic:pic>
              </a:graphicData>
            </a:graphic>
            <wp14:sizeRelH relativeFrom="page">
              <wp14:pctWidth>0</wp14:pctWidth>
            </wp14:sizeRelH>
            <wp14:sizeRelV relativeFrom="page">
              <wp14:pctHeight>0</wp14:pctHeight>
            </wp14:sizeRelV>
          </wp:anchor>
        </w:drawing>
      </w:r>
    </w:p>
    <w:p w14:paraId="12910494" w14:textId="7D9A0386" w:rsidR="002E18FA" w:rsidRDefault="002E18FA" w:rsidP="002E18FA">
      <w:pPr>
        <w:jc w:val="center"/>
        <w:rPr>
          <w:rFonts w:asciiTheme="majorHAnsi" w:hAnsiTheme="majorHAnsi" w:cstheme="majorHAnsi"/>
          <w:b/>
          <w:bCs/>
          <w:i/>
          <w:iCs/>
        </w:rPr>
      </w:pPr>
    </w:p>
    <w:p w14:paraId="60694FEB" w14:textId="6F9E88BE" w:rsidR="002E18FA" w:rsidRDefault="002E18FA" w:rsidP="002E18FA">
      <w:pPr>
        <w:jc w:val="center"/>
        <w:rPr>
          <w:rFonts w:asciiTheme="majorHAnsi" w:hAnsiTheme="majorHAnsi" w:cstheme="majorHAnsi"/>
          <w:b/>
          <w:bCs/>
          <w:i/>
          <w:iCs/>
        </w:rPr>
      </w:pPr>
    </w:p>
    <w:p w14:paraId="432BE661" w14:textId="61902E9E" w:rsidR="002E18FA" w:rsidRDefault="002E18FA" w:rsidP="002E18FA">
      <w:pPr>
        <w:jc w:val="center"/>
        <w:rPr>
          <w:rFonts w:asciiTheme="majorHAnsi" w:hAnsiTheme="majorHAnsi" w:cstheme="majorHAnsi"/>
          <w:b/>
          <w:bCs/>
          <w:i/>
          <w:iCs/>
        </w:rPr>
      </w:pPr>
    </w:p>
    <w:p w14:paraId="0631E252" w14:textId="727F9464" w:rsidR="002E18FA" w:rsidRDefault="002E18FA" w:rsidP="002E18FA">
      <w:pPr>
        <w:jc w:val="center"/>
        <w:rPr>
          <w:rFonts w:asciiTheme="majorHAnsi" w:hAnsiTheme="majorHAnsi" w:cstheme="majorHAnsi"/>
          <w:b/>
          <w:bCs/>
          <w:i/>
          <w:iCs/>
        </w:rPr>
      </w:pPr>
    </w:p>
    <w:p w14:paraId="42C4176A" w14:textId="477E9889" w:rsidR="002E18FA" w:rsidRDefault="002E18FA" w:rsidP="002E18FA">
      <w:pPr>
        <w:jc w:val="center"/>
        <w:rPr>
          <w:rFonts w:asciiTheme="majorHAnsi" w:hAnsiTheme="majorHAnsi" w:cstheme="majorHAnsi"/>
          <w:b/>
          <w:bCs/>
          <w:i/>
          <w:iCs/>
        </w:rPr>
      </w:pPr>
    </w:p>
    <w:p w14:paraId="77C31D1D" w14:textId="77777777" w:rsidR="002E18FA" w:rsidRDefault="002E18FA" w:rsidP="002E18FA">
      <w:pPr>
        <w:jc w:val="center"/>
        <w:rPr>
          <w:rFonts w:asciiTheme="majorHAnsi" w:hAnsiTheme="majorHAnsi" w:cstheme="majorHAnsi"/>
          <w:b/>
          <w:bCs/>
          <w:i/>
          <w:iCs/>
        </w:rPr>
      </w:pPr>
    </w:p>
    <w:p w14:paraId="1340D90D" w14:textId="77777777" w:rsidR="002E18FA" w:rsidRDefault="002E18FA" w:rsidP="002E18FA">
      <w:pPr>
        <w:jc w:val="center"/>
        <w:rPr>
          <w:rFonts w:asciiTheme="majorHAnsi" w:hAnsiTheme="majorHAnsi" w:cstheme="majorHAnsi"/>
          <w:b/>
          <w:bCs/>
          <w:i/>
          <w:iCs/>
        </w:rPr>
      </w:pPr>
    </w:p>
    <w:p w14:paraId="39D37069" w14:textId="77777777" w:rsidR="002E18FA" w:rsidRDefault="002E18FA" w:rsidP="002E18FA">
      <w:pPr>
        <w:jc w:val="center"/>
        <w:rPr>
          <w:rFonts w:asciiTheme="majorHAnsi" w:hAnsiTheme="majorHAnsi" w:cstheme="majorHAnsi"/>
          <w:b/>
          <w:bCs/>
          <w:i/>
          <w:iCs/>
        </w:rPr>
      </w:pPr>
    </w:p>
    <w:p w14:paraId="7F8C37D2" w14:textId="77777777" w:rsidR="002E18FA" w:rsidRDefault="002E18FA" w:rsidP="002E18FA">
      <w:pPr>
        <w:jc w:val="center"/>
        <w:rPr>
          <w:rFonts w:asciiTheme="majorHAnsi" w:hAnsiTheme="majorHAnsi" w:cstheme="majorHAnsi"/>
          <w:b/>
          <w:bCs/>
          <w:i/>
          <w:iCs/>
        </w:rPr>
      </w:pPr>
    </w:p>
    <w:p w14:paraId="41465EA9" w14:textId="77777777" w:rsidR="002E18FA" w:rsidRDefault="002E18FA" w:rsidP="002E18FA">
      <w:pPr>
        <w:jc w:val="center"/>
        <w:rPr>
          <w:rFonts w:asciiTheme="majorHAnsi" w:hAnsiTheme="majorHAnsi" w:cstheme="majorHAnsi"/>
          <w:b/>
          <w:bCs/>
          <w:i/>
          <w:iCs/>
        </w:rPr>
      </w:pPr>
    </w:p>
    <w:p w14:paraId="43AA5E79" w14:textId="77777777" w:rsidR="002E18FA" w:rsidRDefault="002E18FA" w:rsidP="002E18FA">
      <w:pPr>
        <w:jc w:val="center"/>
        <w:rPr>
          <w:rFonts w:asciiTheme="majorHAnsi" w:hAnsiTheme="majorHAnsi" w:cstheme="majorHAnsi"/>
          <w:b/>
          <w:bCs/>
          <w:i/>
          <w:iCs/>
        </w:rPr>
      </w:pPr>
    </w:p>
    <w:p w14:paraId="79F72311" w14:textId="77777777" w:rsidR="002E18FA" w:rsidRDefault="002E18FA" w:rsidP="002E18FA">
      <w:pPr>
        <w:jc w:val="center"/>
        <w:rPr>
          <w:rFonts w:asciiTheme="majorHAnsi" w:hAnsiTheme="majorHAnsi" w:cstheme="majorHAnsi"/>
          <w:b/>
          <w:bCs/>
          <w:i/>
          <w:iCs/>
        </w:rPr>
      </w:pPr>
    </w:p>
    <w:p w14:paraId="19093E96" w14:textId="77777777" w:rsidR="002E18FA" w:rsidRDefault="002E18FA" w:rsidP="002E18FA">
      <w:pPr>
        <w:jc w:val="center"/>
        <w:rPr>
          <w:rFonts w:asciiTheme="majorHAnsi" w:hAnsiTheme="majorHAnsi" w:cstheme="majorHAnsi"/>
          <w:b/>
          <w:bCs/>
          <w:i/>
          <w:iCs/>
        </w:rPr>
      </w:pPr>
    </w:p>
    <w:p w14:paraId="12B2BA44" w14:textId="77777777" w:rsidR="002E18FA" w:rsidRDefault="002E18FA" w:rsidP="002E18FA">
      <w:pPr>
        <w:jc w:val="center"/>
        <w:rPr>
          <w:rFonts w:asciiTheme="majorHAnsi" w:hAnsiTheme="majorHAnsi" w:cstheme="majorHAnsi"/>
          <w:b/>
          <w:bCs/>
          <w:i/>
          <w:iCs/>
        </w:rPr>
      </w:pPr>
    </w:p>
    <w:p w14:paraId="6DA077E6" w14:textId="77777777" w:rsidR="002E18FA" w:rsidRDefault="002E18FA" w:rsidP="002E18FA">
      <w:pPr>
        <w:jc w:val="center"/>
        <w:rPr>
          <w:rFonts w:asciiTheme="majorHAnsi" w:hAnsiTheme="majorHAnsi" w:cstheme="majorHAnsi"/>
          <w:b/>
          <w:bCs/>
          <w:i/>
          <w:iCs/>
        </w:rPr>
      </w:pPr>
    </w:p>
    <w:p w14:paraId="4024B169" w14:textId="77777777" w:rsidR="002E18FA" w:rsidRDefault="002E18FA" w:rsidP="002E18FA">
      <w:pPr>
        <w:jc w:val="center"/>
        <w:rPr>
          <w:rFonts w:asciiTheme="majorHAnsi" w:hAnsiTheme="majorHAnsi" w:cstheme="majorHAnsi"/>
          <w:b/>
          <w:bCs/>
          <w:i/>
          <w:iCs/>
        </w:rPr>
      </w:pPr>
    </w:p>
    <w:p w14:paraId="5AB6D08D" w14:textId="77777777" w:rsidR="002E18FA" w:rsidRDefault="002E18FA" w:rsidP="002E18FA">
      <w:pPr>
        <w:jc w:val="center"/>
        <w:rPr>
          <w:rFonts w:asciiTheme="majorHAnsi" w:hAnsiTheme="majorHAnsi" w:cstheme="majorHAnsi"/>
          <w:b/>
          <w:bCs/>
          <w:i/>
          <w:iCs/>
        </w:rPr>
      </w:pPr>
    </w:p>
    <w:p w14:paraId="326B8F09" w14:textId="77777777" w:rsidR="002E18FA" w:rsidRDefault="002E18FA" w:rsidP="002E18FA">
      <w:pPr>
        <w:jc w:val="center"/>
        <w:rPr>
          <w:rFonts w:asciiTheme="majorHAnsi" w:hAnsiTheme="majorHAnsi" w:cstheme="majorHAnsi"/>
          <w:b/>
          <w:bCs/>
          <w:i/>
          <w:iCs/>
        </w:rPr>
      </w:pPr>
    </w:p>
    <w:p w14:paraId="635B0FA1" w14:textId="77777777" w:rsidR="002E18FA" w:rsidRDefault="002E18FA" w:rsidP="002E18FA">
      <w:pPr>
        <w:jc w:val="center"/>
        <w:rPr>
          <w:rFonts w:asciiTheme="majorHAnsi" w:hAnsiTheme="majorHAnsi" w:cstheme="majorHAnsi"/>
          <w:b/>
          <w:bCs/>
          <w:i/>
          <w:iCs/>
        </w:rPr>
      </w:pPr>
    </w:p>
    <w:p w14:paraId="377378A4" w14:textId="77777777" w:rsidR="002E18FA" w:rsidRDefault="002E18FA" w:rsidP="002E18FA">
      <w:pPr>
        <w:jc w:val="center"/>
        <w:rPr>
          <w:rFonts w:asciiTheme="majorHAnsi" w:hAnsiTheme="majorHAnsi" w:cstheme="majorHAnsi"/>
          <w:b/>
          <w:bCs/>
          <w:i/>
          <w:iCs/>
        </w:rPr>
      </w:pPr>
    </w:p>
    <w:p w14:paraId="63E80DA8" w14:textId="77777777" w:rsidR="002E18FA" w:rsidRDefault="002E18FA" w:rsidP="002E18FA">
      <w:pPr>
        <w:jc w:val="center"/>
        <w:rPr>
          <w:rFonts w:asciiTheme="majorHAnsi" w:hAnsiTheme="majorHAnsi" w:cstheme="majorHAnsi"/>
          <w:b/>
          <w:bCs/>
          <w:i/>
          <w:iCs/>
        </w:rPr>
      </w:pPr>
    </w:p>
    <w:p w14:paraId="5860DD51" w14:textId="77777777" w:rsidR="002E18FA" w:rsidRDefault="002E18FA" w:rsidP="002E18FA">
      <w:pPr>
        <w:jc w:val="center"/>
        <w:rPr>
          <w:rFonts w:asciiTheme="majorHAnsi" w:hAnsiTheme="majorHAnsi" w:cstheme="majorHAnsi"/>
          <w:b/>
          <w:bCs/>
          <w:i/>
          <w:iCs/>
        </w:rPr>
      </w:pPr>
    </w:p>
    <w:p w14:paraId="17174CDC" w14:textId="77777777" w:rsidR="002E18FA" w:rsidRDefault="002E18FA" w:rsidP="002E18FA">
      <w:pPr>
        <w:jc w:val="center"/>
        <w:rPr>
          <w:rFonts w:asciiTheme="majorHAnsi" w:hAnsiTheme="majorHAnsi" w:cstheme="majorHAnsi"/>
          <w:b/>
          <w:bCs/>
          <w:i/>
          <w:iCs/>
        </w:rPr>
      </w:pPr>
    </w:p>
    <w:p w14:paraId="73EC64FE" w14:textId="77777777" w:rsidR="002E18FA" w:rsidRDefault="002E18FA" w:rsidP="002E18FA">
      <w:pPr>
        <w:jc w:val="center"/>
        <w:rPr>
          <w:rFonts w:asciiTheme="majorHAnsi" w:hAnsiTheme="majorHAnsi" w:cstheme="majorHAnsi"/>
          <w:b/>
          <w:bCs/>
          <w:i/>
          <w:iCs/>
        </w:rPr>
      </w:pPr>
    </w:p>
    <w:p w14:paraId="4EEB52A4" w14:textId="77777777" w:rsidR="002E18FA" w:rsidRDefault="002E18FA" w:rsidP="002E18FA">
      <w:pPr>
        <w:jc w:val="center"/>
        <w:rPr>
          <w:rFonts w:asciiTheme="majorHAnsi" w:hAnsiTheme="majorHAnsi" w:cstheme="majorHAnsi"/>
          <w:b/>
          <w:bCs/>
          <w:i/>
          <w:iCs/>
        </w:rPr>
      </w:pPr>
    </w:p>
    <w:p w14:paraId="34CE4CD9" w14:textId="77777777" w:rsidR="002E18FA" w:rsidRDefault="002E18FA" w:rsidP="002E18FA">
      <w:pPr>
        <w:jc w:val="center"/>
        <w:rPr>
          <w:rFonts w:asciiTheme="majorHAnsi" w:hAnsiTheme="majorHAnsi" w:cstheme="majorHAnsi"/>
          <w:b/>
          <w:bCs/>
          <w:i/>
          <w:iCs/>
        </w:rPr>
      </w:pPr>
    </w:p>
    <w:p w14:paraId="6966F08E" w14:textId="77777777" w:rsidR="002E18FA" w:rsidRDefault="002E18FA" w:rsidP="002E18FA">
      <w:pPr>
        <w:jc w:val="center"/>
        <w:rPr>
          <w:rFonts w:asciiTheme="majorHAnsi" w:hAnsiTheme="majorHAnsi" w:cstheme="majorHAnsi"/>
          <w:b/>
          <w:bCs/>
          <w:i/>
          <w:iCs/>
        </w:rPr>
      </w:pPr>
    </w:p>
    <w:p w14:paraId="3C1E5BE4" w14:textId="77777777" w:rsidR="002E18FA" w:rsidRPr="002E18FA" w:rsidRDefault="002E18FA" w:rsidP="002E18FA">
      <w:pPr>
        <w:rPr>
          <w:rFonts w:asciiTheme="majorHAnsi" w:hAnsiTheme="majorHAnsi" w:cstheme="majorHAnsi"/>
          <w:b/>
          <w:bCs/>
          <w:i/>
          <w:iCs/>
          <w:lang w:val="el-GR"/>
        </w:rPr>
      </w:pPr>
    </w:p>
    <w:p w14:paraId="73B8067A" w14:textId="77777777" w:rsidR="002E18FA" w:rsidRPr="002E18FA" w:rsidRDefault="002E18FA" w:rsidP="002E18FA">
      <w:pPr>
        <w:rPr>
          <w:rFonts w:asciiTheme="majorHAnsi" w:hAnsiTheme="majorHAnsi" w:cstheme="majorHAnsi"/>
          <w:b/>
          <w:bCs/>
          <w:i/>
          <w:iCs/>
          <w:lang w:val="el-GR"/>
        </w:rPr>
      </w:pPr>
    </w:p>
    <w:p w14:paraId="75DD6F8D" w14:textId="7F5D08BD" w:rsidR="002E18FA" w:rsidRPr="002E18FA" w:rsidRDefault="002E18FA" w:rsidP="002E18FA">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4</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Κατάληξη</w:t>
      </w:r>
      <w:r>
        <w:rPr>
          <w:rFonts w:asciiTheme="majorHAnsi" w:hAnsiTheme="majorHAnsi" w:cstheme="majorHAnsi"/>
          <w:b/>
          <w:bCs/>
          <w:i/>
          <w:iCs/>
          <w:lang w:val="el-GR"/>
        </w:rPr>
        <w:t xml:space="preserve"> </w:t>
      </w:r>
      <w:r>
        <w:rPr>
          <w:rFonts w:asciiTheme="majorHAnsi" w:hAnsiTheme="majorHAnsi" w:cstheme="majorHAnsi"/>
          <w:b/>
          <w:bCs/>
          <w:i/>
          <w:iCs/>
          <w:lang w:val="el-GR"/>
        </w:rPr>
        <w:t>διαδικασίας</w:t>
      </w:r>
    </w:p>
    <w:p w14:paraId="50358906" w14:textId="77777777" w:rsidR="002E18FA" w:rsidRDefault="002E18FA" w:rsidP="00627AEF">
      <w:pPr>
        <w:rPr>
          <w:lang w:val="el-GR"/>
        </w:rPr>
      </w:pPr>
    </w:p>
    <w:p w14:paraId="31551B82" w14:textId="77777777" w:rsidR="002E18FA" w:rsidRDefault="002E18FA" w:rsidP="00627AEF">
      <w:pPr>
        <w:rPr>
          <w:lang w:val="el-GR"/>
        </w:rPr>
      </w:pPr>
    </w:p>
    <w:p w14:paraId="7381A7A5" w14:textId="77777777" w:rsidR="002E18FA" w:rsidRDefault="002E18FA" w:rsidP="00627AEF">
      <w:pPr>
        <w:rPr>
          <w:lang w:val="el-GR"/>
        </w:rPr>
      </w:pPr>
    </w:p>
    <w:p w14:paraId="119CE3A9" w14:textId="77777777" w:rsidR="002E18FA" w:rsidRDefault="002E18FA" w:rsidP="00627AEF">
      <w:pPr>
        <w:rPr>
          <w:lang w:val="el-GR"/>
        </w:rPr>
      </w:pPr>
    </w:p>
    <w:p w14:paraId="21AA858E" w14:textId="77777777" w:rsidR="002E18FA" w:rsidRDefault="002E18FA" w:rsidP="00627AEF">
      <w:pPr>
        <w:rPr>
          <w:lang w:val="el-GR"/>
        </w:rPr>
      </w:pPr>
    </w:p>
    <w:p w14:paraId="14CD3929" w14:textId="77777777" w:rsidR="002E18FA" w:rsidRDefault="002E18FA" w:rsidP="00627AEF">
      <w:pPr>
        <w:rPr>
          <w:lang w:val="el-GR"/>
        </w:rPr>
      </w:pPr>
    </w:p>
    <w:p w14:paraId="1F56835D" w14:textId="77777777" w:rsidR="002E18FA" w:rsidRDefault="002E18FA" w:rsidP="00627AEF">
      <w:pPr>
        <w:rPr>
          <w:lang w:val="el-GR"/>
        </w:rPr>
      </w:pPr>
    </w:p>
    <w:p w14:paraId="1FEFFEA0" w14:textId="77777777" w:rsidR="002E18FA" w:rsidRDefault="002E18FA" w:rsidP="00627AEF">
      <w:pPr>
        <w:rPr>
          <w:lang w:val="el-GR"/>
        </w:rPr>
      </w:pPr>
    </w:p>
    <w:p w14:paraId="2E46FF0A" w14:textId="77777777" w:rsidR="002E18FA" w:rsidRDefault="002E18FA" w:rsidP="00627AEF">
      <w:pPr>
        <w:rPr>
          <w:lang w:val="el-GR"/>
        </w:rPr>
      </w:pPr>
    </w:p>
    <w:p w14:paraId="0FE032E7" w14:textId="77777777" w:rsidR="002E18FA" w:rsidRDefault="002E18FA" w:rsidP="00627AEF">
      <w:pPr>
        <w:rPr>
          <w:lang w:val="el-GR"/>
        </w:rPr>
      </w:pPr>
    </w:p>
    <w:p w14:paraId="4B3DE39F" w14:textId="77777777" w:rsidR="002E18FA" w:rsidRDefault="002E18FA" w:rsidP="00627AEF">
      <w:pPr>
        <w:rPr>
          <w:lang w:val="el-GR"/>
        </w:rPr>
      </w:pPr>
    </w:p>
    <w:p w14:paraId="0B7DEC2C" w14:textId="77777777" w:rsidR="002E18FA" w:rsidRDefault="002E18FA" w:rsidP="00627AEF">
      <w:pPr>
        <w:rPr>
          <w:lang w:val="el-GR"/>
        </w:rPr>
      </w:pPr>
    </w:p>
    <w:p w14:paraId="5E4ED7B2" w14:textId="77777777" w:rsidR="002E18FA" w:rsidRDefault="002E18FA" w:rsidP="00627AEF">
      <w:pPr>
        <w:rPr>
          <w:lang w:val="el-GR"/>
        </w:rPr>
      </w:pPr>
    </w:p>
    <w:p w14:paraId="00801DD9" w14:textId="77777777" w:rsidR="002E18FA" w:rsidRDefault="002E18FA" w:rsidP="00627AEF">
      <w:pPr>
        <w:rPr>
          <w:lang w:val="el-GR"/>
        </w:rPr>
      </w:pPr>
    </w:p>
    <w:p w14:paraId="21D4233D" w14:textId="320F3B1A" w:rsidR="0055770E" w:rsidRDefault="0055770E" w:rsidP="0055770E">
      <w:pPr>
        <w:jc w:val="center"/>
        <w:rPr>
          <w:rFonts w:asciiTheme="majorHAnsi" w:hAnsiTheme="majorHAnsi" w:cstheme="majorHAnsi"/>
          <w:b/>
          <w:bCs/>
          <w:i/>
          <w:iCs/>
        </w:rPr>
      </w:pPr>
    </w:p>
    <w:p w14:paraId="6258B1B3" w14:textId="5DA39800" w:rsidR="0055770E" w:rsidRDefault="0055770E" w:rsidP="0055770E">
      <w:pPr>
        <w:jc w:val="center"/>
        <w:rPr>
          <w:rFonts w:asciiTheme="majorHAnsi" w:hAnsiTheme="majorHAnsi" w:cstheme="majorHAnsi"/>
          <w:b/>
          <w:bCs/>
          <w:i/>
          <w:iCs/>
        </w:rPr>
      </w:pPr>
    </w:p>
    <w:p w14:paraId="7FA6185C" w14:textId="1393FB34" w:rsidR="0055770E" w:rsidRDefault="0055770E" w:rsidP="0055770E">
      <w:pPr>
        <w:jc w:val="center"/>
        <w:rPr>
          <w:rFonts w:asciiTheme="majorHAnsi" w:hAnsiTheme="majorHAnsi" w:cstheme="majorHAnsi"/>
          <w:b/>
          <w:bCs/>
          <w:i/>
          <w:iCs/>
        </w:rPr>
      </w:pPr>
    </w:p>
    <w:p w14:paraId="220176B0" w14:textId="106F3350" w:rsidR="0055770E" w:rsidRDefault="0055770E" w:rsidP="0055770E">
      <w:pPr>
        <w:jc w:val="center"/>
        <w:rPr>
          <w:rFonts w:asciiTheme="majorHAnsi" w:hAnsiTheme="majorHAnsi" w:cstheme="majorHAnsi"/>
          <w:b/>
          <w:bCs/>
          <w:i/>
          <w:iCs/>
        </w:rPr>
      </w:pPr>
    </w:p>
    <w:p w14:paraId="2D32FBC1" w14:textId="4E66C39F" w:rsidR="0055770E" w:rsidRDefault="0055770E" w:rsidP="0055770E">
      <w:pPr>
        <w:jc w:val="center"/>
        <w:rPr>
          <w:rFonts w:asciiTheme="majorHAnsi" w:hAnsiTheme="majorHAnsi" w:cstheme="majorHAnsi"/>
          <w:b/>
          <w:bCs/>
          <w:i/>
          <w:iCs/>
        </w:rPr>
      </w:pPr>
    </w:p>
    <w:p w14:paraId="17F0EF56" w14:textId="5F52CCC8" w:rsidR="0055770E" w:rsidRDefault="0055770E" w:rsidP="0055770E">
      <w:pPr>
        <w:jc w:val="center"/>
        <w:rPr>
          <w:rFonts w:asciiTheme="majorHAnsi" w:hAnsiTheme="majorHAnsi" w:cstheme="majorHAnsi"/>
          <w:b/>
          <w:bCs/>
          <w:i/>
          <w:iCs/>
        </w:rPr>
      </w:pPr>
    </w:p>
    <w:p w14:paraId="111A7004" w14:textId="7AE694D9" w:rsidR="0055770E" w:rsidRDefault="0055770E" w:rsidP="0055770E">
      <w:pPr>
        <w:jc w:val="center"/>
        <w:rPr>
          <w:rFonts w:asciiTheme="majorHAnsi" w:hAnsiTheme="majorHAnsi" w:cstheme="majorHAnsi"/>
          <w:b/>
          <w:bCs/>
          <w:i/>
          <w:iCs/>
        </w:rPr>
      </w:pPr>
    </w:p>
    <w:p w14:paraId="5F4AAAED" w14:textId="7BBE32B3" w:rsidR="0055770E" w:rsidRDefault="0055770E" w:rsidP="0055770E">
      <w:pPr>
        <w:jc w:val="center"/>
        <w:rPr>
          <w:rFonts w:asciiTheme="majorHAnsi" w:hAnsiTheme="majorHAnsi" w:cstheme="majorHAnsi"/>
          <w:b/>
          <w:bCs/>
          <w:i/>
          <w:iCs/>
        </w:rPr>
      </w:pPr>
      <w:r>
        <w:rPr>
          <w:noProof/>
          <w:lang w:val="el-GR"/>
        </w:rPr>
        <w:drawing>
          <wp:anchor distT="0" distB="0" distL="114300" distR="114300" simplePos="0" relativeHeight="251725824" behindDoc="0" locked="0" layoutInCell="1" allowOverlap="1" wp14:anchorId="21C80594" wp14:editId="74CC0BD1">
            <wp:simplePos x="0" y="0"/>
            <wp:positionH relativeFrom="column">
              <wp:posOffset>-151275</wp:posOffset>
            </wp:positionH>
            <wp:positionV relativeFrom="paragraph">
              <wp:posOffset>303346</wp:posOffset>
            </wp:positionV>
            <wp:extent cx="6298565" cy="6325235"/>
            <wp:effectExtent l="0" t="0" r="635" b="0"/>
            <wp:wrapSquare wrapText="bothSides"/>
            <wp:docPr id="156767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9351"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8565" cy="6325235"/>
                    </a:xfrm>
                    <a:prstGeom prst="rect">
                      <a:avLst/>
                    </a:prstGeom>
                  </pic:spPr>
                </pic:pic>
              </a:graphicData>
            </a:graphic>
            <wp14:sizeRelH relativeFrom="page">
              <wp14:pctWidth>0</wp14:pctWidth>
            </wp14:sizeRelH>
            <wp14:sizeRelV relativeFrom="page">
              <wp14:pctHeight>0</wp14:pctHeight>
            </wp14:sizeRelV>
          </wp:anchor>
        </w:drawing>
      </w:r>
    </w:p>
    <w:p w14:paraId="4E8C3B5C" w14:textId="77777777" w:rsidR="0055770E" w:rsidRPr="002E18FA" w:rsidRDefault="0055770E" w:rsidP="0055770E">
      <w:pPr>
        <w:rPr>
          <w:rFonts w:asciiTheme="majorHAnsi" w:hAnsiTheme="majorHAnsi" w:cstheme="majorHAnsi"/>
          <w:b/>
          <w:bCs/>
          <w:i/>
          <w:iCs/>
          <w:lang w:val="el-GR"/>
        </w:rPr>
      </w:pPr>
    </w:p>
    <w:p w14:paraId="74CE1C86" w14:textId="77777777" w:rsidR="0055770E" w:rsidRPr="002E18FA" w:rsidRDefault="0055770E" w:rsidP="0055770E">
      <w:pPr>
        <w:rPr>
          <w:rFonts w:asciiTheme="majorHAnsi" w:hAnsiTheme="majorHAnsi" w:cstheme="majorHAnsi"/>
          <w:b/>
          <w:bCs/>
          <w:i/>
          <w:iCs/>
          <w:lang w:val="el-GR"/>
        </w:rPr>
      </w:pPr>
    </w:p>
    <w:p w14:paraId="2229344C" w14:textId="116D31A7" w:rsidR="0055770E" w:rsidRPr="0055770E" w:rsidRDefault="0055770E" w:rsidP="0055770E">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Pr="0055770E">
        <w:rPr>
          <w:rFonts w:asciiTheme="majorHAnsi" w:hAnsiTheme="majorHAnsi" w:cstheme="majorHAnsi"/>
          <w:b/>
          <w:bCs/>
          <w:i/>
          <w:iCs/>
          <w:lang w:val="el-GR"/>
        </w:rPr>
        <w:t>5</w:t>
      </w:r>
      <w:r w:rsidRPr="008A2E23">
        <w:rPr>
          <w:rFonts w:asciiTheme="majorHAnsi" w:hAnsiTheme="majorHAnsi" w:cstheme="majorHAnsi"/>
          <w:b/>
          <w:bCs/>
          <w:i/>
          <w:iCs/>
          <w:lang w:val="el-GR"/>
        </w:rPr>
        <w:t>.</w:t>
      </w:r>
      <w:r w:rsidRPr="0055770E">
        <w:rPr>
          <w:rFonts w:asciiTheme="majorHAnsi" w:hAnsiTheme="majorHAnsi" w:cstheme="majorHAnsi"/>
          <w:b/>
          <w:bCs/>
          <w:i/>
          <w:iCs/>
          <w:lang w:val="el-GR"/>
        </w:rPr>
        <w:t xml:space="preserve"> </w:t>
      </w:r>
      <w:r>
        <w:rPr>
          <w:rFonts w:asciiTheme="majorHAnsi" w:hAnsiTheme="majorHAnsi" w:cstheme="majorHAnsi"/>
          <w:b/>
          <w:bCs/>
          <w:i/>
          <w:iCs/>
          <w:lang w:val="el-GR"/>
        </w:rPr>
        <w:t xml:space="preserve">Τμήμα </w:t>
      </w:r>
      <w:r>
        <w:rPr>
          <w:rFonts w:asciiTheme="majorHAnsi" w:hAnsiTheme="majorHAnsi" w:cstheme="majorHAnsi"/>
          <w:b/>
          <w:bCs/>
          <w:i/>
          <w:iCs/>
        </w:rPr>
        <w:t>csv</w:t>
      </w:r>
      <w:r w:rsidRPr="0055770E">
        <w:rPr>
          <w:rFonts w:asciiTheme="majorHAnsi" w:hAnsiTheme="majorHAnsi" w:cstheme="majorHAnsi"/>
          <w:b/>
          <w:bCs/>
          <w:i/>
          <w:iCs/>
          <w:lang w:val="el-GR"/>
        </w:rPr>
        <w:t xml:space="preserve"> </w:t>
      </w:r>
      <w:r>
        <w:rPr>
          <w:rFonts w:asciiTheme="majorHAnsi" w:hAnsiTheme="majorHAnsi" w:cstheme="majorHAnsi"/>
          <w:b/>
          <w:bCs/>
          <w:i/>
          <w:iCs/>
          <w:lang w:val="el-GR"/>
        </w:rPr>
        <w:t xml:space="preserve">αρχείου της ταξινόμησης του </w:t>
      </w:r>
      <w:r>
        <w:rPr>
          <w:rFonts w:asciiTheme="majorHAnsi" w:hAnsiTheme="majorHAnsi" w:cstheme="majorHAnsi"/>
          <w:b/>
          <w:bCs/>
          <w:i/>
          <w:iCs/>
        </w:rPr>
        <w:t>LSC</w:t>
      </w:r>
    </w:p>
    <w:p w14:paraId="4F56F40B" w14:textId="77777777" w:rsidR="002E18FA" w:rsidRDefault="002E18FA" w:rsidP="00627AEF">
      <w:pPr>
        <w:rPr>
          <w:lang w:val="el-GR"/>
        </w:rPr>
      </w:pPr>
    </w:p>
    <w:p w14:paraId="1F168187" w14:textId="77777777" w:rsidR="002E18FA" w:rsidRDefault="002E18FA" w:rsidP="00627AEF">
      <w:pPr>
        <w:rPr>
          <w:lang w:val="el-GR"/>
        </w:rPr>
      </w:pPr>
    </w:p>
    <w:p w14:paraId="237AE3A1" w14:textId="77777777" w:rsidR="002E18FA" w:rsidRDefault="002E18FA" w:rsidP="00627AEF">
      <w:pPr>
        <w:rPr>
          <w:lang w:val="el-GR"/>
        </w:rPr>
      </w:pPr>
    </w:p>
    <w:p w14:paraId="64E2EA44" w14:textId="77777777" w:rsidR="002E18FA" w:rsidRDefault="002E18FA" w:rsidP="00627AEF">
      <w:pPr>
        <w:rPr>
          <w:lang w:val="el-GR"/>
        </w:rPr>
      </w:pPr>
    </w:p>
    <w:p w14:paraId="7B41E1E6" w14:textId="735DF8D1" w:rsidR="0055770E" w:rsidRDefault="0055770E" w:rsidP="0055770E">
      <w:pPr>
        <w:jc w:val="center"/>
        <w:rPr>
          <w:rFonts w:asciiTheme="majorHAnsi" w:hAnsiTheme="majorHAnsi" w:cstheme="majorHAnsi"/>
          <w:b/>
          <w:bCs/>
          <w:i/>
          <w:iCs/>
        </w:rPr>
      </w:pPr>
    </w:p>
    <w:p w14:paraId="36D3885C" w14:textId="27870194" w:rsidR="0055770E" w:rsidRDefault="0055770E" w:rsidP="0055770E">
      <w:pPr>
        <w:jc w:val="center"/>
        <w:rPr>
          <w:rFonts w:asciiTheme="majorHAnsi" w:hAnsiTheme="majorHAnsi" w:cstheme="majorHAnsi"/>
          <w:b/>
          <w:bCs/>
          <w:i/>
          <w:iCs/>
        </w:rPr>
      </w:pPr>
    </w:p>
    <w:p w14:paraId="1845B193" w14:textId="11A771F4" w:rsidR="0055770E" w:rsidRDefault="0055770E" w:rsidP="0055770E">
      <w:pPr>
        <w:jc w:val="center"/>
        <w:rPr>
          <w:rFonts w:asciiTheme="majorHAnsi" w:hAnsiTheme="majorHAnsi" w:cstheme="majorHAnsi"/>
          <w:b/>
          <w:bCs/>
          <w:i/>
          <w:iCs/>
        </w:rPr>
      </w:pPr>
    </w:p>
    <w:p w14:paraId="30A78A95" w14:textId="7B9ACEF5" w:rsidR="0055770E" w:rsidRDefault="0055770E" w:rsidP="0055770E">
      <w:pPr>
        <w:jc w:val="center"/>
        <w:rPr>
          <w:rFonts w:asciiTheme="majorHAnsi" w:hAnsiTheme="majorHAnsi" w:cstheme="majorHAnsi"/>
          <w:b/>
          <w:bCs/>
          <w:i/>
          <w:iCs/>
        </w:rPr>
      </w:pPr>
    </w:p>
    <w:p w14:paraId="0911FA69" w14:textId="0154425E" w:rsidR="0055770E" w:rsidRDefault="0055770E" w:rsidP="0055770E">
      <w:pPr>
        <w:jc w:val="center"/>
        <w:rPr>
          <w:rFonts w:asciiTheme="majorHAnsi" w:hAnsiTheme="majorHAnsi" w:cstheme="majorHAnsi"/>
          <w:b/>
          <w:bCs/>
          <w:i/>
          <w:iCs/>
        </w:rPr>
      </w:pPr>
      <w:r>
        <w:rPr>
          <w:noProof/>
          <w:lang w:val="el-GR"/>
        </w:rPr>
        <w:drawing>
          <wp:anchor distT="0" distB="0" distL="114300" distR="114300" simplePos="0" relativeHeight="251727872" behindDoc="0" locked="0" layoutInCell="1" allowOverlap="1" wp14:anchorId="010D821B" wp14:editId="6AF28458">
            <wp:simplePos x="0" y="0"/>
            <wp:positionH relativeFrom="column">
              <wp:posOffset>-226060</wp:posOffset>
            </wp:positionH>
            <wp:positionV relativeFrom="paragraph">
              <wp:posOffset>211770</wp:posOffset>
            </wp:positionV>
            <wp:extent cx="6298565" cy="6325235"/>
            <wp:effectExtent l="0" t="0" r="635" b="0"/>
            <wp:wrapSquare wrapText="bothSides"/>
            <wp:docPr id="13423033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3390"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8565" cy="6325235"/>
                    </a:xfrm>
                    <a:prstGeom prst="rect">
                      <a:avLst/>
                    </a:prstGeom>
                  </pic:spPr>
                </pic:pic>
              </a:graphicData>
            </a:graphic>
            <wp14:sizeRelH relativeFrom="page">
              <wp14:pctWidth>0</wp14:pctWidth>
            </wp14:sizeRelH>
            <wp14:sizeRelV relativeFrom="page">
              <wp14:pctHeight>0</wp14:pctHeight>
            </wp14:sizeRelV>
          </wp:anchor>
        </w:drawing>
      </w:r>
    </w:p>
    <w:p w14:paraId="15A85933" w14:textId="57261CC9" w:rsidR="0055770E" w:rsidRDefault="0055770E" w:rsidP="0055770E">
      <w:pPr>
        <w:jc w:val="center"/>
        <w:rPr>
          <w:rFonts w:asciiTheme="majorHAnsi" w:hAnsiTheme="majorHAnsi" w:cstheme="majorHAnsi"/>
          <w:b/>
          <w:bCs/>
          <w:i/>
          <w:iCs/>
        </w:rPr>
      </w:pPr>
    </w:p>
    <w:p w14:paraId="27C89805" w14:textId="429F3A9B" w:rsidR="0055770E" w:rsidRDefault="0055770E" w:rsidP="0055770E">
      <w:pPr>
        <w:jc w:val="center"/>
        <w:rPr>
          <w:rFonts w:asciiTheme="majorHAnsi" w:hAnsiTheme="majorHAnsi" w:cstheme="majorHAnsi"/>
          <w:b/>
          <w:bCs/>
          <w:i/>
          <w:iCs/>
        </w:rPr>
      </w:pPr>
    </w:p>
    <w:p w14:paraId="298432F6" w14:textId="77777777" w:rsidR="0055770E" w:rsidRPr="002E18FA" w:rsidRDefault="0055770E" w:rsidP="0055770E">
      <w:pPr>
        <w:rPr>
          <w:rFonts w:asciiTheme="majorHAnsi" w:hAnsiTheme="majorHAnsi" w:cstheme="majorHAnsi"/>
          <w:b/>
          <w:bCs/>
          <w:i/>
          <w:iCs/>
          <w:lang w:val="el-GR"/>
        </w:rPr>
      </w:pPr>
    </w:p>
    <w:p w14:paraId="4FA3CB54" w14:textId="77777777" w:rsidR="0055770E" w:rsidRPr="002E18FA" w:rsidRDefault="0055770E" w:rsidP="0055770E">
      <w:pPr>
        <w:rPr>
          <w:rFonts w:asciiTheme="majorHAnsi" w:hAnsiTheme="majorHAnsi" w:cstheme="majorHAnsi"/>
          <w:b/>
          <w:bCs/>
          <w:i/>
          <w:iCs/>
          <w:lang w:val="el-GR"/>
        </w:rPr>
      </w:pPr>
    </w:p>
    <w:p w14:paraId="59BC25B0" w14:textId="16316704" w:rsidR="0055770E" w:rsidRPr="0055770E" w:rsidRDefault="0055770E" w:rsidP="0055770E">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1563">
        <w:rPr>
          <w:rFonts w:asciiTheme="majorHAnsi" w:hAnsiTheme="majorHAnsi" w:cstheme="majorHAnsi"/>
          <w:b/>
          <w:bCs/>
          <w:i/>
          <w:iCs/>
        </w:rPr>
        <w:t>6</w:t>
      </w:r>
      <w:r w:rsidRPr="008A2E23">
        <w:rPr>
          <w:rFonts w:asciiTheme="majorHAnsi" w:hAnsiTheme="majorHAnsi" w:cstheme="majorHAnsi"/>
          <w:b/>
          <w:bCs/>
          <w:i/>
          <w:iCs/>
          <w:lang w:val="el-GR"/>
        </w:rPr>
        <w:t>.</w:t>
      </w:r>
      <w:r w:rsidRPr="0055770E">
        <w:rPr>
          <w:rFonts w:asciiTheme="majorHAnsi" w:hAnsiTheme="majorHAnsi" w:cstheme="majorHAnsi"/>
          <w:b/>
          <w:bCs/>
          <w:i/>
          <w:iCs/>
          <w:lang w:val="el-GR"/>
        </w:rPr>
        <w:t xml:space="preserve"> </w:t>
      </w:r>
      <w:r>
        <w:rPr>
          <w:rFonts w:asciiTheme="majorHAnsi" w:hAnsiTheme="majorHAnsi" w:cstheme="majorHAnsi"/>
          <w:b/>
          <w:bCs/>
          <w:i/>
          <w:iCs/>
          <w:lang w:val="el-GR"/>
        </w:rPr>
        <w:t xml:space="preserve">Τμήμα </w:t>
      </w:r>
      <w:r>
        <w:rPr>
          <w:rFonts w:asciiTheme="majorHAnsi" w:hAnsiTheme="majorHAnsi" w:cstheme="majorHAnsi"/>
          <w:b/>
          <w:bCs/>
          <w:i/>
          <w:iCs/>
        </w:rPr>
        <w:t>csv</w:t>
      </w:r>
      <w:r w:rsidRPr="0055770E">
        <w:rPr>
          <w:rFonts w:asciiTheme="majorHAnsi" w:hAnsiTheme="majorHAnsi" w:cstheme="majorHAnsi"/>
          <w:b/>
          <w:bCs/>
          <w:i/>
          <w:iCs/>
          <w:lang w:val="el-GR"/>
        </w:rPr>
        <w:t xml:space="preserve"> </w:t>
      </w:r>
      <w:r>
        <w:rPr>
          <w:rFonts w:asciiTheme="majorHAnsi" w:hAnsiTheme="majorHAnsi" w:cstheme="majorHAnsi"/>
          <w:b/>
          <w:bCs/>
          <w:i/>
          <w:iCs/>
          <w:lang w:val="el-GR"/>
        </w:rPr>
        <w:t xml:space="preserve">αρχείου της ταξινόμησης του </w:t>
      </w:r>
      <w:r>
        <w:rPr>
          <w:rFonts w:asciiTheme="majorHAnsi" w:hAnsiTheme="majorHAnsi" w:cstheme="majorHAnsi"/>
          <w:b/>
          <w:bCs/>
          <w:i/>
          <w:iCs/>
        </w:rPr>
        <w:t>MLP</w:t>
      </w:r>
    </w:p>
    <w:p w14:paraId="1EDFF4C9" w14:textId="77777777" w:rsidR="00E740B4" w:rsidRDefault="00E740B4" w:rsidP="004D0C52"/>
    <w:p w14:paraId="29D6B7F8" w14:textId="77777777" w:rsidR="00581563" w:rsidRPr="00581563" w:rsidRDefault="00581563" w:rsidP="004D0C52"/>
    <w:p w14:paraId="1CDF6E76" w14:textId="77777777" w:rsidR="00E740B4" w:rsidRPr="002E18FA" w:rsidRDefault="00E740B4" w:rsidP="004D0C52">
      <w:pPr>
        <w:rPr>
          <w:lang w:val="el-GR"/>
        </w:rPr>
      </w:pPr>
    </w:p>
    <w:p w14:paraId="5AC89E82" w14:textId="483C6421" w:rsidR="00924EFE" w:rsidRPr="00507066" w:rsidRDefault="00624126" w:rsidP="00507066">
      <w:pPr>
        <w:pStyle w:val="Heading1"/>
      </w:pPr>
      <w:bookmarkStart w:id="19" w:name="_Toc200068210"/>
      <w:r w:rsidRPr="007A6785">
        <w:lastRenderedPageBreak/>
        <w:t>ΒΙΒΛΙΟΓΡΑΦΙΚΕΣ ΑΝΑΦΟΡΕΣ</w:t>
      </w:r>
      <w:bookmarkEnd w:id="19"/>
    </w:p>
    <w:p w14:paraId="6A5BF0ED" w14:textId="71A9CC74" w:rsidR="00E740B4" w:rsidRPr="00507066" w:rsidRDefault="00957623" w:rsidP="00514EEF">
      <w:pPr>
        <w:pStyle w:val="ListParagraph"/>
        <w:numPr>
          <w:ilvl w:val="0"/>
          <w:numId w:val="44"/>
        </w:numPr>
        <w:autoSpaceDE w:val="0"/>
        <w:autoSpaceDN w:val="0"/>
        <w:adjustRightInd w:val="0"/>
        <w:rPr>
          <w:rFonts w:ascii="AppleSystemUIFont" w:eastAsiaTheme="minorHAnsi" w:hAnsi="AppleSystemUIFont" w:cs="AppleSystemUIFont"/>
          <w:sz w:val="26"/>
          <w:szCs w:val="26"/>
          <w14:ligatures w14:val="standardContextual"/>
        </w:rPr>
      </w:pPr>
      <w:r w:rsidRPr="00514EEF">
        <w:rPr>
          <w:rFonts w:asciiTheme="minorHAnsi" w:hAnsiTheme="minorHAnsi" w:cstheme="minorHAnsi"/>
          <w:lang w:val="el-GR"/>
        </w:rPr>
        <w:t>Σύγγραμμα</w:t>
      </w:r>
      <w:r w:rsidR="00507066">
        <w:rPr>
          <w:rFonts w:asciiTheme="minorHAnsi" w:hAnsiTheme="minorHAnsi" w:cstheme="minorHAnsi"/>
          <w:lang w:val="el-GR"/>
        </w:rPr>
        <w:t xml:space="preserve"> και Διαφάνειες μαθήματος</w:t>
      </w:r>
    </w:p>
    <w:p w14:paraId="465EB6A0"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358413F9" w14:textId="32902EA4" w:rsidR="00507066" w:rsidRPr="00507066" w:rsidRDefault="00507066" w:rsidP="00507066">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17" w:history="1">
        <w:r>
          <w:rPr>
            <w:rFonts w:ascii="AppleSystemUIFont" w:eastAsiaTheme="minorHAnsi" w:hAnsi="AppleSystemUIFont" w:cs="AppleSystemUIFont"/>
            <w:sz w:val="26"/>
            <w:szCs w:val="26"/>
            <w14:ligatures w14:val="standardContextual"/>
          </w:rPr>
          <w:t>https</w:t>
        </w:r>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youtube</w:t>
        </w:r>
        <w:proofErr w:type="spellEnd"/>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com</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playlist</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list</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PL</w:t>
        </w:r>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w</w:t>
        </w:r>
        <w:r>
          <w:rPr>
            <w:rFonts w:ascii="AppleSystemUIFont" w:eastAsiaTheme="minorHAnsi" w:hAnsi="AppleSystemUIFont" w:cs="AppleSystemUIFont"/>
            <w:sz w:val="26"/>
            <w:szCs w:val="26"/>
            <w14:ligatures w14:val="standardContextual"/>
          </w:rPr>
          <w:t>ATfeyAMNqIee</w:t>
        </w:r>
        <w:proofErr w:type="spellEnd"/>
        <w:r w:rsidRPr="00507066">
          <w:rPr>
            <w:rFonts w:ascii="AppleSystemUIFont" w:eastAsiaTheme="minorHAnsi" w:hAnsi="AppleSystemUIFont" w:cs="AppleSystemUIFont"/>
            <w:sz w:val="26"/>
            <w:szCs w:val="26"/>
            <w:lang w:val="el-GR"/>
            <w14:ligatures w14:val="standardContextual"/>
          </w:rPr>
          <w:t>7</w:t>
        </w:r>
        <w:proofErr w:type="spellStart"/>
        <w:r>
          <w:rPr>
            <w:rFonts w:ascii="AppleSystemUIFont" w:eastAsiaTheme="minorHAnsi" w:hAnsi="AppleSystemUIFont" w:cs="AppleSystemUIFont"/>
            <w:sz w:val="26"/>
            <w:szCs w:val="26"/>
            <w14:ligatures w14:val="standardContextual"/>
          </w:rPr>
          <w:t>cH</w:t>
        </w:r>
        <w:proofErr w:type="spellEnd"/>
        <w:r w:rsidRPr="00507066">
          <w:rPr>
            <w:rFonts w:ascii="AppleSystemUIFont" w:eastAsiaTheme="minorHAnsi" w:hAnsi="AppleSystemUIFont" w:cs="AppleSystemUIFont"/>
            <w:sz w:val="26"/>
            <w:szCs w:val="26"/>
            <w:lang w:val="el-GR"/>
            <w14:ligatures w14:val="standardContextual"/>
          </w:rPr>
          <w:t>3</w:t>
        </w:r>
        <w:r>
          <w:rPr>
            <w:rFonts w:ascii="AppleSystemUIFont" w:eastAsiaTheme="minorHAnsi" w:hAnsi="AppleSystemUIFont" w:cs="AppleSystemUIFont"/>
            <w:sz w:val="26"/>
            <w:szCs w:val="26"/>
            <w14:ligatures w14:val="standardContextual"/>
          </w:rPr>
          <w:t>q</w:t>
        </w:r>
        <w:r w:rsidRPr="00507066">
          <w:rPr>
            <w:rFonts w:ascii="AppleSystemUIFont" w:eastAsiaTheme="minorHAnsi" w:hAnsi="AppleSystemUIFont" w:cs="AppleSystemUIFont"/>
            <w:sz w:val="26"/>
            <w:szCs w:val="26"/>
            <w:lang w:val="el-GR"/>
            <w14:ligatures w14:val="standardContextual"/>
          </w:rPr>
          <w:t>1</w:t>
        </w:r>
        <w:proofErr w:type="spellStart"/>
        <w:r>
          <w:rPr>
            <w:rFonts w:ascii="AppleSystemUIFont" w:eastAsiaTheme="minorHAnsi" w:hAnsi="AppleSystemUIFont" w:cs="AppleSystemUIFont"/>
            <w:sz w:val="26"/>
            <w:szCs w:val="26"/>
            <w14:ligatures w14:val="standardContextual"/>
          </w:rPr>
          <w:t>bh</w:t>
        </w:r>
        <w:proofErr w:type="spellEnd"/>
        <w:r w:rsidRPr="00507066">
          <w:rPr>
            <w:rFonts w:ascii="AppleSystemUIFont" w:eastAsiaTheme="minorHAnsi" w:hAnsi="AppleSystemUIFont" w:cs="AppleSystemUIFont"/>
            <w:sz w:val="26"/>
            <w:szCs w:val="26"/>
            <w:lang w:val="el-GR"/>
            <w14:ligatures w14:val="standardContextual"/>
          </w:rPr>
          <w:t>4</w:t>
        </w:r>
        <w:proofErr w:type="spellStart"/>
        <w:r>
          <w:rPr>
            <w:rFonts w:ascii="AppleSystemUIFont" w:eastAsiaTheme="minorHAnsi" w:hAnsi="AppleSystemUIFont" w:cs="AppleSystemUIFont"/>
            <w:sz w:val="26"/>
            <w:szCs w:val="26"/>
            <w14:ligatures w14:val="standardContextual"/>
          </w:rPr>
          <w:t>QJFAaeNv</w:t>
        </w:r>
        <w:proofErr w:type="spellEnd"/>
        <w:r w:rsidRPr="00507066">
          <w:rPr>
            <w:rFonts w:ascii="AppleSystemUIFont" w:eastAsiaTheme="minorHAnsi" w:hAnsi="AppleSystemUIFont" w:cs="AppleSystemUIFont"/>
            <w:sz w:val="26"/>
            <w:szCs w:val="26"/>
            <w:lang w:val="el-GR"/>
            <w14:ligatures w14:val="standardContextual"/>
          </w:rPr>
          <w:t>0&amp;</w:t>
        </w:r>
        <w:proofErr w:type="spellStart"/>
        <w:r>
          <w:rPr>
            <w:rFonts w:ascii="AppleSystemUIFont" w:eastAsiaTheme="minorHAnsi" w:hAnsi="AppleSystemUIFont" w:cs="AppleSystemUIFont"/>
            <w:sz w:val="26"/>
            <w:szCs w:val="26"/>
            <w14:ligatures w14:val="standardContextual"/>
          </w:rPr>
          <w:t>si</w:t>
        </w:r>
        <w:proofErr w:type="spellEnd"/>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jlicnHc</w:t>
        </w:r>
        <w:proofErr w:type="spellEnd"/>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OeQ</w:t>
        </w:r>
        <w:proofErr w:type="spellEnd"/>
        <w:r w:rsidRPr="00507066">
          <w:rPr>
            <w:rFonts w:ascii="AppleSystemUIFont" w:eastAsiaTheme="minorHAnsi" w:hAnsi="AppleSystemUIFont" w:cs="AppleSystemUIFont"/>
            <w:sz w:val="26"/>
            <w:szCs w:val="26"/>
            <w:lang w:val="el-GR"/>
            <w14:ligatures w14:val="standardContextual"/>
          </w:rPr>
          <w:t>2</w:t>
        </w:r>
        <w:proofErr w:type="spellStart"/>
        <w:r>
          <w:rPr>
            <w:rFonts w:ascii="AppleSystemUIFont" w:eastAsiaTheme="minorHAnsi" w:hAnsi="AppleSystemUIFont" w:cs="AppleSystemUIFont"/>
            <w:sz w:val="26"/>
            <w:szCs w:val="26"/>
            <w14:ligatures w14:val="standardContextual"/>
          </w:rPr>
          <w:t>UMt</w:t>
        </w:r>
        <w:proofErr w:type="spellEnd"/>
        <w:r w:rsidRPr="00507066">
          <w:rPr>
            <w:rFonts w:ascii="AppleSystemUIFont" w:eastAsiaTheme="minorHAnsi" w:hAnsi="AppleSystemUIFont" w:cs="AppleSystemUIFont"/>
            <w:sz w:val="26"/>
            <w:szCs w:val="26"/>
            <w:lang w:val="el-GR"/>
            <w14:ligatures w14:val="standardContextual"/>
          </w:rPr>
          <w:t>4</w:t>
        </w:r>
      </w:hyperlink>
      <w:r w:rsidRPr="00507066">
        <w:rPr>
          <w:rFonts w:ascii="AppleSystemUIFont" w:eastAsiaTheme="minorHAnsi" w:hAnsi="AppleSystemUIFont" w:cstheme="minorBidi"/>
          <w:lang w:val="el-GR"/>
          <w14:ligatures w14:val="standardContextual"/>
        </w:rPr>
        <w:t xml:space="preserve"> </w:t>
      </w:r>
    </w:p>
    <w:p w14:paraId="7DD6C87D"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67A6D47C" w14:textId="6F1A285F" w:rsidR="00507066" w:rsidRPr="00507066"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18" w:history="1">
        <w:r>
          <w:rPr>
            <w:rFonts w:ascii="AppleSystemUIFont" w:eastAsiaTheme="minorHAnsi" w:hAnsi="AppleSystemUIFont" w:cs="AppleSystemUIFont"/>
            <w:sz w:val="26"/>
            <w:szCs w:val="26"/>
            <w14:ligatures w14:val="standardContextual"/>
          </w:rPr>
          <w:t>https</w:t>
        </w:r>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en</w:t>
        </w:r>
        <w:proofErr w:type="spellEnd"/>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wikipedia</w:t>
        </w:r>
        <w:proofErr w:type="spellEnd"/>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org</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wiki</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Mel</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fre</w:t>
        </w:r>
        <w:r>
          <w:rPr>
            <w:rFonts w:ascii="AppleSystemUIFont" w:eastAsiaTheme="minorHAnsi" w:hAnsi="AppleSystemUIFont" w:cs="AppleSystemUIFont"/>
            <w:sz w:val="26"/>
            <w:szCs w:val="26"/>
            <w14:ligatures w14:val="standardContextual"/>
          </w:rPr>
          <w:t>q</w:t>
        </w:r>
        <w:r>
          <w:rPr>
            <w:rFonts w:ascii="AppleSystemUIFont" w:eastAsiaTheme="minorHAnsi" w:hAnsi="AppleSystemUIFont" w:cs="AppleSystemUIFont"/>
            <w:sz w:val="26"/>
            <w:szCs w:val="26"/>
            <w14:ligatures w14:val="standardContextual"/>
          </w:rPr>
          <w:t>uency</w:t>
        </w:r>
        <w:r w:rsidRPr="00507066">
          <w:rPr>
            <w:rFonts w:ascii="AppleSystemUIFont" w:eastAsiaTheme="minorHAnsi" w:hAnsi="AppleSystemUIFont" w:cs="AppleSystemUIFont"/>
            <w:sz w:val="26"/>
            <w:szCs w:val="26"/>
            <w:lang w:val="el-GR"/>
            <w14:ligatures w14:val="standardContextual"/>
          </w:rPr>
          <w:t>_</w:t>
        </w:r>
        <w:proofErr w:type="spellStart"/>
        <w:r>
          <w:rPr>
            <w:rFonts w:ascii="AppleSystemUIFont" w:eastAsiaTheme="minorHAnsi" w:hAnsi="AppleSystemUIFont" w:cs="AppleSystemUIFont"/>
            <w:sz w:val="26"/>
            <w:szCs w:val="26"/>
            <w14:ligatures w14:val="standardContextual"/>
          </w:rPr>
          <w:t>cepstrum</w:t>
        </w:r>
        <w:proofErr w:type="spellEnd"/>
      </w:hyperlink>
    </w:p>
    <w:p w14:paraId="19FF8391"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496AB207" w14:textId="6955F267" w:rsidR="00507066" w:rsidRPr="00507066"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14:ligatures w14:val="standardContextual"/>
        </w:rPr>
      </w:pPr>
      <w:hyperlink r:id="rId19" w:history="1">
        <w:r>
          <w:rPr>
            <w:rFonts w:ascii="AppleSystemUIFont" w:eastAsiaTheme="minorHAnsi" w:hAnsi="AppleSystemUIFont" w:cs="AppleSystemUIFont"/>
            <w:sz w:val="26"/>
            <w:szCs w:val="26"/>
            <w14:ligatures w14:val="standardContextual"/>
          </w:rPr>
          <w:t>https://musicinformationretrieval.com/energy.html</w:t>
        </w:r>
      </w:hyperlink>
    </w:p>
    <w:p w14:paraId="76395549"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0A041762" w14:textId="568CEDAE" w:rsidR="00507066" w:rsidRPr="00507066"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14:ligatures w14:val="standardContextual"/>
        </w:rPr>
      </w:pPr>
      <w:hyperlink r:id="rId20" w:history="1">
        <w:r>
          <w:rPr>
            <w:rFonts w:ascii="AppleSystemUIFont" w:eastAsiaTheme="minorHAnsi" w:hAnsi="AppleSystemUIFont" w:cs="AppleSystemUIFont"/>
            <w:sz w:val="26"/>
            <w:szCs w:val="26"/>
            <w14:ligatures w14:val="standardContextual"/>
          </w:rPr>
          <w:t>https://docs.scipy.org/doc/scipy/reference/generated/scipy.signal.medfilt.html</w:t>
        </w:r>
      </w:hyperlink>
    </w:p>
    <w:p w14:paraId="322D45A1"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11AE91D5" w14:textId="18AC542A" w:rsidR="00507066" w:rsidRPr="00A65BD4"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1" w:history="1">
        <w:r>
          <w:rPr>
            <w:rFonts w:ascii="AppleSystemUIFont" w:eastAsiaTheme="minorHAnsi" w:hAnsi="AppleSystemUIFont" w:cs="AppleSystemUIFont"/>
            <w:sz w:val="26"/>
            <w:szCs w:val="26"/>
            <w14:ligatures w14:val="standardContextual"/>
          </w:rPr>
          <w:t>https</w:t>
        </w:r>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maelfabien</w:t>
        </w:r>
        <w:proofErr w:type="spellEnd"/>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github</w:t>
        </w:r>
        <w:proofErr w:type="spellEnd"/>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io</w:t>
        </w:r>
        <w:r w:rsidRPr="00507066">
          <w:rPr>
            <w:rFonts w:ascii="AppleSystemUIFont" w:eastAsiaTheme="minorHAnsi" w:hAnsi="AppleSystemUIFont" w:cs="AppleSystemUIFont"/>
            <w:sz w:val="26"/>
            <w:szCs w:val="26"/>
            <w:lang w:val="el-GR"/>
            <w14:ligatures w14:val="standardContextual"/>
          </w:rPr>
          <w:t>/</w:t>
        </w:r>
        <w:proofErr w:type="spellStart"/>
        <w:r>
          <w:rPr>
            <w:rFonts w:ascii="AppleSystemUIFont" w:eastAsiaTheme="minorHAnsi" w:hAnsi="AppleSystemUIFont" w:cs="AppleSystemUIFont"/>
            <w:sz w:val="26"/>
            <w:szCs w:val="26"/>
            <w14:ligatures w14:val="standardContextual"/>
          </w:rPr>
          <w:t>machinelearning</w:t>
        </w:r>
        <w:proofErr w:type="spellEnd"/>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Speech</w:t>
        </w:r>
        <w:r w:rsidRPr="00507066">
          <w:rPr>
            <w:rFonts w:ascii="AppleSystemUIFont" w:eastAsiaTheme="minorHAnsi" w:hAnsi="AppleSystemUIFont" w:cs="AppleSystemUIFont"/>
            <w:sz w:val="26"/>
            <w:szCs w:val="26"/>
            <w:lang w:val="el-GR"/>
            <w14:ligatures w14:val="standardContextual"/>
          </w:rPr>
          <w:t>4/#</w:t>
        </w:r>
        <w:r>
          <w:rPr>
            <w:rFonts w:ascii="AppleSystemUIFont" w:eastAsiaTheme="minorHAnsi" w:hAnsi="AppleSystemUIFont" w:cs="AppleSystemUIFont"/>
            <w:sz w:val="26"/>
            <w:szCs w:val="26"/>
            <w14:ligatures w14:val="standardContextual"/>
          </w:rPr>
          <w:t>rolling</w:t>
        </w:r>
        <w:r w:rsidRPr="00507066">
          <w:rPr>
            <w:rFonts w:ascii="AppleSystemUIFont" w:eastAsiaTheme="minorHAnsi" w:hAnsi="AppleSystemUIFont" w:cs="AppleSystemUIFont"/>
            <w:sz w:val="26"/>
            <w:szCs w:val="26"/>
            <w:lang w:val="el-GR"/>
            <w14:ligatures w14:val="standardContextual"/>
          </w:rPr>
          <w:t>-</w:t>
        </w:r>
        <w:r>
          <w:rPr>
            <w:rFonts w:ascii="AppleSystemUIFont" w:eastAsiaTheme="minorHAnsi" w:hAnsi="AppleSystemUIFont" w:cs="AppleSystemUIFont"/>
            <w:sz w:val="26"/>
            <w:szCs w:val="26"/>
            <w14:ligatures w14:val="standardContextual"/>
          </w:rPr>
          <w:t>window</w:t>
        </w:r>
      </w:hyperlink>
    </w:p>
    <w:p w14:paraId="545BB7C6" w14:textId="77777777" w:rsidR="00A65BD4" w:rsidRPr="00A65BD4" w:rsidRDefault="00A65BD4" w:rsidP="00A65BD4">
      <w:pPr>
        <w:pStyle w:val="ListParagraph"/>
        <w:rPr>
          <w:rFonts w:ascii="AppleSystemUIFont" w:eastAsiaTheme="minorHAnsi" w:hAnsi="AppleSystemUIFont" w:cs="AppleSystemUIFont"/>
          <w:sz w:val="26"/>
          <w:szCs w:val="26"/>
          <w:lang w:val="el-GR"/>
          <w14:ligatures w14:val="standardContextual"/>
        </w:rPr>
      </w:pPr>
    </w:p>
    <w:p w14:paraId="14CB3FCF" w14:textId="05E12D4E" w:rsidR="00A65BD4" w:rsidRPr="007243BF" w:rsidRDefault="007243BF"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2" w:history="1">
        <w:r w:rsidRPr="000F4EF1">
          <w:rPr>
            <w:rStyle w:val="Hyperlink"/>
            <w:rFonts w:ascii="AppleSystemUIFont" w:eastAsiaTheme="minorHAnsi" w:hAnsi="AppleSystemUIFont" w:cs="AppleSystemUIFont"/>
            <w:sz w:val="26"/>
            <w:szCs w:val="26"/>
            <w:lang w:val="el-GR"/>
            <w14:ligatures w14:val="standardContextual"/>
          </w:rPr>
          <w:t>https://www.geeksforgeeks.org/standardscaler-minmaxscaler-and-robustscaler-techniques-ml/</w:t>
        </w:r>
      </w:hyperlink>
    </w:p>
    <w:p w14:paraId="2A93C0C9" w14:textId="77777777" w:rsidR="007243BF" w:rsidRPr="007243BF" w:rsidRDefault="007243BF" w:rsidP="007243BF">
      <w:pPr>
        <w:pStyle w:val="ListParagraph"/>
        <w:rPr>
          <w:rFonts w:ascii="AppleSystemUIFont" w:eastAsiaTheme="minorHAnsi" w:hAnsi="AppleSystemUIFont" w:cs="AppleSystemUIFont"/>
          <w:sz w:val="26"/>
          <w:szCs w:val="26"/>
          <w:lang w:val="el-GR"/>
          <w14:ligatures w14:val="standardContextual"/>
        </w:rPr>
      </w:pPr>
    </w:p>
    <w:p w14:paraId="46DBBA8A" w14:textId="19737C05" w:rsidR="007243BF" w:rsidRPr="00507066" w:rsidRDefault="007243BF"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r w:rsidRPr="007243BF">
        <w:rPr>
          <w:rFonts w:ascii="AppleSystemUIFont" w:eastAsiaTheme="minorHAnsi" w:hAnsi="AppleSystemUIFont" w:cs="AppleSystemUIFont"/>
          <w:sz w:val="26"/>
          <w:szCs w:val="26"/>
          <w:lang w:val="el-GR"/>
          <w14:ligatures w14:val="standardContextual"/>
        </w:rPr>
        <w:t>https://www.geeksforgeeks.org/least-square-method/</w:t>
      </w:r>
    </w:p>
    <w:sectPr w:rsidR="007243BF" w:rsidRPr="00507066" w:rsidSect="008E3FC2">
      <w:headerReference w:type="default" r:id="rId23"/>
      <w:footerReference w:type="default" r:id="rId24"/>
      <w:pgSz w:w="11909" w:h="16834" w:code="9"/>
      <w:pgMar w:top="1152" w:right="1440" w:bottom="115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4363D" w14:textId="77777777" w:rsidR="00A93E2B" w:rsidRDefault="00A93E2B">
      <w:r>
        <w:separator/>
      </w:r>
    </w:p>
  </w:endnote>
  <w:endnote w:type="continuationSeparator" w:id="0">
    <w:p w14:paraId="469EEDA3" w14:textId="77777777" w:rsidR="00A93E2B" w:rsidRDefault="00A93E2B">
      <w:r>
        <w:continuationSeparator/>
      </w:r>
    </w:p>
  </w:endnote>
  <w:endnote w:type="continuationNotice" w:id="1">
    <w:p w14:paraId="18FC20BF" w14:textId="77777777" w:rsidR="00A93E2B" w:rsidRDefault="00A93E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lang w:val="el-GR"/>
      </w:rPr>
      <w:id w:val="-1620983969"/>
      <w:docPartObj>
        <w:docPartGallery w:val="Page Numbers (Bottom of Page)"/>
        <w:docPartUnique/>
      </w:docPartObj>
    </w:sdtPr>
    <w:sdtEndPr/>
    <w:sdtContent>
      <w:p w14:paraId="1D105B37" w14:textId="45960135" w:rsidR="00346541" w:rsidRPr="001D685F" w:rsidRDefault="00820007" w:rsidP="001D685F">
        <w:pPr>
          <w:pStyle w:val="Footer"/>
          <w:jc w:val="center"/>
          <w:rPr>
            <w:sz w:val="16"/>
            <w:szCs w:val="16"/>
          </w:rPr>
        </w:pPr>
        <w:r w:rsidRPr="001D685F">
          <w:rPr>
            <w:sz w:val="16"/>
            <w:szCs w:val="16"/>
            <w:lang w:val="el-GR"/>
          </w:rPr>
          <w:t>[</w:t>
        </w:r>
        <w:r w:rsidRPr="001D685F">
          <w:rPr>
            <w:sz w:val="16"/>
            <w:szCs w:val="16"/>
          </w:rPr>
          <w:fldChar w:fldCharType="begin"/>
        </w:r>
        <w:r w:rsidRPr="001D685F">
          <w:rPr>
            <w:sz w:val="16"/>
            <w:szCs w:val="16"/>
          </w:rPr>
          <w:instrText>PAGE   \* MERGEFORMAT</w:instrText>
        </w:r>
        <w:r w:rsidRPr="001D685F">
          <w:rPr>
            <w:sz w:val="16"/>
            <w:szCs w:val="16"/>
          </w:rPr>
          <w:fldChar w:fldCharType="separate"/>
        </w:r>
        <w:r w:rsidRPr="001D685F">
          <w:rPr>
            <w:sz w:val="16"/>
            <w:szCs w:val="16"/>
            <w:lang w:val="el-GR"/>
          </w:rPr>
          <w:t>2</w:t>
        </w:r>
        <w:r w:rsidRPr="001D685F">
          <w:rPr>
            <w:sz w:val="16"/>
            <w:szCs w:val="16"/>
          </w:rPr>
          <w:fldChar w:fldCharType="end"/>
        </w:r>
        <w:r w:rsidRPr="001D685F">
          <w:rPr>
            <w:sz w:val="16"/>
            <w:szCs w:val="16"/>
            <w:lang w:val="el-GR"/>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38F67" w14:textId="77777777" w:rsidR="00A93E2B" w:rsidRDefault="00A93E2B">
      <w:r>
        <w:separator/>
      </w:r>
    </w:p>
  </w:footnote>
  <w:footnote w:type="continuationSeparator" w:id="0">
    <w:p w14:paraId="7B14EE73" w14:textId="77777777" w:rsidR="00A93E2B" w:rsidRDefault="00A93E2B">
      <w:r>
        <w:continuationSeparator/>
      </w:r>
    </w:p>
  </w:footnote>
  <w:footnote w:type="continuationNotice" w:id="1">
    <w:p w14:paraId="18E9F4D1" w14:textId="77777777" w:rsidR="00A93E2B" w:rsidRDefault="00A93E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F7FE2" w14:textId="20242D59" w:rsidR="00974A6D" w:rsidRPr="001D685F" w:rsidRDefault="00507066" w:rsidP="001D685F">
    <w:pPr>
      <w:pStyle w:val="Header"/>
      <w:pBdr>
        <w:bottom w:val="single" w:sz="4" w:space="1" w:color="0070C0"/>
      </w:pBdr>
      <w:rPr>
        <w:color w:val="0070C0"/>
        <w:sz w:val="16"/>
        <w:szCs w:val="16"/>
        <w:lang w:val="el-GR"/>
      </w:rPr>
    </w:pPr>
    <w:r>
      <w:rPr>
        <w:color w:val="0070C0"/>
        <w:sz w:val="16"/>
        <w:szCs w:val="16"/>
        <w:lang w:val="el-GR"/>
      </w:rPr>
      <w:t>Επεξεργασία Σημάτων Φωνής και Ήχου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A4C41"/>
    <w:multiLevelType w:val="multilevel"/>
    <w:tmpl w:val="481C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F78A6"/>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C20275"/>
    <w:multiLevelType w:val="hybridMultilevel"/>
    <w:tmpl w:val="FB64C3A0"/>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50B21"/>
    <w:multiLevelType w:val="hybridMultilevel"/>
    <w:tmpl w:val="8974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16957"/>
    <w:multiLevelType w:val="multilevel"/>
    <w:tmpl w:val="D82ED4F4"/>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071E3922"/>
    <w:multiLevelType w:val="hybridMultilevel"/>
    <w:tmpl w:val="1B8E5D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948CD"/>
    <w:multiLevelType w:val="hybridMultilevel"/>
    <w:tmpl w:val="351260D2"/>
    <w:lvl w:ilvl="0" w:tplc="212605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0A0FEE"/>
    <w:multiLevelType w:val="multilevel"/>
    <w:tmpl w:val="93B4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74A7B"/>
    <w:multiLevelType w:val="hybridMultilevel"/>
    <w:tmpl w:val="1F181D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297B10"/>
    <w:multiLevelType w:val="hybridMultilevel"/>
    <w:tmpl w:val="B0809046"/>
    <w:lvl w:ilvl="0" w:tplc="C61814AE">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916661"/>
    <w:multiLevelType w:val="hybridMultilevel"/>
    <w:tmpl w:val="3410C3A8"/>
    <w:lvl w:ilvl="0" w:tplc="04090003">
      <w:start w:val="1"/>
      <w:numFmt w:val="bullet"/>
      <w:lvlText w:val="o"/>
      <w:lvlJc w:val="left"/>
      <w:pPr>
        <w:ind w:left="720" w:hanging="360"/>
      </w:pPr>
      <w:rPr>
        <w:rFonts w:ascii="Courier New" w:hAnsi="Courier New" w:cs="Courier New" w:hint="default"/>
      </w:rPr>
    </w:lvl>
    <w:lvl w:ilvl="1" w:tplc="8D6CCEF4">
      <w:start w:val="3"/>
      <w:numFmt w:val="bullet"/>
      <w:lvlText w:val=""/>
      <w:lvlJc w:val="left"/>
      <w:pPr>
        <w:ind w:left="1440" w:hanging="360"/>
      </w:pPr>
      <w:rPr>
        <w:rFonts w:ascii="Symbol" w:eastAsia="Times New Roman" w:hAnsi="Symbol"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4D3D2E"/>
    <w:multiLevelType w:val="hybridMultilevel"/>
    <w:tmpl w:val="FA30ABEE"/>
    <w:lvl w:ilvl="0" w:tplc="6B503CD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84DC9"/>
    <w:multiLevelType w:val="hybridMultilevel"/>
    <w:tmpl w:val="9738CCA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84F5358"/>
    <w:multiLevelType w:val="hybridMultilevel"/>
    <w:tmpl w:val="5BB0D4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F56E48"/>
    <w:multiLevelType w:val="hybridMultilevel"/>
    <w:tmpl w:val="D4C63C34"/>
    <w:lvl w:ilvl="0" w:tplc="F620AAB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33D4D"/>
    <w:multiLevelType w:val="multilevel"/>
    <w:tmpl w:val="02CA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3D4365"/>
    <w:multiLevelType w:val="multilevel"/>
    <w:tmpl w:val="59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01DCE"/>
    <w:multiLevelType w:val="hybridMultilevel"/>
    <w:tmpl w:val="1EDE6D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F5744"/>
    <w:multiLevelType w:val="hybridMultilevel"/>
    <w:tmpl w:val="1E82B48A"/>
    <w:lvl w:ilvl="0" w:tplc="5D9A54B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DC4804"/>
    <w:multiLevelType w:val="hybridMultilevel"/>
    <w:tmpl w:val="5B7E74A6"/>
    <w:lvl w:ilvl="0" w:tplc="F51239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C12B6"/>
    <w:multiLevelType w:val="hybridMultilevel"/>
    <w:tmpl w:val="A17C7E92"/>
    <w:lvl w:ilvl="0" w:tplc="A9E0A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42510B"/>
    <w:multiLevelType w:val="multilevel"/>
    <w:tmpl w:val="A0B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6380C"/>
    <w:multiLevelType w:val="hybridMultilevel"/>
    <w:tmpl w:val="A5BCA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14058B"/>
    <w:multiLevelType w:val="multilevel"/>
    <w:tmpl w:val="C6B2163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BD17115"/>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011124"/>
    <w:multiLevelType w:val="hybridMultilevel"/>
    <w:tmpl w:val="DC0E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91096"/>
    <w:multiLevelType w:val="multilevel"/>
    <w:tmpl w:val="087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472E2"/>
    <w:multiLevelType w:val="multilevel"/>
    <w:tmpl w:val="281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41CE6"/>
    <w:multiLevelType w:val="hybridMultilevel"/>
    <w:tmpl w:val="C3D43EE6"/>
    <w:lvl w:ilvl="0" w:tplc="04090003">
      <w:start w:val="1"/>
      <w:numFmt w:val="bullet"/>
      <w:lvlText w:val="o"/>
      <w:lvlJc w:val="left"/>
      <w:pPr>
        <w:ind w:left="934" w:hanging="360"/>
      </w:pPr>
      <w:rPr>
        <w:rFonts w:ascii="Courier New" w:hAnsi="Courier New" w:cs="Courier New"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0" w15:restartNumberingAfterBreak="0">
    <w:nsid w:val="42DA78DF"/>
    <w:multiLevelType w:val="multilevel"/>
    <w:tmpl w:val="C2BEAA1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3D87F2A"/>
    <w:multiLevelType w:val="hybridMultilevel"/>
    <w:tmpl w:val="D67AAA98"/>
    <w:lvl w:ilvl="0" w:tplc="5D9A54B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B479DD"/>
    <w:multiLevelType w:val="hybridMultilevel"/>
    <w:tmpl w:val="161481C0"/>
    <w:lvl w:ilvl="0" w:tplc="BC160AC8">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2E3605"/>
    <w:multiLevelType w:val="hybridMultilevel"/>
    <w:tmpl w:val="38244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387C3D"/>
    <w:multiLevelType w:val="hybridMultilevel"/>
    <w:tmpl w:val="1FAC524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480B0512"/>
    <w:multiLevelType w:val="hybridMultilevel"/>
    <w:tmpl w:val="62C80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6147AA"/>
    <w:multiLevelType w:val="multilevel"/>
    <w:tmpl w:val="122C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DE75C9"/>
    <w:multiLevelType w:val="hybridMultilevel"/>
    <w:tmpl w:val="0F58E6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54727D"/>
    <w:multiLevelType w:val="multilevel"/>
    <w:tmpl w:val="030AE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CC3492"/>
    <w:multiLevelType w:val="multilevel"/>
    <w:tmpl w:val="29FE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B506E1"/>
    <w:multiLevelType w:val="hybridMultilevel"/>
    <w:tmpl w:val="B2A2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B45FB0"/>
    <w:multiLevelType w:val="hybridMultilevel"/>
    <w:tmpl w:val="47E817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3E50F0"/>
    <w:multiLevelType w:val="multilevel"/>
    <w:tmpl w:val="7F94CE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310466B"/>
    <w:multiLevelType w:val="hybridMultilevel"/>
    <w:tmpl w:val="47DC2468"/>
    <w:lvl w:ilvl="0" w:tplc="50E028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3954261"/>
    <w:multiLevelType w:val="hybridMultilevel"/>
    <w:tmpl w:val="AF3A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345AED"/>
    <w:multiLevelType w:val="hybridMultilevel"/>
    <w:tmpl w:val="2442829A"/>
    <w:lvl w:ilvl="0" w:tplc="37C88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EC6E73"/>
    <w:multiLevelType w:val="multilevel"/>
    <w:tmpl w:val="F0DCE1C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AFF3DC6"/>
    <w:multiLevelType w:val="hybridMultilevel"/>
    <w:tmpl w:val="8BF6C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4E3AC2"/>
    <w:multiLevelType w:val="hybridMultilevel"/>
    <w:tmpl w:val="9E6862AC"/>
    <w:lvl w:ilvl="0" w:tplc="04C6A4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7B6C2A"/>
    <w:multiLevelType w:val="hybridMultilevel"/>
    <w:tmpl w:val="86A6F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7D16F7"/>
    <w:multiLevelType w:val="hybridMultilevel"/>
    <w:tmpl w:val="719C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7103CF"/>
    <w:multiLevelType w:val="hybridMultilevel"/>
    <w:tmpl w:val="9C1EA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66AA4"/>
    <w:multiLevelType w:val="hybridMultilevel"/>
    <w:tmpl w:val="7D14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CC23F6"/>
    <w:multiLevelType w:val="hybridMultilevel"/>
    <w:tmpl w:val="FF6A0ABA"/>
    <w:lvl w:ilvl="0" w:tplc="F6FCBD0C">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49364E"/>
    <w:multiLevelType w:val="hybridMultilevel"/>
    <w:tmpl w:val="21B2050E"/>
    <w:lvl w:ilvl="0" w:tplc="133E9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F54F38"/>
    <w:multiLevelType w:val="hybridMultilevel"/>
    <w:tmpl w:val="A0D0E862"/>
    <w:lvl w:ilvl="0" w:tplc="C48CB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AC38C5"/>
    <w:multiLevelType w:val="hybridMultilevel"/>
    <w:tmpl w:val="EB56C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7A5A7F"/>
    <w:multiLevelType w:val="hybridMultilevel"/>
    <w:tmpl w:val="14D6939A"/>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F017DB"/>
    <w:multiLevelType w:val="hybridMultilevel"/>
    <w:tmpl w:val="28F4A584"/>
    <w:lvl w:ilvl="0" w:tplc="88769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12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1954619">
    <w:abstractNumId w:val="5"/>
  </w:num>
  <w:num w:numId="3" w16cid:durableId="394624624">
    <w:abstractNumId w:val="46"/>
  </w:num>
  <w:num w:numId="4" w16cid:durableId="649484021">
    <w:abstractNumId w:val="35"/>
  </w:num>
  <w:num w:numId="5" w16cid:durableId="486239561">
    <w:abstractNumId w:val="51"/>
  </w:num>
  <w:num w:numId="6" w16cid:durableId="1167986582">
    <w:abstractNumId w:val="14"/>
  </w:num>
  <w:num w:numId="7" w16cid:durableId="254477543">
    <w:abstractNumId w:val="24"/>
  </w:num>
  <w:num w:numId="8" w16cid:durableId="295528431">
    <w:abstractNumId w:val="42"/>
  </w:num>
  <w:num w:numId="9" w16cid:durableId="1214537960">
    <w:abstractNumId w:val="30"/>
  </w:num>
  <w:num w:numId="10" w16cid:durableId="1717848598">
    <w:abstractNumId w:val="57"/>
  </w:num>
  <w:num w:numId="11" w16cid:durableId="1817794005">
    <w:abstractNumId w:val="3"/>
  </w:num>
  <w:num w:numId="12" w16cid:durableId="1077169229">
    <w:abstractNumId w:val="15"/>
  </w:num>
  <w:num w:numId="13" w16cid:durableId="1301108261">
    <w:abstractNumId w:val="48"/>
  </w:num>
  <w:num w:numId="14" w16cid:durableId="1883513596">
    <w:abstractNumId w:val="58"/>
  </w:num>
  <w:num w:numId="15" w16cid:durableId="489758099">
    <w:abstractNumId w:val="12"/>
  </w:num>
  <w:num w:numId="16" w16cid:durableId="213665042">
    <w:abstractNumId w:val="9"/>
  </w:num>
  <w:num w:numId="17" w16cid:durableId="364334789">
    <w:abstractNumId w:val="7"/>
  </w:num>
  <w:num w:numId="18" w16cid:durableId="610360238">
    <w:abstractNumId w:val="10"/>
  </w:num>
  <w:num w:numId="19" w16cid:durableId="629240958">
    <w:abstractNumId w:val="21"/>
  </w:num>
  <w:num w:numId="20" w16cid:durableId="383725565">
    <w:abstractNumId w:val="43"/>
  </w:num>
  <w:num w:numId="21" w16cid:durableId="689180021">
    <w:abstractNumId w:val="20"/>
  </w:num>
  <w:num w:numId="22" w16cid:durableId="1486051860">
    <w:abstractNumId w:val="37"/>
  </w:num>
  <w:num w:numId="23" w16cid:durableId="895435367">
    <w:abstractNumId w:val="45"/>
  </w:num>
  <w:num w:numId="24" w16cid:durableId="1508860750">
    <w:abstractNumId w:val="55"/>
  </w:num>
  <w:num w:numId="25" w16cid:durableId="314799411">
    <w:abstractNumId w:val="54"/>
  </w:num>
  <w:num w:numId="26" w16cid:durableId="2013141778">
    <w:abstractNumId w:val="56"/>
  </w:num>
  <w:num w:numId="27" w16cid:durableId="289365109">
    <w:abstractNumId w:val="52"/>
  </w:num>
  <w:num w:numId="28" w16cid:durableId="1241326363">
    <w:abstractNumId w:val="26"/>
  </w:num>
  <w:num w:numId="29" w16cid:durableId="1949583246">
    <w:abstractNumId w:val="40"/>
  </w:num>
  <w:num w:numId="30" w16cid:durableId="350301000">
    <w:abstractNumId w:val="23"/>
  </w:num>
  <w:num w:numId="31" w16cid:durableId="1485244727">
    <w:abstractNumId w:val="4"/>
  </w:num>
  <w:num w:numId="32" w16cid:durableId="157163339">
    <w:abstractNumId w:val="49"/>
  </w:num>
  <w:num w:numId="33" w16cid:durableId="2097704195">
    <w:abstractNumId w:val="41"/>
  </w:num>
  <w:num w:numId="34" w16cid:durableId="95712829">
    <w:abstractNumId w:val="32"/>
  </w:num>
  <w:num w:numId="35" w16cid:durableId="722824720">
    <w:abstractNumId w:val="18"/>
  </w:num>
  <w:num w:numId="36" w16cid:durableId="1272929814">
    <w:abstractNumId w:val="29"/>
  </w:num>
  <w:num w:numId="37" w16cid:durableId="1015421209">
    <w:abstractNumId w:val="11"/>
  </w:num>
  <w:num w:numId="38" w16cid:durableId="2102556432">
    <w:abstractNumId w:val="53"/>
  </w:num>
  <w:num w:numId="39" w16cid:durableId="640772164">
    <w:abstractNumId w:val="33"/>
  </w:num>
  <w:num w:numId="40" w16cid:durableId="86049342">
    <w:abstractNumId w:val="47"/>
  </w:num>
  <w:num w:numId="41" w16cid:durableId="1407452751">
    <w:abstractNumId w:val="0"/>
  </w:num>
  <w:num w:numId="42" w16cid:durableId="1655253163">
    <w:abstractNumId w:val="50"/>
  </w:num>
  <w:num w:numId="43" w16cid:durableId="628321500">
    <w:abstractNumId w:val="6"/>
  </w:num>
  <w:num w:numId="44" w16cid:durableId="2071270946">
    <w:abstractNumId w:val="25"/>
  </w:num>
  <w:num w:numId="45" w16cid:durableId="1739747375">
    <w:abstractNumId w:val="1"/>
  </w:num>
  <w:num w:numId="46" w16cid:durableId="344332905">
    <w:abstractNumId w:val="38"/>
  </w:num>
  <w:num w:numId="47" w16cid:durableId="2135319923">
    <w:abstractNumId w:val="16"/>
  </w:num>
  <w:num w:numId="48" w16cid:durableId="266352147">
    <w:abstractNumId w:val="36"/>
  </w:num>
  <w:num w:numId="49" w16cid:durableId="1692102438">
    <w:abstractNumId w:val="44"/>
  </w:num>
  <w:num w:numId="50" w16cid:durableId="2047480560">
    <w:abstractNumId w:val="31"/>
  </w:num>
  <w:num w:numId="51" w16cid:durableId="1867743201">
    <w:abstractNumId w:val="19"/>
  </w:num>
  <w:num w:numId="52" w16cid:durableId="60253727">
    <w:abstractNumId w:val="34"/>
  </w:num>
  <w:num w:numId="53" w16cid:durableId="1324745265">
    <w:abstractNumId w:val="13"/>
  </w:num>
  <w:num w:numId="54" w16cid:durableId="1940335508">
    <w:abstractNumId w:val="39"/>
  </w:num>
  <w:num w:numId="55" w16cid:durableId="522477243">
    <w:abstractNumId w:val="28"/>
  </w:num>
  <w:num w:numId="56" w16cid:durableId="1965185781">
    <w:abstractNumId w:val="17"/>
  </w:num>
  <w:num w:numId="57" w16cid:durableId="1532061940">
    <w:abstractNumId w:val="22"/>
  </w:num>
  <w:num w:numId="58" w16cid:durableId="533999042">
    <w:abstractNumId w:val="27"/>
  </w:num>
  <w:num w:numId="59" w16cid:durableId="15584955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CE"/>
    <w:rsid w:val="00001594"/>
    <w:rsid w:val="00002150"/>
    <w:rsid w:val="00002299"/>
    <w:rsid w:val="00005D90"/>
    <w:rsid w:val="00006FC4"/>
    <w:rsid w:val="00007084"/>
    <w:rsid w:val="00010091"/>
    <w:rsid w:val="00013E0E"/>
    <w:rsid w:val="00014B3E"/>
    <w:rsid w:val="00020C4B"/>
    <w:rsid w:val="00021084"/>
    <w:rsid w:val="000217BB"/>
    <w:rsid w:val="00021810"/>
    <w:rsid w:val="0002187E"/>
    <w:rsid w:val="00021C34"/>
    <w:rsid w:val="00023E28"/>
    <w:rsid w:val="000249E6"/>
    <w:rsid w:val="0002673D"/>
    <w:rsid w:val="00026AD9"/>
    <w:rsid w:val="00026F47"/>
    <w:rsid w:val="00027517"/>
    <w:rsid w:val="0002754F"/>
    <w:rsid w:val="000304C3"/>
    <w:rsid w:val="00031073"/>
    <w:rsid w:val="00034697"/>
    <w:rsid w:val="00036FBF"/>
    <w:rsid w:val="0004000F"/>
    <w:rsid w:val="000417CD"/>
    <w:rsid w:val="00041A25"/>
    <w:rsid w:val="00042333"/>
    <w:rsid w:val="000436EF"/>
    <w:rsid w:val="00043D22"/>
    <w:rsid w:val="00044CAA"/>
    <w:rsid w:val="0004578F"/>
    <w:rsid w:val="00047D15"/>
    <w:rsid w:val="00047D52"/>
    <w:rsid w:val="00047FD3"/>
    <w:rsid w:val="00050A76"/>
    <w:rsid w:val="00051654"/>
    <w:rsid w:val="0005246B"/>
    <w:rsid w:val="0005355A"/>
    <w:rsid w:val="00056466"/>
    <w:rsid w:val="000604A2"/>
    <w:rsid w:val="000614D9"/>
    <w:rsid w:val="00063A22"/>
    <w:rsid w:val="00063FEC"/>
    <w:rsid w:val="0006429C"/>
    <w:rsid w:val="000656F6"/>
    <w:rsid w:val="000718CB"/>
    <w:rsid w:val="000733C6"/>
    <w:rsid w:val="000735A7"/>
    <w:rsid w:val="00073FB2"/>
    <w:rsid w:val="000748F9"/>
    <w:rsid w:val="00074AF3"/>
    <w:rsid w:val="00076994"/>
    <w:rsid w:val="00077271"/>
    <w:rsid w:val="00080307"/>
    <w:rsid w:val="0008241A"/>
    <w:rsid w:val="00082EBA"/>
    <w:rsid w:val="00083D56"/>
    <w:rsid w:val="0008424D"/>
    <w:rsid w:val="000844D3"/>
    <w:rsid w:val="00084D6E"/>
    <w:rsid w:val="00087482"/>
    <w:rsid w:val="0008762A"/>
    <w:rsid w:val="00090DCD"/>
    <w:rsid w:val="000926B2"/>
    <w:rsid w:val="000934F9"/>
    <w:rsid w:val="000947AF"/>
    <w:rsid w:val="00094E0F"/>
    <w:rsid w:val="000963FF"/>
    <w:rsid w:val="00096BC1"/>
    <w:rsid w:val="000A04AD"/>
    <w:rsid w:val="000A21A1"/>
    <w:rsid w:val="000A23B6"/>
    <w:rsid w:val="000A27EB"/>
    <w:rsid w:val="000A29DA"/>
    <w:rsid w:val="000A2FF4"/>
    <w:rsid w:val="000A3C08"/>
    <w:rsid w:val="000A5CB0"/>
    <w:rsid w:val="000A6C4C"/>
    <w:rsid w:val="000A7D08"/>
    <w:rsid w:val="000B2958"/>
    <w:rsid w:val="000B2982"/>
    <w:rsid w:val="000B5726"/>
    <w:rsid w:val="000B780F"/>
    <w:rsid w:val="000C05FF"/>
    <w:rsid w:val="000C0735"/>
    <w:rsid w:val="000C0F53"/>
    <w:rsid w:val="000C1C17"/>
    <w:rsid w:val="000C55EC"/>
    <w:rsid w:val="000C5F54"/>
    <w:rsid w:val="000C6513"/>
    <w:rsid w:val="000C66BD"/>
    <w:rsid w:val="000C6C37"/>
    <w:rsid w:val="000C6CE2"/>
    <w:rsid w:val="000D1742"/>
    <w:rsid w:val="000D1819"/>
    <w:rsid w:val="000D2024"/>
    <w:rsid w:val="000D2B18"/>
    <w:rsid w:val="000D30EA"/>
    <w:rsid w:val="000D3EA6"/>
    <w:rsid w:val="000E04C7"/>
    <w:rsid w:val="000E0F0F"/>
    <w:rsid w:val="000E1629"/>
    <w:rsid w:val="000E29BD"/>
    <w:rsid w:val="000E3733"/>
    <w:rsid w:val="000E3B48"/>
    <w:rsid w:val="000E5599"/>
    <w:rsid w:val="000E559D"/>
    <w:rsid w:val="000E5AA8"/>
    <w:rsid w:val="000E63A1"/>
    <w:rsid w:val="000F3B09"/>
    <w:rsid w:val="000F4101"/>
    <w:rsid w:val="000F48C3"/>
    <w:rsid w:val="000F4F38"/>
    <w:rsid w:val="000F64D6"/>
    <w:rsid w:val="000F6554"/>
    <w:rsid w:val="000F6F75"/>
    <w:rsid w:val="000F6FCA"/>
    <w:rsid w:val="000F7B51"/>
    <w:rsid w:val="00100191"/>
    <w:rsid w:val="001036C7"/>
    <w:rsid w:val="00104F00"/>
    <w:rsid w:val="001059D4"/>
    <w:rsid w:val="001073C2"/>
    <w:rsid w:val="00107475"/>
    <w:rsid w:val="001107D2"/>
    <w:rsid w:val="00111BCE"/>
    <w:rsid w:val="00112D06"/>
    <w:rsid w:val="00113149"/>
    <w:rsid w:val="00113905"/>
    <w:rsid w:val="00116A13"/>
    <w:rsid w:val="001172E3"/>
    <w:rsid w:val="00117DFB"/>
    <w:rsid w:val="00121951"/>
    <w:rsid w:val="0012212C"/>
    <w:rsid w:val="00122309"/>
    <w:rsid w:val="00122A25"/>
    <w:rsid w:val="00124556"/>
    <w:rsid w:val="00124759"/>
    <w:rsid w:val="00124F3C"/>
    <w:rsid w:val="0012551D"/>
    <w:rsid w:val="001255E0"/>
    <w:rsid w:val="00126414"/>
    <w:rsid w:val="00127318"/>
    <w:rsid w:val="001273C2"/>
    <w:rsid w:val="00127FFB"/>
    <w:rsid w:val="0013179E"/>
    <w:rsid w:val="0013184B"/>
    <w:rsid w:val="00131DA1"/>
    <w:rsid w:val="00132DDD"/>
    <w:rsid w:val="001331C0"/>
    <w:rsid w:val="0013468E"/>
    <w:rsid w:val="001346D6"/>
    <w:rsid w:val="00134A17"/>
    <w:rsid w:val="00134B8B"/>
    <w:rsid w:val="00135879"/>
    <w:rsid w:val="00135BA3"/>
    <w:rsid w:val="00136BBC"/>
    <w:rsid w:val="00141465"/>
    <w:rsid w:val="00142197"/>
    <w:rsid w:val="0014446B"/>
    <w:rsid w:val="00145122"/>
    <w:rsid w:val="00145F6A"/>
    <w:rsid w:val="00146C2E"/>
    <w:rsid w:val="0014728E"/>
    <w:rsid w:val="0014770A"/>
    <w:rsid w:val="00152CA3"/>
    <w:rsid w:val="00154188"/>
    <w:rsid w:val="001546CC"/>
    <w:rsid w:val="00155AB3"/>
    <w:rsid w:val="00157514"/>
    <w:rsid w:val="00157AEE"/>
    <w:rsid w:val="00160610"/>
    <w:rsid w:val="0016087D"/>
    <w:rsid w:val="00160A5F"/>
    <w:rsid w:val="001622CE"/>
    <w:rsid w:val="00163704"/>
    <w:rsid w:val="00163DAE"/>
    <w:rsid w:val="001648C7"/>
    <w:rsid w:val="0016638C"/>
    <w:rsid w:val="00167E07"/>
    <w:rsid w:val="00170949"/>
    <w:rsid w:val="00171A89"/>
    <w:rsid w:val="00172100"/>
    <w:rsid w:val="001728AE"/>
    <w:rsid w:val="001728C5"/>
    <w:rsid w:val="00174BD1"/>
    <w:rsid w:val="00175933"/>
    <w:rsid w:val="00177CE7"/>
    <w:rsid w:val="00180181"/>
    <w:rsid w:val="00184D6A"/>
    <w:rsid w:val="0018617F"/>
    <w:rsid w:val="001868C2"/>
    <w:rsid w:val="00187C30"/>
    <w:rsid w:val="00190720"/>
    <w:rsid w:val="00191EE3"/>
    <w:rsid w:val="001960DF"/>
    <w:rsid w:val="00196512"/>
    <w:rsid w:val="0019653B"/>
    <w:rsid w:val="00197190"/>
    <w:rsid w:val="001A0FB4"/>
    <w:rsid w:val="001A294D"/>
    <w:rsid w:val="001A324E"/>
    <w:rsid w:val="001A34BD"/>
    <w:rsid w:val="001A39DB"/>
    <w:rsid w:val="001A4592"/>
    <w:rsid w:val="001A478E"/>
    <w:rsid w:val="001A483B"/>
    <w:rsid w:val="001A5ED6"/>
    <w:rsid w:val="001A6358"/>
    <w:rsid w:val="001A6B0E"/>
    <w:rsid w:val="001A6B92"/>
    <w:rsid w:val="001A7F72"/>
    <w:rsid w:val="001B03AC"/>
    <w:rsid w:val="001B0A34"/>
    <w:rsid w:val="001B0F42"/>
    <w:rsid w:val="001B1251"/>
    <w:rsid w:val="001B1C9E"/>
    <w:rsid w:val="001B388B"/>
    <w:rsid w:val="001B4EA3"/>
    <w:rsid w:val="001B595C"/>
    <w:rsid w:val="001B63EC"/>
    <w:rsid w:val="001B7067"/>
    <w:rsid w:val="001C2393"/>
    <w:rsid w:val="001C247C"/>
    <w:rsid w:val="001C492D"/>
    <w:rsid w:val="001C5D46"/>
    <w:rsid w:val="001C786E"/>
    <w:rsid w:val="001D1D42"/>
    <w:rsid w:val="001D27CA"/>
    <w:rsid w:val="001D4540"/>
    <w:rsid w:val="001D46FA"/>
    <w:rsid w:val="001D4ED0"/>
    <w:rsid w:val="001D5817"/>
    <w:rsid w:val="001D5EA0"/>
    <w:rsid w:val="001D685F"/>
    <w:rsid w:val="001D6B09"/>
    <w:rsid w:val="001E2045"/>
    <w:rsid w:val="001E2C69"/>
    <w:rsid w:val="001E35BF"/>
    <w:rsid w:val="001E3F21"/>
    <w:rsid w:val="001E4AB7"/>
    <w:rsid w:val="001E5286"/>
    <w:rsid w:val="001E62E1"/>
    <w:rsid w:val="001E6A37"/>
    <w:rsid w:val="001E6D0D"/>
    <w:rsid w:val="001F1C9B"/>
    <w:rsid w:val="001F2033"/>
    <w:rsid w:val="001F2DD8"/>
    <w:rsid w:val="001F3DCD"/>
    <w:rsid w:val="001F4466"/>
    <w:rsid w:val="001F48F5"/>
    <w:rsid w:val="001F5155"/>
    <w:rsid w:val="001F53B2"/>
    <w:rsid w:val="001F574C"/>
    <w:rsid w:val="001F5CE1"/>
    <w:rsid w:val="00200997"/>
    <w:rsid w:val="00200C76"/>
    <w:rsid w:val="00200C8B"/>
    <w:rsid w:val="00202200"/>
    <w:rsid w:val="0020294F"/>
    <w:rsid w:val="0020351E"/>
    <w:rsid w:val="00203B81"/>
    <w:rsid w:val="00204CCE"/>
    <w:rsid w:val="002063FE"/>
    <w:rsid w:val="00206B23"/>
    <w:rsid w:val="00207D72"/>
    <w:rsid w:val="00207FF7"/>
    <w:rsid w:val="0021000E"/>
    <w:rsid w:val="002102F8"/>
    <w:rsid w:val="00211E54"/>
    <w:rsid w:val="002124A2"/>
    <w:rsid w:val="00213864"/>
    <w:rsid w:val="0021530D"/>
    <w:rsid w:val="00216933"/>
    <w:rsid w:val="002170BB"/>
    <w:rsid w:val="002173C2"/>
    <w:rsid w:val="00220044"/>
    <w:rsid w:val="00220209"/>
    <w:rsid w:val="00221255"/>
    <w:rsid w:val="002213DC"/>
    <w:rsid w:val="00221BAB"/>
    <w:rsid w:val="00221F56"/>
    <w:rsid w:val="002226F9"/>
    <w:rsid w:val="002234B0"/>
    <w:rsid w:val="00223D52"/>
    <w:rsid w:val="0022532A"/>
    <w:rsid w:val="002303E3"/>
    <w:rsid w:val="0023040F"/>
    <w:rsid w:val="00231A91"/>
    <w:rsid w:val="002322F6"/>
    <w:rsid w:val="00232B9C"/>
    <w:rsid w:val="00234219"/>
    <w:rsid w:val="002346BB"/>
    <w:rsid w:val="00234707"/>
    <w:rsid w:val="00235870"/>
    <w:rsid w:val="00236B83"/>
    <w:rsid w:val="0023739E"/>
    <w:rsid w:val="00240422"/>
    <w:rsid w:val="0024066E"/>
    <w:rsid w:val="00242228"/>
    <w:rsid w:val="00242747"/>
    <w:rsid w:val="00245873"/>
    <w:rsid w:val="002463C8"/>
    <w:rsid w:val="00246B3A"/>
    <w:rsid w:val="002472DF"/>
    <w:rsid w:val="00247463"/>
    <w:rsid w:val="00247F58"/>
    <w:rsid w:val="0025004F"/>
    <w:rsid w:val="002505C8"/>
    <w:rsid w:val="002523A8"/>
    <w:rsid w:val="00252B89"/>
    <w:rsid w:val="00254768"/>
    <w:rsid w:val="00256DAD"/>
    <w:rsid w:val="002571F3"/>
    <w:rsid w:val="0025725A"/>
    <w:rsid w:val="00257BA9"/>
    <w:rsid w:val="00260B46"/>
    <w:rsid w:val="00262004"/>
    <w:rsid w:val="0026203B"/>
    <w:rsid w:val="002620EF"/>
    <w:rsid w:val="00263527"/>
    <w:rsid w:val="002645A0"/>
    <w:rsid w:val="00265683"/>
    <w:rsid w:val="00266B28"/>
    <w:rsid w:val="0027024B"/>
    <w:rsid w:val="002702D0"/>
    <w:rsid w:val="00270C81"/>
    <w:rsid w:val="0027271E"/>
    <w:rsid w:val="0027273D"/>
    <w:rsid w:val="00273F8F"/>
    <w:rsid w:val="00277247"/>
    <w:rsid w:val="0028283A"/>
    <w:rsid w:val="00290DE4"/>
    <w:rsid w:val="00291436"/>
    <w:rsid w:val="00292EA3"/>
    <w:rsid w:val="00293121"/>
    <w:rsid w:val="00295450"/>
    <w:rsid w:val="002972A4"/>
    <w:rsid w:val="002A3E3A"/>
    <w:rsid w:val="002A459C"/>
    <w:rsid w:val="002A460E"/>
    <w:rsid w:val="002A4D1B"/>
    <w:rsid w:val="002A5322"/>
    <w:rsid w:val="002A5984"/>
    <w:rsid w:val="002A5AF7"/>
    <w:rsid w:val="002A5E0C"/>
    <w:rsid w:val="002A5E16"/>
    <w:rsid w:val="002B0FFC"/>
    <w:rsid w:val="002B110F"/>
    <w:rsid w:val="002B225A"/>
    <w:rsid w:val="002B2E80"/>
    <w:rsid w:val="002B36B8"/>
    <w:rsid w:val="002B4989"/>
    <w:rsid w:val="002B5D52"/>
    <w:rsid w:val="002B72DB"/>
    <w:rsid w:val="002B73A8"/>
    <w:rsid w:val="002B7A53"/>
    <w:rsid w:val="002B7E0F"/>
    <w:rsid w:val="002C1E6F"/>
    <w:rsid w:val="002C23D6"/>
    <w:rsid w:val="002C2F03"/>
    <w:rsid w:val="002C5BEC"/>
    <w:rsid w:val="002C5C2E"/>
    <w:rsid w:val="002C6F4C"/>
    <w:rsid w:val="002C752E"/>
    <w:rsid w:val="002D04E5"/>
    <w:rsid w:val="002D0A98"/>
    <w:rsid w:val="002D167E"/>
    <w:rsid w:val="002D2A62"/>
    <w:rsid w:val="002D5993"/>
    <w:rsid w:val="002D656E"/>
    <w:rsid w:val="002D67B1"/>
    <w:rsid w:val="002E0F45"/>
    <w:rsid w:val="002E18FA"/>
    <w:rsid w:val="002E3624"/>
    <w:rsid w:val="002E4693"/>
    <w:rsid w:val="002E6633"/>
    <w:rsid w:val="002E6EB9"/>
    <w:rsid w:val="002F1942"/>
    <w:rsid w:val="002F19F1"/>
    <w:rsid w:val="002F2A08"/>
    <w:rsid w:val="002F534B"/>
    <w:rsid w:val="002F6957"/>
    <w:rsid w:val="002F7F8F"/>
    <w:rsid w:val="00301FCB"/>
    <w:rsid w:val="00302373"/>
    <w:rsid w:val="00302679"/>
    <w:rsid w:val="003037C2"/>
    <w:rsid w:val="00304A90"/>
    <w:rsid w:val="0030532A"/>
    <w:rsid w:val="0030574E"/>
    <w:rsid w:val="003066A9"/>
    <w:rsid w:val="0030788C"/>
    <w:rsid w:val="00310742"/>
    <w:rsid w:val="00310899"/>
    <w:rsid w:val="00310C0A"/>
    <w:rsid w:val="0031163E"/>
    <w:rsid w:val="00312282"/>
    <w:rsid w:val="00315FDC"/>
    <w:rsid w:val="003161E5"/>
    <w:rsid w:val="00316E89"/>
    <w:rsid w:val="0031754A"/>
    <w:rsid w:val="003176D0"/>
    <w:rsid w:val="003208F3"/>
    <w:rsid w:val="003208F7"/>
    <w:rsid w:val="00320D00"/>
    <w:rsid w:val="00321C1E"/>
    <w:rsid w:val="003221CE"/>
    <w:rsid w:val="00323020"/>
    <w:rsid w:val="003236EB"/>
    <w:rsid w:val="00323C03"/>
    <w:rsid w:val="0032449B"/>
    <w:rsid w:val="003252FC"/>
    <w:rsid w:val="00325CC0"/>
    <w:rsid w:val="0032763A"/>
    <w:rsid w:val="00331146"/>
    <w:rsid w:val="00331AA2"/>
    <w:rsid w:val="003331F5"/>
    <w:rsid w:val="00335C24"/>
    <w:rsid w:val="00336758"/>
    <w:rsid w:val="00336910"/>
    <w:rsid w:val="00341575"/>
    <w:rsid w:val="00341727"/>
    <w:rsid w:val="0034203A"/>
    <w:rsid w:val="0034204F"/>
    <w:rsid w:val="003436C9"/>
    <w:rsid w:val="00344F2D"/>
    <w:rsid w:val="00345A5C"/>
    <w:rsid w:val="00346541"/>
    <w:rsid w:val="00347BA0"/>
    <w:rsid w:val="003504FC"/>
    <w:rsid w:val="00350B86"/>
    <w:rsid w:val="00351DFE"/>
    <w:rsid w:val="003530B3"/>
    <w:rsid w:val="003535AF"/>
    <w:rsid w:val="003539A1"/>
    <w:rsid w:val="003553D0"/>
    <w:rsid w:val="0035603B"/>
    <w:rsid w:val="00356FAD"/>
    <w:rsid w:val="00357386"/>
    <w:rsid w:val="00357A57"/>
    <w:rsid w:val="00360624"/>
    <w:rsid w:val="00361672"/>
    <w:rsid w:val="00362B68"/>
    <w:rsid w:val="00364C87"/>
    <w:rsid w:val="00364D46"/>
    <w:rsid w:val="00366BB2"/>
    <w:rsid w:val="00367336"/>
    <w:rsid w:val="00370EE3"/>
    <w:rsid w:val="0037111E"/>
    <w:rsid w:val="00371786"/>
    <w:rsid w:val="003724C5"/>
    <w:rsid w:val="003735EC"/>
    <w:rsid w:val="003747F7"/>
    <w:rsid w:val="00374A42"/>
    <w:rsid w:val="00375C9C"/>
    <w:rsid w:val="0037660C"/>
    <w:rsid w:val="003818A6"/>
    <w:rsid w:val="003828B3"/>
    <w:rsid w:val="00382DBC"/>
    <w:rsid w:val="003843D9"/>
    <w:rsid w:val="0038535A"/>
    <w:rsid w:val="00386B5C"/>
    <w:rsid w:val="00392722"/>
    <w:rsid w:val="0039292B"/>
    <w:rsid w:val="003936D3"/>
    <w:rsid w:val="003954EE"/>
    <w:rsid w:val="00397085"/>
    <w:rsid w:val="00397D1C"/>
    <w:rsid w:val="003A2845"/>
    <w:rsid w:val="003A2908"/>
    <w:rsid w:val="003A2CB6"/>
    <w:rsid w:val="003A6AE7"/>
    <w:rsid w:val="003A7518"/>
    <w:rsid w:val="003B1B85"/>
    <w:rsid w:val="003B3149"/>
    <w:rsid w:val="003B5417"/>
    <w:rsid w:val="003B5FE8"/>
    <w:rsid w:val="003B6413"/>
    <w:rsid w:val="003B6C85"/>
    <w:rsid w:val="003B7A3F"/>
    <w:rsid w:val="003C0221"/>
    <w:rsid w:val="003C16FC"/>
    <w:rsid w:val="003C2A3C"/>
    <w:rsid w:val="003C2DEF"/>
    <w:rsid w:val="003C302D"/>
    <w:rsid w:val="003C325C"/>
    <w:rsid w:val="003C4530"/>
    <w:rsid w:val="003C53C6"/>
    <w:rsid w:val="003C6E82"/>
    <w:rsid w:val="003C7392"/>
    <w:rsid w:val="003D0D7F"/>
    <w:rsid w:val="003D10B6"/>
    <w:rsid w:val="003D1B7D"/>
    <w:rsid w:val="003D2CC6"/>
    <w:rsid w:val="003D4047"/>
    <w:rsid w:val="003D42CE"/>
    <w:rsid w:val="003D4931"/>
    <w:rsid w:val="003D4A6F"/>
    <w:rsid w:val="003D4C82"/>
    <w:rsid w:val="003D5353"/>
    <w:rsid w:val="003D54BA"/>
    <w:rsid w:val="003D568A"/>
    <w:rsid w:val="003D6D77"/>
    <w:rsid w:val="003D7C01"/>
    <w:rsid w:val="003E0139"/>
    <w:rsid w:val="003E0D81"/>
    <w:rsid w:val="003E22C2"/>
    <w:rsid w:val="003E330D"/>
    <w:rsid w:val="003E46AD"/>
    <w:rsid w:val="003E6F26"/>
    <w:rsid w:val="003E7914"/>
    <w:rsid w:val="003E7E26"/>
    <w:rsid w:val="003F1415"/>
    <w:rsid w:val="003F1F53"/>
    <w:rsid w:val="003F335E"/>
    <w:rsid w:val="003F47E1"/>
    <w:rsid w:val="003F4E9F"/>
    <w:rsid w:val="003F5DBB"/>
    <w:rsid w:val="00400C06"/>
    <w:rsid w:val="00400EBD"/>
    <w:rsid w:val="00401F58"/>
    <w:rsid w:val="00402D23"/>
    <w:rsid w:val="004041D4"/>
    <w:rsid w:val="00406975"/>
    <w:rsid w:val="00406EB7"/>
    <w:rsid w:val="0040790F"/>
    <w:rsid w:val="00407FC2"/>
    <w:rsid w:val="00413B91"/>
    <w:rsid w:val="00414152"/>
    <w:rsid w:val="004144F1"/>
    <w:rsid w:val="00414989"/>
    <w:rsid w:val="004154D9"/>
    <w:rsid w:val="00416692"/>
    <w:rsid w:val="0041686E"/>
    <w:rsid w:val="00417036"/>
    <w:rsid w:val="00417416"/>
    <w:rsid w:val="00420B1F"/>
    <w:rsid w:val="004216CD"/>
    <w:rsid w:val="00421BFA"/>
    <w:rsid w:val="00422BD9"/>
    <w:rsid w:val="00422F2F"/>
    <w:rsid w:val="0042385A"/>
    <w:rsid w:val="0042393D"/>
    <w:rsid w:val="004254EB"/>
    <w:rsid w:val="00425738"/>
    <w:rsid w:val="00427369"/>
    <w:rsid w:val="00427842"/>
    <w:rsid w:val="004311F3"/>
    <w:rsid w:val="00434416"/>
    <w:rsid w:val="00434425"/>
    <w:rsid w:val="00434EF5"/>
    <w:rsid w:val="004354F7"/>
    <w:rsid w:val="00435AE2"/>
    <w:rsid w:val="00436C20"/>
    <w:rsid w:val="0043753E"/>
    <w:rsid w:val="00437685"/>
    <w:rsid w:val="0044057F"/>
    <w:rsid w:val="00441F4A"/>
    <w:rsid w:val="004433FC"/>
    <w:rsid w:val="00443A51"/>
    <w:rsid w:val="00445423"/>
    <w:rsid w:val="00445B74"/>
    <w:rsid w:val="00445F98"/>
    <w:rsid w:val="00450EE3"/>
    <w:rsid w:val="00451220"/>
    <w:rsid w:val="004533B5"/>
    <w:rsid w:val="00453EA5"/>
    <w:rsid w:val="004548EF"/>
    <w:rsid w:val="00454F88"/>
    <w:rsid w:val="004566F1"/>
    <w:rsid w:val="00456EAA"/>
    <w:rsid w:val="004600F0"/>
    <w:rsid w:val="00460170"/>
    <w:rsid w:val="00460E04"/>
    <w:rsid w:val="00461C42"/>
    <w:rsid w:val="00461E58"/>
    <w:rsid w:val="004638F7"/>
    <w:rsid w:val="004671FF"/>
    <w:rsid w:val="00471BBC"/>
    <w:rsid w:val="00471BE2"/>
    <w:rsid w:val="0047350A"/>
    <w:rsid w:val="00473849"/>
    <w:rsid w:val="004746DF"/>
    <w:rsid w:val="00474C1A"/>
    <w:rsid w:val="00475600"/>
    <w:rsid w:val="00477A57"/>
    <w:rsid w:val="00480B8C"/>
    <w:rsid w:val="00480E89"/>
    <w:rsid w:val="00480FD6"/>
    <w:rsid w:val="004817D5"/>
    <w:rsid w:val="004823AB"/>
    <w:rsid w:val="004829D8"/>
    <w:rsid w:val="00482F9D"/>
    <w:rsid w:val="00487B22"/>
    <w:rsid w:val="0049085F"/>
    <w:rsid w:val="00490A4D"/>
    <w:rsid w:val="004923E2"/>
    <w:rsid w:val="004930E7"/>
    <w:rsid w:val="00493A40"/>
    <w:rsid w:val="00494952"/>
    <w:rsid w:val="00494E8F"/>
    <w:rsid w:val="00497725"/>
    <w:rsid w:val="00497A68"/>
    <w:rsid w:val="004A1AFE"/>
    <w:rsid w:val="004A1BBF"/>
    <w:rsid w:val="004A3D48"/>
    <w:rsid w:val="004A4AE9"/>
    <w:rsid w:val="004A5640"/>
    <w:rsid w:val="004A5739"/>
    <w:rsid w:val="004A5FC5"/>
    <w:rsid w:val="004A7F6D"/>
    <w:rsid w:val="004A7F82"/>
    <w:rsid w:val="004B0E13"/>
    <w:rsid w:val="004B0E3D"/>
    <w:rsid w:val="004B0EA7"/>
    <w:rsid w:val="004B197D"/>
    <w:rsid w:val="004B1CD2"/>
    <w:rsid w:val="004B430D"/>
    <w:rsid w:val="004B6082"/>
    <w:rsid w:val="004B6544"/>
    <w:rsid w:val="004B72D7"/>
    <w:rsid w:val="004C098B"/>
    <w:rsid w:val="004C4976"/>
    <w:rsid w:val="004C5B4F"/>
    <w:rsid w:val="004C6806"/>
    <w:rsid w:val="004C7931"/>
    <w:rsid w:val="004D0270"/>
    <w:rsid w:val="004D0C52"/>
    <w:rsid w:val="004D0F49"/>
    <w:rsid w:val="004D17A3"/>
    <w:rsid w:val="004D1E4F"/>
    <w:rsid w:val="004D2D2D"/>
    <w:rsid w:val="004D3354"/>
    <w:rsid w:val="004D3F5F"/>
    <w:rsid w:val="004D5D80"/>
    <w:rsid w:val="004D6BC4"/>
    <w:rsid w:val="004E281E"/>
    <w:rsid w:val="004E5C78"/>
    <w:rsid w:val="004E5F4F"/>
    <w:rsid w:val="004E68F3"/>
    <w:rsid w:val="004E7F14"/>
    <w:rsid w:val="004F0635"/>
    <w:rsid w:val="004F0C0D"/>
    <w:rsid w:val="004F1868"/>
    <w:rsid w:val="004F1BFC"/>
    <w:rsid w:val="004F4AD2"/>
    <w:rsid w:val="004F4B45"/>
    <w:rsid w:val="004F646F"/>
    <w:rsid w:val="004F682A"/>
    <w:rsid w:val="004F6CE5"/>
    <w:rsid w:val="004F7567"/>
    <w:rsid w:val="004F7B7D"/>
    <w:rsid w:val="00500F5D"/>
    <w:rsid w:val="00501062"/>
    <w:rsid w:val="0050109B"/>
    <w:rsid w:val="005030C5"/>
    <w:rsid w:val="0050514C"/>
    <w:rsid w:val="0050695E"/>
    <w:rsid w:val="00506A47"/>
    <w:rsid w:val="00506CB4"/>
    <w:rsid w:val="00507066"/>
    <w:rsid w:val="00507F1B"/>
    <w:rsid w:val="00510013"/>
    <w:rsid w:val="0051029C"/>
    <w:rsid w:val="0051310E"/>
    <w:rsid w:val="0051490D"/>
    <w:rsid w:val="00514EEF"/>
    <w:rsid w:val="00516D97"/>
    <w:rsid w:val="00517B51"/>
    <w:rsid w:val="00517F76"/>
    <w:rsid w:val="00520082"/>
    <w:rsid w:val="00520BA3"/>
    <w:rsid w:val="00522FEB"/>
    <w:rsid w:val="00524866"/>
    <w:rsid w:val="00524B53"/>
    <w:rsid w:val="0052550E"/>
    <w:rsid w:val="005258B1"/>
    <w:rsid w:val="00526180"/>
    <w:rsid w:val="00526B26"/>
    <w:rsid w:val="00527452"/>
    <w:rsid w:val="00530B7A"/>
    <w:rsid w:val="00531BCB"/>
    <w:rsid w:val="00532477"/>
    <w:rsid w:val="00532DE2"/>
    <w:rsid w:val="0053429C"/>
    <w:rsid w:val="005344CA"/>
    <w:rsid w:val="005348FF"/>
    <w:rsid w:val="00534C7B"/>
    <w:rsid w:val="005361B7"/>
    <w:rsid w:val="005364AC"/>
    <w:rsid w:val="00537C96"/>
    <w:rsid w:val="00542AF1"/>
    <w:rsid w:val="00543FBD"/>
    <w:rsid w:val="00544166"/>
    <w:rsid w:val="00544BFC"/>
    <w:rsid w:val="00546837"/>
    <w:rsid w:val="005478B2"/>
    <w:rsid w:val="0055109D"/>
    <w:rsid w:val="00551707"/>
    <w:rsid w:val="005521B8"/>
    <w:rsid w:val="005551ED"/>
    <w:rsid w:val="00555E8C"/>
    <w:rsid w:val="00555F64"/>
    <w:rsid w:val="00556472"/>
    <w:rsid w:val="005568EE"/>
    <w:rsid w:val="0055736A"/>
    <w:rsid w:val="0055770E"/>
    <w:rsid w:val="0056013E"/>
    <w:rsid w:val="00561719"/>
    <w:rsid w:val="00561A85"/>
    <w:rsid w:val="00561B43"/>
    <w:rsid w:val="00562A06"/>
    <w:rsid w:val="0056353F"/>
    <w:rsid w:val="00563C8C"/>
    <w:rsid w:val="00563EE7"/>
    <w:rsid w:val="0056425B"/>
    <w:rsid w:val="00564C04"/>
    <w:rsid w:val="00564EEB"/>
    <w:rsid w:val="00564F41"/>
    <w:rsid w:val="00567675"/>
    <w:rsid w:val="00567B45"/>
    <w:rsid w:val="00567E0B"/>
    <w:rsid w:val="00571F09"/>
    <w:rsid w:val="0057233D"/>
    <w:rsid w:val="00572E48"/>
    <w:rsid w:val="0057354D"/>
    <w:rsid w:val="00576C17"/>
    <w:rsid w:val="00577033"/>
    <w:rsid w:val="0057790D"/>
    <w:rsid w:val="00577B1B"/>
    <w:rsid w:val="00580E8F"/>
    <w:rsid w:val="00581563"/>
    <w:rsid w:val="00581CE0"/>
    <w:rsid w:val="00584CF9"/>
    <w:rsid w:val="00586096"/>
    <w:rsid w:val="0058673E"/>
    <w:rsid w:val="00587EA9"/>
    <w:rsid w:val="005915C2"/>
    <w:rsid w:val="005915CA"/>
    <w:rsid w:val="00591BBC"/>
    <w:rsid w:val="00593BA5"/>
    <w:rsid w:val="00593CB2"/>
    <w:rsid w:val="00594A7D"/>
    <w:rsid w:val="005964E5"/>
    <w:rsid w:val="005A0673"/>
    <w:rsid w:val="005A08E8"/>
    <w:rsid w:val="005A2300"/>
    <w:rsid w:val="005A2A14"/>
    <w:rsid w:val="005A3721"/>
    <w:rsid w:val="005A4659"/>
    <w:rsid w:val="005A5829"/>
    <w:rsid w:val="005A7ABE"/>
    <w:rsid w:val="005A7BC7"/>
    <w:rsid w:val="005A7E79"/>
    <w:rsid w:val="005B03F8"/>
    <w:rsid w:val="005B1746"/>
    <w:rsid w:val="005B300D"/>
    <w:rsid w:val="005B3BD4"/>
    <w:rsid w:val="005B3E9E"/>
    <w:rsid w:val="005B3FD3"/>
    <w:rsid w:val="005B6696"/>
    <w:rsid w:val="005B714E"/>
    <w:rsid w:val="005B7FCC"/>
    <w:rsid w:val="005C00BC"/>
    <w:rsid w:val="005C199E"/>
    <w:rsid w:val="005C246C"/>
    <w:rsid w:val="005C25CF"/>
    <w:rsid w:val="005C26AD"/>
    <w:rsid w:val="005C2B50"/>
    <w:rsid w:val="005C3593"/>
    <w:rsid w:val="005C45EA"/>
    <w:rsid w:val="005D2B9B"/>
    <w:rsid w:val="005D3BF2"/>
    <w:rsid w:val="005D51E0"/>
    <w:rsid w:val="005D79F4"/>
    <w:rsid w:val="005D7A0B"/>
    <w:rsid w:val="005E0457"/>
    <w:rsid w:val="005E1670"/>
    <w:rsid w:val="005E236F"/>
    <w:rsid w:val="005E3E1E"/>
    <w:rsid w:val="005E432F"/>
    <w:rsid w:val="005E5F4D"/>
    <w:rsid w:val="005E6B23"/>
    <w:rsid w:val="005E716C"/>
    <w:rsid w:val="005E7EDA"/>
    <w:rsid w:val="005F25A5"/>
    <w:rsid w:val="005F25C4"/>
    <w:rsid w:val="005F285A"/>
    <w:rsid w:val="005F4C91"/>
    <w:rsid w:val="005F5AF9"/>
    <w:rsid w:val="005F6347"/>
    <w:rsid w:val="005F7465"/>
    <w:rsid w:val="00600818"/>
    <w:rsid w:val="0060279C"/>
    <w:rsid w:val="00603975"/>
    <w:rsid w:val="00603EF7"/>
    <w:rsid w:val="006060D1"/>
    <w:rsid w:val="0060644C"/>
    <w:rsid w:val="00606835"/>
    <w:rsid w:val="00607BD9"/>
    <w:rsid w:val="00607EA9"/>
    <w:rsid w:val="00607EE5"/>
    <w:rsid w:val="00612C35"/>
    <w:rsid w:val="0061446F"/>
    <w:rsid w:val="00614CFF"/>
    <w:rsid w:val="00615A03"/>
    <w:rsid w:val="006162AE"/>
    <w:rsid w:val="00616DC5"/>
    <w:rsid w:val="00617C16"/>
    <w:rsid w:val="006205C2"/>
    <w:rsid w:val="00621CE3"/>
    <w:rsid w:val="006220BC"/>
    <w:rsid w:val="006230A7"/>
    <w:rsid w:val="00624126"/>
    <w:rsid w:val="00624185"/>
    <w:rsid w:val="00624EFC"/>
    <w:rsid w:val="00625690"/>
    <w:rsid w:val="006269B2"/>
    <w:rsid w:val="00626DBC"/>
    <w:rsid w:val="00627AEF"/>
    <w:rsid w:val="0063127F"/>
    <w:rsid w:val="00632EDE"/>
    <w:rsid w:val="00636F05"/>
    <w:rsid w:val="006378F9"/>
    <w:rsid w:val="00637FF2"/>
    <w:rsid w:val="0064427B"/>
    <w:rsid w:val="006448A7"/>
    <w:rsid w:val="00644DC6"/>
    <w:rsid w:val="00646896"/>
    <w:rsid w:val="006473F7"/>
    <w:rsid w:val="0064769D"/>
    <w:rsid w:val="00647BAB"/>
    <w:rsid w:val="006502AD"/>
    <w:rsid w:val="00650D0E"/>
    <w:rsid w:val="00651968"/>
    <w:rsid w:val="00653692"/>
    <w:rsid w:val="00653933"/>
    <w:rsid w:val="006539BD"/>
    <w:rsid w:val="006543F8"/>
    <w:rsid w:val="0065465E"/>
    <w:rsid w:val="0065540D"/>
    <w:rsid w:val="00656536"/>
    <w:rsid w:val="00663E8D"/>
    <w:rsid w:val="006642B8"/>
    <w:rsid w:val="0066431D"/>
    <w:rsid w:val="00664DBA"/>
    <w:rsid w:val="006651FD"/>
    <w:rsid w:val="006652F9"/>
    <w:rsid w:val="0066555A"/>
    <w:rsid w:val="00665F82"/>
    <w:rsid w:val="0066600C"/>
    <w:rsid w:val="0067021F"/>
    <w:rsid w:val="00671BB6"/>
    <w:rsid w:val="006757B6"/>
    <w:rsid w:val="00675F4E"/>
    <w:rsid w:val="00676704"/>
    <w:rsid w:val="0068384F"/>
    <w:rsid w:val="00683A0C"/>
    <w:rsid w:val="00683EC5"/>
    <w:rsid w:val="006859F1"/>
    <w:rsid w:val="00686142"/>
    <w:rsid w:val="00690B8E"/>
    <w:rsid w:val="0069134C"/>
    <w:rsid w:val="00691DF0"/>
    <w:rsid w:val="006948DF"/>
    <w:rsid w:val="0069556C"/>
    <w:rsid w:val="00695932"/>
    <w:rsid w:val="006A1DB0"/>
    <w:rsid w:val="006A2203"/>
    <w:rsid w:val="006A2C2B"/>
    <w:rsid w:val="006A4147"/>
    <w:rsid w:val="006A56E9"/>
    <w:rsid w:val="006A61BD"/>
    <w:rsid w:val="006A673F"/>
    <w:rsid w:val="006A7D02"/>
    <w:rsid w:val="006A7E92"/>
    <w:rsid w:val="006B0009"/>
    <w:rsid w:val="006B1B09"/>
    <w:rsid w:val="006B29B1"/>
    <w:rsid w:val="006B74DC"/>
    <w:rsid w:val="006C0993"/>
    <w:rsid w:val="006C0FE2"/>
    <w:rsid w:val="006C1209"/>
    <w:rsid w:val="006C2CAB"/>
    <w:rsid w:val="006C37FD"/>
    <w:rsid w:val="006C4E54"/>
    <w:rsid w:val="006C5658"/>
    <w:rsid w:val="006C76D2"/>
    <w:rsid w:val="006D2553"/>
    <w:rsid w:val="006D3175"/>
    <w:rsid w:val="006D39BD"/>
    <w:rsid w:val="006D3D04"/>
    <w:rsid w:val="006D3DB2"/>
    <w:rsid w:val="006D4AC5"/>
    <w:rsid w:val="006D5D41"/>
    <w:rsid w:val="006D7855"/>
    <w:rsid w:val="006D79AF"/>
    <w:rsid w:val="006D7C86"/>
    <w:rsid w:val="006D7FE2"/>
    <w:rsid w:val="006E17EA"/>
    <w:rsid w:val="006E240B"/>
    <w:rsid w:val="006E3C47"/>
    <w:rsid w:val="006E7768"/>
    <w:rsid w:val="006E7D9F"/>
    <w:rsid w:val="006E7EC0"/>
    <w:rsid w:val="006F0786"/>
    <w:rsid w:val="006F0FE0"/>
    <w:rsid w:val="006F110E"/>
    <w:rsid w:val="006F2D67"/>
    <w:rsid w:val="006F36A7"/>
    <w:rsid w:val="006F3CD2"/>
    <w:rsid w:val="006F5964"/>
    <w:rsid w:val="006F60BD"/>
    <w:rsid w:val="006F6AED"/>
    <w:rsid w:val="006F7E17"/>
    <w:rsid w:val="00700111"/>
    <w:rsid w:val="00701630"/>
    <w:rsid w:val="00701FEB"/>
    <w:rsid w:val="00704ADE"/>
    <w:rsid w:val="00705252"/>
    <w:rsid w:val="007052DD"/>
    <w:rsid w:val="00705766"/>
    <w:rsid w:val="00705DD2"/>
    <w:rsid w:val="007064CE"/>
    <w:rsid w:val="00713ED0"/>
    <w:rsid w:val="00715A1F"/>
    <w:rsid w:val="0072063B"/>
    <w:rsid w:val="00720FEC"/>
    <w:rsid w:val="00721185"/>
    <w:rsid w:val="00722EA2"/>
    <w:rsid w:val="00723243"/>
    <w:rsid w:val="0072372B"/>
    <w:rsid w:val="007243BF"/>
    <w:rsid w:val="00724500"/>
    <w:rsid w:val="00727A3E"/>
    <w:rsid w:val="00727DAC"/>
    <w:rsid w:val="00730A8E"/>
    <w:rsid w:val="00731782"/>
    <w:rsid w:val="00731D22"/>
    <w:rsid w:val="00731F47"/>
    <w:rsid w:val="0073241F"/>
    <w:rsid w:val="00734365"/>
    <w:rsid w:val="00735C8D"/>
    <w:rsid w:val="0073657F"/>
    <w:rsid w:val="00736FC7"/>
    <w:rsid w:val="00737461"/>
    <w:rsid w:val="00737D55"/>
    <w:rsid w:val="007402BD"/>
    <w:rsid w:val="00741A02"/>
    <w:rsid w:val="00744165"/>
    <w:rsid w:val="007443B8"/>
    <w:rsid w:val="00745B02"/>
    <w:rsid w:val="00745E9B"/>
    <w:rsid w:val="00746C91"/>
    <w:rsid w:val="00751898"/>
    <w:rsid w:val="00752AFB"/>
    <w:rsid w:val="00753000"/>
    <w:rsid w:val="007534F1"/>
    <w:rsid w:val="00753EF3"/>
    <w:rsid w:val="00754A38"/>
    <w:rsid w:val="00755281"/>
    <w:rsid w:val="00755394"/>
    <w:rsid w:val="00755665"/>
    <w:rsid w:val="00755B21"/>
    <w:rsid w:val="00756529"/>
    <w:rsid w:val="00756540"/>
    <w:rsid w:val="00756B2B"/>
    <w:rsid w:val="0076100F"/>
    <w:rsid w:val="00761A0A"/>
    <w:rsid w:val="0076367E"/>
    <w:rsid w:val="007638CB"/>
    <w:rsid w:val="00763D77"/>
    <w:rsid w:val="00764BF1"/>
    <w:rsid w:val="00765536"/>
    <w:rsid w:val="00766BB1"/>
    <w:rsid w:val="0076731E"/>
    <w:rsid w:val="0076776D"/>
    <w:rsid w:val="0076787C"/>
    <w:rsid w:val="00767F81"/>
    <w:rsid w:val="00767FCE"/>
    <w:rsid w:val="00770267"/>
    <w:rsid w:val="007712B8"/>
    <w:rsid w:val="00771C27"/>
    <w:rsid w:val="007726A6"/>
    <w:rsid w:val="00773DA0"/>
    <w:rsid w:val="00775C78"/>
    <w:rsid w:val="007810F1"/>
    <w:rsid w:val="00781222"/>
    <w:rsid w:val="0078373D"/>
    <w:rsid w:val="00783C4A"/>
    <w:rsid w:val="007852FF"/>
    <w:rsid w:val="00787F1D"/>
    <w:rsid w:val="00791557"/>
    <w:rsid w:val="00793217"/>
    <w:rsid w:val="00793773"/>
    <w:rsid w:val="00793A20"/>
    <w:rsid w:val="00796374"/>
    <w:rsid w:val="00796D83"/>
    <w:rsid w:val="007A15FD"/>
    <w:rsid w:val="007A305F"/>
    <w:rsid w:val="007A3609"/>
    <w:rsid w:val="007A437C"/>
    <w:rsid w:val="007A6660"/>
    <w:rsid w:val="007A6785"/>
    <w:rsid w:val="007A7868"/>
    <w:rsid w:val="007B0821"/>
    <w:rsid w:val="007B334C"/>
    <w:rsid w:val="007B5AF4"/>
    <w:rsid w:val="007B7D0D"/>
    <w:rsid w:val="007C0118"/>
    <w:rsid w:val="007C0215"/>
    <w:rsid w:val="007C0472"/>
    <w:rsid w:val="007C108D"/>
    <w:rsid w:val="007C22E8"/>
    <w:rsid w:val="007C40CA"/>
    <w:rsid w:val="007C4424"/>
    <w:rsid w:val="007C563D"/>
    <w:rsid w:val="007C5A03"/>
    <w:rsid w:val="007C6050"/>
    <w:rsid w:val="007C68D6"/>
    <w:rsid w:val="007D0808"/>
    <w:rsid w:val="007D2722"/>
    <w:rsid w:val="007D3085"/>
    <w:rsid w:val="007D33BE"/>
    <w:rsid w:val="007D7D61"/>
    <w:rsid w:val="007E01CB"/>
    <w:rsid w:val="007E13C8"/>
    <w:rsid w:val="007E19C2"/>
    <w:rsid w:val="007E2B44"/>
    <w:rsid w:val="007E708D"/>
    <w:rsid w:val="007F0722"/>
    <w:rsid w:val="007F1855"/>
    <w:rsid w:val="007F1884"/>
    <w:rsid w:val="007F2636"/>
    <w:rsid w:val="007F39D2"/>
    <w:rsid w:val="007F42F0"/>
    <w:rsid w:val="007F49E3"/>
    <w:rsid w:val="007F4C22"/>
    <w:rsid w:val="007F4F59"/>
    <w:rsid w:val="007F5941"/>
    <w:rsid w:val="007F7E7E"/>
    <w:rsid w:val="00801A02"/>
    <w:rsid w:val="008033F0"/>
    <w:rsid w:val="00804369"/>
    <w:rsid w:val="00804DE9"/>
    <w:rsid w:val="00806AA2"/>
    <w:rsid w:val="00810CC0"/>
    <w:rsid w:val="00811B83"/>
    <w:rsid w:val="0081200C"/>
    <w:rsid w:val="00814111"/>
    <w:rsid w:val="00815AB4"/>
    <w:rsid w:val="00816685"/>
    <w:rsid w:val="008174EF"/>
    <w:rsid w:val="0081784C"/>
    <w:rsid w:val="00820007"/>
    <w:rsid w:val="00820044"/>
    <w:rsid w:val="00820FAA"/>
    <w:rsid w:val="00822A00"/>
    <w:rsid w:val="008232F0"/>
    <w:rsid w:val="0082484F"/>
    <w:rsid w:val="00826308"/>
    <w:rsid w:val="008265CB"/>
    <w:rsid w:val="008274F6"/>
    <w:rsid w:val="00827653"/>
    <w:rsid w:val="0083008B"/>
    <w:rsid w:val="008302B5"/>
    <w:rsid w:val="00830DB1"/>
    <w:rsid w:val="008317D7"/>
    <w:rsid w:val="0083237A"/>
    <w:rsid w:val="008337B2"/>
    <w:rsid w:val="00833BC1"/>
    <w:rsid w:val="0083450C"/>
    <w:rsid w:val="00835517"/>
    <w:rsid w:val="00835592"/>
    <w:rsid w:val="00836208"/>
    <w:rsid w:val="00836C1E"/>
    <w:rsid w:val="0083784C"/>
    <w:rsid w:val="008401D2"/>
    <w:rsid w:val="00841467"/>
    <w:rsid w:val="00842051"/>
    <w:rsid w:val="00842507"/>
    <w:rsid w:val="008433C1"/>
    <w:rsid w:val="00843F29"/>
    <w:rsid w:val="00844A9B"/>
    <w:rsid w:val="008453E7"/>
    <w:rsid w:val="00845B03"/>
    <w:rsid w:val="00845EDF"/>
    <w:rsid w:val="00846BA8"/>
    <w:rsid w:val="008478BA"/>
    <w:rsid w:val="00847DBE"/>
    <w:rsid w:val="008505A0"/>
    <w:rsid w:val="00850FE5"/>
    <w:rsid w:val="00854445"/>
    <w:rsid w:val="0085469E"/>
    <w:rsid w:val="00854A36"/>
    <w:rsid w:val="0085579A"/>
    <w:rsid w:val="00855A87"/>
    <w:rsid w:val="0085704F"/>
    <w:rsid w:val="00860438"/>
    <w:rsid w:val="0086151C"/>
    <w:rsid w:val="00864E8D"/>
    <w:rsid w:val="008654A1"/>
    <w:rsid w:val="00865665"/>
    <w:rsid w:val="00866D71"/>
    <w:rsid w:val="00866FEB"/>
    <w:rsid w:val="0086736D"/>
    <w:rsid w:val="00871B41"/>
    <w:rsid w:val="008730DF"/>
    <w:rsid w:val="00873CA8"/>
    <w:rsid w:val="00874222"/>
    <w:rsid w:val="00875330"/>
    <w:rsid w:val="00876403"/>
    <w:rsid w:val="00880618"/>
    <w:rsid w:val="00880FCC"/>
    <w:rsid w:val="008810CB"/>
    <w:rsid w:val="0088205F"/>
    <w:rsid w:val="008838F7"/>
    <w:rsid w:val="008924B0"/>
    <w:rsid w:val="00892CA4"/>
    <w:rsid w:val="00893404"/>
    <w:rsid w:val="00894456"/>
    <w:rsid w:val="008944A0"/>
    <w:rsid w:val="008944B3"/>
    <w:rsid w:val="008966AF"/>
    <w:rsid w:val="008A0301"/>
    <w:rsid w:val="008A0D05"/>
    <w:rsid w:val="008A12D5"/>
    <w:rsid w:val="008A2E23"/>
    <w:rsid w:val="008A36C3"/>
    <w:rsid w:val="008A4B1B"/>
    <w:rsid w:val="008A7D04"/>
    <w:rsid w:val="008B0BCF"/>
    <w:rsid w:val="008B26A9"/>
    <w:rsid w:val="008B2E32"/>
    <w:rsid w:val="008B5ADD"/>
    <w:rsid w:val="008B5CE6"/>
    <w:rsid w:val="008B6783"/>
    <w:rsid w:val="008C216B"/>
    <w:rsid w:val="008C2A03"/>
    <w:rsid w:val="008C6CBA"/>
    <w:rsid w:val="008C6E06"/>
    <w:rsid w:val="008D0147"/>
    <w:rsid w:val="008D0938"/>
    <w:rsid w:val="008D2F58"/>
    <w:rsid w:val="008D31D2"/>
    <w:rsid w:val="008D44D0"/>
    <w:rsid w:val="008D4D12"/>
    <w:rsid w:val="008D4E90"/>
    <w:rsid w:val="008D5400"/>
    <w:rsid w:val="008D5475"/>
    <w:rsid w:val="008D61E8"/>
    <w:rsid w:val="008D6D60"/>
    <w:rsid w:val="008D7456"/>
    <w:rsid w:val="008E2115"/>
    <w:rsid w:val="008E3C50"/>
    <w:rsid w:val="008E3FC2"/>
    <w:rsid w:val="008F0FC5"/>
    <w:rsid w:val="008F4B27"/>
    <w:rsid w:val="008F6577"/>
    <w:rsid w:val="008F7E67"/>
    <w:rsid w:val="00900067"/>
    <w:rsid w:val="0090062A"/>
    <w:rsid w:val="00900DC0"/>
    <w:rsid w:val="00901A46"/>
    <w:rsid w:val="0090250A"/>
    <w:rsid w:val="009042FD"/>
    <w:rsid w:val="00905594"/>
    <w:rsid w:val="00905F05"/>
    <w:rsid w:val="00907DAA"/>
    <w:rsid w:val="00907FF1"/>
    <w:rsid w:val="00911D3D"/>
    <w:rsid w:val="00912563"/>
    <w:rsid w:val="00912659"/>
    <w:rsid w:val="009136D3"/>
    <w:rsid w:val="00913EA6"/>
    <w:rsid w:val="0091455B"/>
    <w:rsid w:val="009149B9"/>
    <w:rsid w:val="00914B22"/>
    <w:rsid w:val="00914E69"/>
    <w:rsid w:val="00915F8D"/>
    <w:rsid w:val="00917579"/>
    <w:rsid w:val="00920A64"/>
    <w:rsid w:val="00920C6D"/>
    <w:rsid w:val="00921E2C"/>
    <w:rsid w:val="00921EE1"/>
    <w:rsid w:val="009225F6"/>
    <w:rsid w:val="00923A3A"/>
    <w:rsid w:val="009241F6"/>
    <w:rsid w:val="00924EFE"/>
    <w:rsid w:val="00925440"/>
    <w:rsid w:val="009302FA"/>
    <w:rsid w:val="009306EC"/>
    <w:rsid w:val="0093203B"/>
    <w:rsid w:val="0093238B"/>
    <w:rsid w:val="00932A2B"/>
    <w:rsid w:val="00932F21"/>
    <w:rsid w:val="009330D8"/>
    <w:rsid w:val="009339B4"/>
    <w:rsid w:val="0093497E"/>
    <w:rsid w:val="009350F9"/>
    <w:rsid w:val="00935428"/>
    <w:rsid w:val="00935433"/>
    <w:rsid w:val="00940AFB"/>
    <w:rsid w:val="0094230E"/>
    <w:rsid w:val="009423E1"/>
    <w:rsid w:val="0094436A"/>
    <w:rsid w:val="00944B45"/>
    <w:rsid w:val="00946131"/>
    <w:rsid w:val="009466CC"/>
    <w:rsid w:val="00947374"/>
    <w:rsid w:val="00947A2C"/>
    <w:rsid w:val="00951913"/>
    <w:rsid w:val="00952253"/>
    <w:rsid w:val="009540DF"/>
    <w:rsid w:val="00955E7B"/>
    <w:rsid w:val="00956DB6"/>
    <w:rsid w:val="00957623"/>
    <w:rsid w:val="00957ABB"/>
    <w:rsid w:val="009625CF"/>
    <w:rsid w:val="00962A89"/>
    <w:rsid w:val="009647FE"/>
    <w:rsid w:val="00964E2F"/>
    <w:rsid w:val="0096612B"/>
    <w:rsid w:val="00970685"/>
    <w:rsid w:val="0097070E"/>
    <w:rsid w:val="00971051"/>
    <w:rsid w:val="00972396"/>
    <w:rsid w:val="009723E5"/>
    <w:rsid w:val="0097363A"/>
    <w:rsid w:val="00973DE3"/>
    <w:rsid w:val="00974A6D"/>
    <w:rsid w:val="0097515B"/>
    <w:rsid w:val="009756E8"/>
    <w:rsid w:val="00975D76"/>
    <w:rsid w:val="00976699"/>
    <w:rsid w:val="00976F42"/>
    <w:rsid w:val="00977B24"/>
    <w:rsid w:val="009805CD"/>
    <w:rsid w:val="009806D2"/>
    <w:rsid w:val="009810E1"/>
    <w:rsid w:val="009814CC"/>
    <w:rsid w:val="009815C3"/>
    <w:rsid w:val="00981E48"/>
    <w:rsid w:val="0098342C"/>
    <w:rsid w:val="009839C7"/>
    <w:rsid w:val="00983A2C"/>
    <w:rsid w:val="0098439A"/>
    <w:rsid w:val="009849F9"/>
    <w:rsid w:val="00985B14"/>
    <w:rsid w:val="009868E0"/>
    <w:rsid w:val="00990651"/>
    <w:rsid w:val="00990DBC"/>
    <w:rsid w:val="009913A6"/>
    <w:rsid w:val="009913B8"/>
    <w:rsid w:val="00992D4C"/>
    <w:rsid w:val="00993892"/>
    <w:rsid w:val="0099463F"/>
    <w:rsid w:val="009946A2"/>
    <w:rsid w:val="0099477A"/>
    <w:rsid w:val="0099488C"/>
    <w:rsid w:val="00994993"/>
    <w:rsid w:val="00997106"/>
    <w:rsid w:val="0099747D"/>
    <w:rsid w:val="009977F2"/>
    <w:rsid w:val="009A0EA3"/>
    <w:rsid w:val="009A1690"/>
    <w:rsid w:val="009A3009"/>
    <w:rsid w:val="009A5A24"/>
    <w:rsid w:val="009A6C4A"/>
    <w:rsid w:val="009A6C9F"/>
    <w:rsid w:val="009A7DD0"/>
    <w:rsid w:val="009B35F9"/>
    <w:rsid w:val="009B3C51"/>
    <w:rsid w:val="009B5DA8"/>
    <w:rsid w:val="009C0E8A"/>
    <w:rsid w:val="009C5573"/>
    <w:rsid w:val="009C5DDB"/>
    <w:rsid w:val="009C6D6A"/>
    <w:rsid w:val="009D1705"/>
    <w:rsid w:val="009D67F1"/>
    <w:rsid w:val="009E05B7"/>
    <w:rsid w:val="009E0933"/>
    <w:rsid w:val="009E1127"/>
    <w:rsid w:val="009E11DB"/>
    <w:rsid w:val="009E1F41"/>
    <w:rsid w:val="009E3C1B"/>
    <w:rsid w:val="009E3EA9"/>
    <w:rsid w:val="009E564B"/>
    <w:rsid w:val="009E6242"/>
    <w:rsid w:val="009E62A4"/>
    <w:rsid w:val="009E66B1"/>
    <w:rsid w:val="009F0C06"/>
    <w:rsid w:val="009F2D01"/>
    <w:rsid w:val="009F4579"/>
    <w:rsid w:val="009F490F"/>
    <w:rsid w:val="009F70C7"/>
    <w:rsid w:val="00A02504"/>
    <w:rsid w:val="00A02F61"/>
    <w:rsid w:val="00A03914"/>
    <w:rsid w:val="00A03EE4"/>
    <w:rsid w:val="00A054B5"/>
    <w:rsid w:val="00A06CE3"/>
    <w:rsid w:val="00A075C2"/>
    <w:rsid w:val="00A13353"/>
    <w:rsid w:val="00A13F7F"/>
    <w:rsid w:val="00A14DF7"/>
    <w:rsid w:val="00A15B3D"/>
    <w:rsid w:val="00A16241"/>
    <w:rsid w:val="00A16EE4"/>
    <w:rsid w:val="00A17D4F"/>
    <w:rsid w:val="00A2093A"/>
    <w:rsid w:val="00A21CD6"/>
    <w:rsid w:val="00A310D4"/>
    <w:rsid w:val="00A34A74"/>
    <w:rsid w:val="00A35072"/>
    <w:rsid w:val="00A36AA1"/>
    <w:rsid w:val="00A36D5C"/>
    <w:rsid w:val="00A40AE0"/>
    <w:rsid w:val="00A40F6F"/>
    <w:rsid w:val="00A410B4"/>
    <w:rsid w:val="00A41CD9"/>
    <w:rsid w:val="00A42DC9"/>
    <w:rsid w:val="00A42F43"/>
    <w:rsid w:val="00A4325E"/>
    <w:rsid w:val="00A4336E"/>
    <w:rsid w:val="00A43BF4"/>
    <w:rsid w:val="00A43E1B"/>
    <w:rsid w:val="00A44243"/>
    <w:rsid w:val="00A4531D"/>
    <w:rsid w:val="00A45B48"/>
    <w:rsid w:val="00A45B68"/>
    <w:rsid w:val="00A472AE"/>
    <w:rsid w:val="00A50853"/>
    <w:rsid w:val="00A51538"/>
    <w:rsid w:val="00A52F15"/>
    <w:rsid w:val="00A5390A"/>
    <w:rsid w:val="00A553FB"/>
    <w:rsid w:val="00A5562C"/>
    <w:rsid w:val="00A559C5"/>
    <w:rsid w:val="00A55D90"/>
    <w:rsid w:val="00A60322"/>
    <w:rsid w:val="00A605D5"/>
    <w:rsid w:val="00A607EA"/>
    <w:rsid w:val="00A6119B"/>
    <w:rsid w:val="00A6154F"/>
    <w:rsid w:val="00A62DCF"/>
    <w:rsid w:val="00A633EE"/>
    <w:rsid w:val="00A63525"/>
    <w:rsid w:val="00A63D4B"/>
    <w:rsid w:val="00A65BD4"/>
    <w:rsid w:val="00A703E2"/>
    <w:rsid w:val="00A7128B"/>
    <w:rsid w:val="00A71813"/>
    <w:rsid w:val="00A722DA"/>
    <w:rsid w:val="00A72EA7"/>
    <w:rsid w:val="00A73078"/>
    <w:rsid w:val="00A735CC"/>
    <w:rsid w:val="00A75184"/>
    <w:rsid w:val="00A761A1"/>
    <w:rsid w:val="00A770C2"/>
    <w:rsid w:val="00A77E17"/>
    <w:rsid w:val="00A81969"/>
    <w:rsid w:val="00A81B40"/>
    <w:rsid w:val="00A81FB0"/>
    <w:rsid w:val="00A82DF3"/>
    <w:rsid w:val="00A8344A"/>
    <w:rsid w:val="00A844A0"/>
    <w:rsid w:val="00A84BA0"/>
    <w:rsid w:val="00A85274"/>
    <w:rsid w:val="00A87291"/>
    <w:rsid w:val="00A9022A"/>
    <w:rsid w:val="00A92160"/>
    <w:rsid w:val="00A93E2B"/>
    <w:rsid w:val="00A9505A"/>
    <w:rsid w:val="00A9613B"/>
    <w:rsid w:val="00A96399"/>
    <w:rsid w:val="00A966D3"/>
    <w:rsid w:val="00AA1F51"/>
    <w:rsid w:val="00AA1FE7"/>
    <w:rsid w:val="00AA2DE3"/>
    <w:rsid w:val="00AA51E0"/>
    <w:rsid w:val="00AA5259"/>
    <w:rsid w:val="00AA627D"/>
    <w:rsid w:val="00AA753C"/>
    <w:rsid w:val="00AA75AE"/>
    <w:rsid w:val="00AA7BE9"/>
    <w:rsid w:val="00AA7E73"/>
    <w:rsid w:val="00AB30F9"/>
    <w:rsid w:val="00AB3830"/>
    <w:rsid w:val="00AB3BA3"/>
    <w:rsid w:val="00AB3D52"/>
    <w:rsid w:val="00AB4160"/>
    <w:rsid w:val="00AB4252"/>
    <w:rsid w:val="00AB4589"/>
    <w:rsid w:val="00AB4D5E"/>
    <w:rsid w:val="00AB52E4"/>
    <w:rsid w:val="00AB6009"/>
    <w:rsid w:val="00AC013B"/>
    <w:rsid w:val="00AC087E"/>
    <w:rsid w:val="00AC2340"/>
    <w:rsid w:val="00AC54B0"/>
    <w:rsid w:val="00AC65B0"/>
    <w:rsid w:val="00AD0759"/>
    <w:rsid w:val="00AD0CFB"/>
    <w:rsid w:val="00AD194A"/>
    <w:rsid w:val="00AD1D75"/>
    <w:rsid w:val="00AD22C9"/>
    <w:rsid w:val="00AD354F"/>
    <w:rsid w:val="00AD4C40"/>
    <w:rsid w:val="00AD5F43"/>
    <w:rsid w:val="00AD6E9F"/>
    <w:rsid w:val="00AD743C"/>
    <w:rsid w:val="00AD7679"/>
    <w:rsid w:val="00AD7BD3"/>
    <w:rsid w:val="00AE0FF0"/>
    <w:rsid w:val="00AE1F15"/>
    <w:rsid w:val="00AE52E1"/>
    <w:rsid w:val="00AE5879"/>
    <w:rsid w:val="00AE5A10"/>
    <w:rsid w:val="00AE716F"/>
    <w:rsid w:val="00AE771B"/>
    <w:rsid w:val="00AE798D"/>
    <w:rsid w:val="00AF1947"/>
    <w:rsid w:val="00AF1AAD"/>
    <w:rsid w:val="00AF1D61"/>
    <w:rsid w:val="00AF3427"/>
    <w:rsid w:val="00AF50C7"/>
    <w:rsid w:val="00B02926"/>
    <w:rsid w:val="00B05CA5"/>
    <w:rsid w:val="00B069ED"/>
    <w:rsid w:val="00B0799E"/>
    <w:rsid w:val="00B13A80"/>
    <w:rsid w:val="00B149FC"/>
    <w:rsid w:val="00B15A2D"/>
    <w:rsid w:val="00B15B7F"/>
    <w:rsid w:val="00B15DDB"/>
    <w:rsid w:val="00B17021"/>
    <w:rsid w:val="00B17675"/>
    <w:rsid w:val="00B17DCF"/>
    <w:rsid w:val="00B22FAF"/>
    <w:rsid w:val="00B24C5D"/>
    <w:rsid w:val="00B25561"/>
    <w:rsid w:val="00B25B8C"/>
    <w:rsid w:val="00B26751"/>
    <w:rsid w:val="00B27DEF"/>
    <w:rsid w:val="00B30E6E"/>
    <w:rsid w:val="00B32280"/>
    <w:rsid w:val="00B349B8"/>
    <w:rsid w:val="00B35161"/>
    <w:rsid w:val="00B351E2"/>
    <w:rsid w:val="00B3550F"/>
    <w:rsid w:val="00B35A25"/>
    <w:rsid w:val="00B408B5"/>
    <w:rsid w:val="00B41108"/>
    <w:rsid w:val="00B41BB1"/>
    <w:rsid w:val="00B420F8"/>
    <w:rsid w:val="00B44B47"/>
    <w:rsid w:val="00B45A8A"/>
    <w:rsid w:val="00B47D23"/>
    <w:rsid w:val="00B5057F"/>
    <w:rsid w:val="00B53765"/>
    <w:rsid w:val="00B54A79"/>
    <w:rsid w:val="00B57AA1"/>
    <w:rsid w:val="00B57E29"/>
    <w:rsid w:val="00B62231"/>
    <w:rsid w:val="00B62252"/>
    <w:rsid w:val="00B62E69"/>
    <w:rsid w:val="00B642F4"/>
    <w:rsid w:val="00B648CC"/>
    <w:rsid w:val="00B64B09"/>
    <w:rsid w:val="00B65972"/>
    <w:rsid w:val="00B65E9B"/>
    <w:rsid w:val="00B702A3"/>
    <w:rsid w:val="00B706CF"/>
    <w:rsid w:val="00B706E1"/>
    <w:rsid w:val="00B70AD5"/>
    <w:rsid w:val="00B71336"/>
    <w:rsid w:val="00B730AA"/>
    <w:rsid w:val="00B73DC1"/>
    <w:rsid w:val="00B74178"/>
    <w:rsid w:val="00B745A8"/>
    <w:rsid w:val="00B747E4"/>
    <w:rsid w:val="00B749FF"/>
    <w:rsid w:val="00B776D5"/>
    <w:rsid w:val="00B77B90"/>
    <w:rsid w:val="00B80605"/>
    <w:rsid w:val="00B80739"/>
    <w:rsid w:val="00B80C99"/>
    <w:rsid w:val="00B81CE8"/>
    <w:rsid w:val="00B829DF"/>
    <w:rsid w:val="00B82B0F"/>
    <w:rsid w:val="00B82ECA"/>
    <w:rsid w:val="00B83E90"/>
    <w:rsid w:val="00B8528D"/>
    <w:rsid w:val="00B90C79"/>
    <w:rsid w:val="00B91315"/>
    <w:rsid w:val="00B92147"/>
    <w:rsid w:val="00B92840"/>
    <w:rsid w:val="00B92D5A"/>
    <w:rsid w:val="00B930D4"/>
    <w:rsid w:val="00B93AF5"/>
    <w:rsid w:val="00B945E0"/>
    <w:rsid w:val="00B94A63"/>
    <w:rsid w:val="00B95115"/>
    <w:rsid w:val="00B973A2"/>
    <w:rsid w:val="00B973BF"/>
    <w:rsid w:val="00B97902"/>
    <w:rsid w:val="00BA05B6"/>
    <w:rsid w:val="00BA33F8"/>
    <w:rsid w:val="00BA3A80"/>
    <w:rsid w:val="00BA3FCC"/>
    <w:rsid w:val="00BA4C95"/>
    <w:rsid w:val="00BA4F67"/>
    <w:rsid w:val="00BA5336"/>
    <w:rsid w:val="00BA56EA"/>
    <w:rsid w:val="00BA5A75"/>
    <w:rsid w:val="00BB04D9"/>
    <w:rsid w:val="00BB10AA"/>
    <w:rsid w:val="00BB11CA"/>
    <w:rsid w:val="00BB30C2"/>
    <w:rsid w:val="00BB40C3"/>
    <w:rsid w:val="00BB51E1"/>
    <w:rsid w:val="00BB53AC"/>
    <w:rsid w:val="00BB6AB9"/>
    <w:rsid w:val="00BC0123"/>
    <w:rsid w:val="00BC049B"/>
    <w:rsid w:val="00BC0DCD"/>
    <w:rsid w:val="00BC0E08"/>
    <w:rsid w:val="00BC2395"/>
    <w:rsid w:val="00BC4F93"/>
    <w:rsid w:val="00BC59C2"/>
    <w:rsid w:val="00BC6B64"/>
    <w:rsid w:val="00BD003A"/>
    <w:rsid w:val="00BD1517"/>
    <w:rsid w:val="00BD15E2"/>
    <w:rsid w:val="00BD193A"/>
    <w:rsid w:val="00BD2805"/>
    <w:rsid w:val="00BD29CD"/>
    <w:rsid w:val="00BD3431"/>
    <w:rsid w:val="00BD3B41"/>
    <w:rsid w:val="00BD44C1"/>
    <w:rsid w:val="00BD513B"/>
    <w:rsid w:val="00BD6435"/>
    <w:rsid w:val="00BD658E"/>
    <w:rsid w:val="00BD6D84"/>
    <w:rsid w:val="00BD746F"/>
    <w:rsid w:val="00BD78D6"/>
    <w:rsid w:val="00BD793C"/>
    <w:rsid w:val="00BD7FA5"/>
    <w:rsid w:val="00BE3C56"/>
    <w:rsid w:val="00BE472B"/>
    <w:rsid w:val="00BE5259"/>
    <w:rsid w:val="00BE740F"/>
    <w:rsid w:val="00BE74AB"/>
    <w:rsid w:val="00BE7670"/>
    <w:rsid w:val="00BF076A"/>
    <w:rsid w:val="00BF0B52"/>
    <w:rsid w:val="00BF1E96"/>
    <w:rsid w:val="00BF2B11"/>
    <w:rsid w:val="00BF3239"/>
    <w:rsid w:val="00BF534F"/>
    <w:rsid w:val="00BF6391"/>
    <w:rsid w:val="00BF6458"/>
    <w:rsid w:val="00BF69DA"/>
    <w:rsid w:val="00BF6B3C"/>
    <w:rsid w:val="00BF7121"/>
    <w:rsid w:val="00C00D20"/>
    <w:rsid w:val="00C0255A"/>
    <w:rsid w:val="00C02C69"/>
    <w:rsid w:val="00C031FB"/>
    <w:rsid w:val="00C03FD7"/>
    <w:rsid w:val="00C047DE"/>
    <w:rsid w:val="00C04F3D"/>
    <w:rsid w:val="00C05487"/>
    <w:rsid w:val="00C07F25"/>
    <w:rsid w:val="00C11BE0"/>
    <w:rsid w:val="00C13A33"/>
    <w:rsid w:val="00C14A88"/>
    <w:rsid w:val="00C14DA0"/>
    <w:rsid w:val="00C16106"/>
    <w:rsid w:val="00C23F96"/>
    <w:rsid w:val="00C253CB"/>
    <w:rsid w:val="00C2751D"/>
    <w:rsid w:val="00C30157"/>
    <w:rsid w:val="00C31782"/>
    <w:rsid w:val="00C31A71"/>
    <w:rsid w:val="00C32318"/>
    <w:rsid w:val="00C32917"/>
    <w:rsid w:val="00C339FB"/>
    <w:rsid w:val="00C34305"/>
    <w:rsid w:val="00C352D3"/>
    <w:rsid w:val="00C35322"/>
    <w:rsid w:val="00C35DF2"/>
    <w:rsid w:val="00C3698E"/>
    <w:rsid w:val="00C369DE"/>
    <w:rsid w:val="00C37D6C"/>
    <w:rsid w:val="00C40200"/>
    <w:rsid w:val="00C41186"/>
    <w:rsid w:val="00C43432"/>
    <w:rsid w:val="00C4468C"/>
    <w:rsid w:val="00C44822"/>
    <w:rsid w:val="00C45A23"/>
    <w:rsid w:val="00C45B0F"/>
    <w:rsid w:val="00C462F4"/>
    <w:rsid w:val="00C46962"/>
    <w:rsid w:val="00C47278"/>
    <w:rsid w:val="00C473E8"/>
    <w:rsid w:val="00C513DC"/>
    <w:rsid w:val="00C527A9"/>
    <w:rsid w:val="00C53269"/>
    <w:rsid w:val="00C571D9"/>
    <w:rsid w:val="00C642B8"/>
    <w:rsid w:val="00C64F83"/>
    <w:rsid w:val="00C658DE"/>
    <w:rsid w:val="00C65BBF"/>
    <w:rsid w:val="00C65ED7"/>
    <w:rsid w:val="00C673B1"/>
    <w:rsid w:val="00C73516"/>
    <w:rsid w:val="00C73C25"/>
    <w:rsid w:val="00C73F3C"/>
    <w:rsid w:val="00C7545D"/>
    <w:rsid w:val="00C75CF1"/>
    <w:rsid w:val="00C8022F"/>
    <w:rsid w:val="00C80364"/>
    <w:rsid w:val="00C80B25"/>
    <w:rsid w:val="00C82A16"/>
    <w:rsid w:val="00C82A50"/>
    <w:rsid w:val="00C82B9B"/>
    <w:rsid w:val="00C82FD8"/>
    <w:rsid w:val="00C841AD"/>
    <w:rsid w:val="00C85350"/>
    <w:rsid w:val="00C8560F"/>
    <w:rsid w:val="00C8601C"/>
    <w:rsid w:val="00C86140"/>
    <w:rsid w:val="00C86314"/>
    <w:rsid w:val="00C877BD"/>
    <w:rsid w:val="00C87900"/>
    <w:rsid w:val="00C87E11"/>
    <w:rsid w:val="00C936CA"/>
    <w:rsid w:val="00C943D6"/>
    <w:rsid w:val="00C9592C"/>
    <w:rsid w:val="00CA0893"/>
    <w:rsid w:val="00CA34E3"/>
    <w:rsid w:val="00CA3658"/>
    <w:rsid w:val="00CA3BF0"/>
    <w:rsid w:val="00CA3E65"/>
    <w:rsid w:val="00CA48A4"/>
    <w:rsid w:val="00CA5EF7"/>
    <w:rsid w:val="00CA6B7A"/>
    <w:rsid w:val="00CB05A7"/>
    <w:rsid w:val="00CB0E90"/>
    <w:rsid w:val="00CB164C"/>
    <w:rsid w:val="00CB1A27"/>
    <w:rsid w:val="00CB1F0C"/>
    <w:rsid w:val="00CB2F91"/>
    <w:rsid w:val="00CB334D"/>
    <w:rsid w:val="00CB3720"/>
    <w:rsid w:val="00CB3D87"/>
    <w:rsid w:val="00CB3FAB"/>
    <w:rsid w:val="00CB4AF0"/>
    <w:rsid w:val="00CB4CFD"/>
    <w:rsid w:val="00CB5DBD"/>
    <w:rsid w:val="00CB5E3D"/>
    <w:rsid w:val="00CB5FD3"/>
    <w:rsid w:val="00CC0BBC"/>
    <w:rsid w:val="00CC11DB"/>
    <w:rsid w:val="00CC13B7"/>
    <w:rsid w:val="00CC1970"/>
    <w:rsid w:val="00CC3FB7"/>
    <w:rsid w:val="00CC4292"/>
    <w:rsid w:val="00CC42B8"/>
    <w:rsid w:val="00CC4941"/>
    <w:rsid w:val="00CC6FDC"/>
    <w:rsid w:val="00CD01C2"/>
    <w:rsid w:val="00CD0DD2"/>
    <w:rsid w:val="00CD158A"/>
    <w:rsid w:val="00CD1714"/>
    <w:rsid w:val="00CD19E4"/>
    <w:rsid w:val="00CD1E2F"/>
    <w:rsid w:val="00CD3062"/>
    <w:rsid w:val="00CD66BA"/>
    <w:rsid w:val="00CD6C27"/>
    <w:rsid w:val="00CD7D1D"/>
    <w:rsid w:val="00CE1F45"/>
    <w:rsid w:val="00CE25EA"/>
    <w:rsid w:val="00CE27CB"/>
    <w:rsid w:val="00CE3054"/>
    <w:rsid w:val="00CE55E2"/>
    <w:rsid w:val="00CE5FE2"/>
    <w:rsid w:val="00CE7F2C"/>
    <w:rsid w:val="00CF0943"/>
    <w:rsid w:val="00CF3543"/>
    <w:rsid w:val="00CF518E"/>
    <w:rsid w:val="00CF6114"/>
    <w:rsid w:val="00CF6539"/>
    <w:rsid w:val="00D00219"/>
    <w:rsid w:val="00D00340"/>
    <w:rsid w:val="00D012A7"/>
    <w:rsid w:val="00D02DB3"/>
    <w:rsid w:val="00D06355"/>
    <w:rsid w:val="00D06895"/>
    <w:rsid w:val="00D06D39"/>
    <w:rsid w:val="00D073F7"/>
    <w:rsid w:val="00D10B7F"/>
    <w:rsid w:val="00D11239"/>
    <w:rsid w:val="00D115B1"/>
    <w:rsid w:val="00D123A6"/>
    <w:rsid w:val="00D125D3"/>
    <w:rsid w:val="00D127F4"/>
    <w:rsid w:val="00D1331D"/>
    <w:rsid w:val="00D158C7"/>
    <w:rsid w:val="00D158DB"/>
    <w:rsid w:val="00D15D9B"/>
    <w:rsid w:val="00D16428"/>
    <w:rsid w:val="00D1697C"/>
    <w:rsid w:val="00D16D34"/>
    <w:rsid w:val="00D1745D"/>
    <w:rsid w:val="00D174B3"/>
    <w:rsid w:val="00D20C42"/>
    <w:rsid w:val="00D21733"/>
    <w:rsid w:val="00D21E33"/>
    <w:rsid w:val="00D26D1C"/>
    <w:rsid w:val="00D272B1"/>
    <w:rsid w:val="00D27CF8"/>
    <w:rsid w:val="00D30EAD"/>
    <w:rsid w:val="00D321AD"/>
    <w:rsid w:val="00D327CC"/>
    <w:rsid w:val="00D32A5C"/>
    <w:rsid w:val="00D32DFB"/>
    <w:rsid w:val="00D3531F"/>
    <w:rsid w:val="00D3608A"/>
    <w:rsid w:val="00D364C7"/>
    <w:rsid w:val="00D36864"/>
    <w:rsid w:val="00D37AFE"/>
    <w:rsid w:val="00D4178A"/>
    <w:rsid w:val="00D41F51"/>
    <w:rsid w:val="00D43E22"/>
    <w:rsid w:val="00D44815"/>
    <w:rsid w:val="00D455E4"/>
    <w:rsid w:val="00D45C2A"/>
    <w:rsid w:val="00D50234"/>
    <w:rsid w:val="00D5044E"/>
    <w:rsid w:val="00D50586"/>
    <w:rsid w:val="00D50BDE"/>
    <w:rsid w:val="00D54955"/>
    <w:rsid w:val="00D54A5A"/>
    <w:rsid w:val="00D55A67"/>
    <w:rsid w:val="00D55B62"/>
    <w:rsid w:val="00D56ABF"/>
    <w:rsid w:val="00D57ADF"/>
    <w:rsid w:val="00D61902"/>
    <w:rsid w:val="00D61F7E"/>
    <w:rsid w:val="00D62561"/>
    <w:rsid w:val="00D63254"/>
    <w:rsid w:val="00D6359A"/>
    <w:rsid w:val="00D640EA"/>
    <w:rsid w:val="00D6484C"/>
    <w:rsid w:val="00D6489F"/>
    <w:rsid w:val="00D65C6D"/>
    <w:rsid w:val="00D66D7D"/>
    <w:rsid w:val="00D70E52"/>
    <w:rsid w:val="00D71AB3"/>
    <w:rsid w:val="00D761D4"/>
    <w:rsid w:val="00D80425"/>
    <w:rsid w:val="00D80676"/>
    <w:rsid w:val="00D80AEA"/>
    <w:rsid w:val="00D80DB1"/>
    <w:rsid w:val="00D81759"/>
    <w:rsid w:val="00D81EA2"/>
    <w:rsid w:val="00D81FF0"/>
    <w:rsid w:val="00D829D8"/>
    <w:rsid w:val="00D837BC"/>
    <w:rsid w:val="00D84FA3"/>
    <w:rsid w:val="00D85607"/>
    <w:rsid w:val="00D86EFC"/>
    <w:rsid w:val="00D90E0C"/>
    <w:rsid w:val="00D91E81"/>
    <w:rsid w:val="00D9210A"/>
    <w:rsid w:val="00D93B2F"/>
    <w:rsid w:val="00D93ED2"/>
    <w:rsid w:val="00D9573E"/>
    <w:rsid w:val="00D962C2"/>
    <w:rsid w:val="00D96437"/>
    <w:rsid w:val="00D96A48"/>
    <w:rsid w:val="00D96CD1"/>
    <w:rsid w:val="00D97538"/>
    <w:rsid w:val="00D9763B"/>
    <w:rsid w:val="00D97A29"/>
    <w:rsid w:val="00D97C90"/>
    <w:rsid w:val="00DA0E47"/>
    <w:rsid w:val="00DA0EA7"/>
    <w:rsid w:val="00DA15A2"/>
    <w:rsid w:val="00DA5E9F"/>
    <w:rsid w:val="00DA6CF4"/>
    <w:rsid w:val="00DB137A"/>
    <w:rsid w:val="00DB1DF3"/>
    <w:rsid w:val="00DB26BA"/>
    <w:rsid w:val="00DB4298"/>
    <w:rsid w:val="00DB4998"/>
    <w:rsid w:val="00DB6537"/>
    <w:rsid w:val="00DB7C83"/>
    <w:rsid w:val="00DC0ACE"/>
    <w:rsid w:val="00DC0B05"/>
    <w:rsid w:val="00DC17FA"/>
    <w:rsid w:val="00DC2A38"/>
    <w:rsid w:val="00DC490F"/>
    <w:rsid w:val="00DC59E5"/>
    <w:rsid w:val="00DC60A7"/>
    <w:rsid w:val="00DC635E"/>
    <w:rsid w:val="00DC7A5A"/>
    <w:rsid w:val="00DD0965"/>
    <w:rsid w:val="00DD1F53"/>
    <w:rsid w:val="00DD2155"/>
    <w:rsid w:val="00DD25BE"/>
    <w:rsid w:val="00DD2711"/>
    <w:rsid w:val="00DD3151"/>
    <w:rsid w:val="00DD3162"/>
    <w:rsid w:val="00DD3C16"/>
    <w:rsid w:val="00DD4DD4"/>
    <w:rsid w:val="00DD4DE7"/>
    <w:rsid w:val="00DD5554"/>
    <w:rsid w:val="00DD66A5"/>
    <w:rsid w:val="00DD75B7"/>
    <w:rsid w:val="00DE1496"/>
    <w:rsid w:val="00DE1E4A"/>
    <w:rsid w:val="00DE1E97"/>
    <w:rsid w:val="00DE1FD2"/>
    <w:rsid w:val="00DE4647"/>
    <w:rsid w:val="00DE490E"/>
    <w:rsid w:val="00DE5318"/>
    <w:rsid w:val="00DE6326"/>
    <w:rsid w:val="00DE74FE"/>
    <w:rsid w:val="00DF050D"/>
    <w:rsid w:val="00DF2D0E"/>
    <w:rsid w:val="00DF311A"/>
    <w:rsid w:val="00DF62EF"/>
    <w:rsid w:val="00DF7272"/>
    <w:rsid w:val="00E002E8"/>
    <w:rsid w:val="00E03C07"/>
    <w:rsid w:val="00E047BE"/>
    <w:rsid w:val="00E049EB"/>
    <w:rsid w:val="00E04C27"/>
    <w:rsid w:val="00E05AA0"/>
    <w:rsid w:val="00E06383"/>
    <w:rsid w:val="00E06C2A"/>
    <w:rsid w:val="00E11ACB"/>
    <w:rsid w:val="00E11B3F"/>
    <w:rsid w:val="00E12FE0"/>
    <w:rsid w:val="00E14A86"/>
    <w:rsid w:val="00E14DFC"/>
    <w:rsid w:val="00E15448"/>
    <w:rsid w:val="00E158B7"/>
    <w:rsid w:val="00E15A28"/>
    <w:rsid w:val="00E16E6A"/>
    <w:rsid w:val="00E1766F"/>
    <w:rsid w:val="00E17759"/>
    <w:rsid w:val="00E25C7A"/>
    <w:rsid w:val="00E26084"/>
    <w:rsid w:val="00E263B1"/>
    <w:rsid w:val="00E268B7"/>
    <w:rsid w:val="00E310E4"/>
    <w:rsid w:val="00E3280A"/>
    <w:rsid w:val="00E32EC9"/>
    <w:rsid w:val="00E334D3"/>
    <w:rsid w:val="00E34D19"/>
    <w:rsid w:val="00E34F54"/>
    <w:rsid w:val="00E35487"/>
    <w:rsid w:val="00E40679"/>
    <w:rsid w:val="00E41536"/>
    <w:rsid w:val="00E416C8"/>
    <w:rsid w:val="00E422AB"/>
    <w:rsid w:val="00E429C7"/>
    <w:rsid w:val="00E42E83"/>
    <w:rsid w:val="00E446FB"/>
    <w:rsid w:val="00E45CD3"/>
    <w:rsid w:val="00E45D8F"/>
    <w:rsid w:val="00E47607"/>
    <w:rsid w:val="00E50E59"/>
    <w:rsid w:val="00E51351"/>
    <w:rsid w:val="00E52647"/>
    <w:rsid w:val="00E5268E"/>
    <w:rsid w:val="00E53438"/>
    <w:rsid w:val="00E53629"/>
    <w:rsid w:val="00E536FD"/>
    <w:rsid w:val="00E53A05"/>
    <w:rsid w:val="00E53DB3"/>
    <w:rsid w:val="00E54A69"/>
    <w:rsid w:val="00E562B3"/>
    <w:rsid w:val="00E56E18"/>
    <w:rsid w:val="00E577C0"/>
    <w:rsid w:val="00E60A9D"/>
    <w:rsid w:val="00E61321"/>
    <w:rsid w:val="00E6155F"/>
    <w:rsid w:val="00E62626"/>
    <w:rsid w:val="00E62731"/>
    <w:rsid w:val="00E65524"/>
    <w:rsid w:val="00E655DA"/>
    <w:rsid w:val="00E656D9"/>
    <w:rsid w:val="00E67A2C"/>
    <w:rsid w:val="00E67BD6"/>
    <w:rsid w:val="00E7051E"/>
    <w:rsid w:val="00E7110D"/>
    <w:rsid w:val="00E71CE4"/>
    <w:rsid w:val="00E71DED"/>
    <w:rsid w:val="00E727DA"/>
    <w:rsid w:val="00E72DF9"/>
    <w:rsid w:val="00E73583"/>
    <w:rsid w:val="00E73A97"/>
    <w:rsid w:val="00E740B4"/>
    <w:rsid w:val="00E751DA"/>
    <w:rsid w:val="00E767A6"/>
    <w:rsid w:val="00E77552"/>
    <w:rsid w:val="00E77814"/>
    <w:rsid w:val="00E77C2A"/>
    <w:rsid w:val="00E8020A"/>
    <w:rsid w:val="00E807D8"/>
    <w:rsid w:val="00E81192"/>
    <w:rsid w:val="00E813C6"/>
    <w:rsid w:val="00E84FBC"/>
    <w:rsid w:val="00E87143"/>
    <w:rsid w:val="00E87386"/>
    <w:rsid w:val="00E9245F"/>
    <w:rsid w:val="00E93079"/>
    <w:rsid w:val="00E93D53"/>
    <w:rsid w:val="00E94ADC"/>
    <w:rsid w:val="00E94EFB"/>
    <w:rsid w:val="00E950FF"/>
    <w:rsid w:val="00EA03CC"/>
    <w:rsid w:val="00EA09F0"/>
    <w:rsid w:val="00EA1F8A"/>
    <w:rsid w:val="00EA2144"/>
    <w:rsid w:val="00EA2D3F"/>
    <w:rsid w:val="00EA43E1"/>
    <w:rsid w:val="00EA536E"/>
    <w:rsid w:val="00EA5B82"/>
    <w:rsid w:val="00EA6166"/>
    <w:rsid w:val="00EB126A"/>
    <w:rsid w:val="00EB20B9"/>
    <w:rsid w:val="00EB2189"/>
    <w:rsid w:val="00EB316C"/>
    <w:rsid w:val="00EB6A23"/>
    <w:rsid w:val="00EB766C"/>
    <w:rsid w:val="00EC0898"/>
    <w:rsid w:val="00EC1092"/>
    <w:rsid w:val="00EC152B"/>
    <w:rsid w:val="00EC204E"/>
    <w:rsid w:val="00EC22E5"/>
    <w:rsid w:val="00EC6077"/>
    <w:rsid w:val="00EC702A"/>
    <w:rsid w:val="00EC71A2"/>
    <w:rsid w:val="00ED1C1E"/>
    <w:rsid w:val="00ED2449"/>
    <w:rsid w:val="00ED57C4"/>
    <w:rsid w:val="00ED668B"/>
    <w:rsid w:val="00ED6DD8"/>
    <w:rsid w:val="00ED711B"/>
    <w:rsid w:val="00ED7CF4"/>
    <w:rsid w:val="00EE04DB"/>
    <w:rsid w:val="00EE1EF1"/>
    <w:rsid w:val="00EE27F5"/>
    <w:rsid w:val="00EE2846"/>
    <w:rsid w:val="00EE2C57"/>
    <w:rsid w:val="00EE380B"/>
    <w:rsid w:val="00EE3CCD"/>
    <w:rsid w:val="00EE4615"/>
    <w:rsid w:val="00EE4C83"/>
    <w:rsid w:val="00EE56C2"/>
    <w:rsid w:val="00EE57D9"/>
    <w:rsid w:val="00EE583C"/>
    <w:rsid w:val="00EE70F0"/>
    <w:rsid w:val="00EF2CAF"/>
    <w:rsid w:val="00EF4B69"/>
    <w:rsid w:val="00EF5CB1"/>
    <w:rsid w:val="00EF696E"/>
    <w:rsid w:val="00F00C9D"/>
    <w:rsid w:val="00F01B39"/>
    <w:rsid w:val="00F021C7"/>
    <w:rsid w:val="00F02D71"/>
    <w:rsid w:val="00F03DE3"/>
    <w:rsid w:val="00F050FA"/>
    <w:rsid w:val="00F0748E"/>
    <w:rsid w:val="00F1101A"/>
    <w:rsid w:val="00F1188A"/>
    <w:rsid w:val="00F11961"/>
    <w:rsid w:val="00F1204A"/>
    <w:rsid w:val="00F12CA1"/>
    <w:rsid w:val="00F13922"/>
    <w:rsid w:val="00F13C45"/>
    <w:rsid w:val="00F150C2"/>
    <w:rsid w:val="00F15F92"/>
    <w:rsid w:val="00F16C8C"/>
    <w:rsid w:val="00F17202"/>
    <w:rsid w:val="00F1782D"/>
    <w:rsid w:val="00F179CB"/>
    <w:rsid w:val="00F17DA7"/>
    <w:rsid w:val="00F210F0"/>
    <w:rsid w:val="00F24176"/>
    <w:rsid w:val="00F2532D"/>
    <w:rsid w:val="00F26C33"/>
    <w:rsid w:val="00F27CBD"/>
    <w:rsid w:val="00F27EA3"/>
    <w:rsid w:val="00F31251"/>
    <w:rsid w:val="00F31E24"/>
    <w:rsid w:val="00F32AFD"/>
    <w:rsid w:val="00F35046"/>
    <w:rsid w:val="00F35482"/>
    <w:rsid w:val="00F366BC"/>
    <w:rsid w:val="00F36829"/>
    <w:rsid w:val="00F410C6"/>
    <w:rsid w:val="00F418C4"/>
    <w:rsid w:val="00F4615F"/>
    <w:rsid w:val="00F468B9"/>
    <w:rsid w:val="00F47E8C"/>
    <w:rsid w:val="00F51334"/>
    <w:rsid w:val="00F536EF"/>
    <w:rsid w:val="00F569FE"/>
    <w:rsid w:val="00F56DD4"/>
    <w:rsid w:val="00F56F0F"/>
    <w:rsid w:val="00F607AC"/>
    <w:rsid w:val="00F62E8F"/>
    <w:rsid w:val="00F636E1"/>
    <w:rsid w:val="00F6407E"/>
    <w:rsid w:val="00F66E3D"/>
    <w:rsid w:val="00F70ACE"/>
    <w:rsid w:val="00F72E68"/>
    <w:rsid w:val="00F7378F"/>
    <w:rsid w:val="00F74536"/>
    <w:rsid w:val="00F74570"/>
    <w:rsid w:val="00F77362"/>
    <w:rsid w:val="00F7749C"/>
    <w:rsid w:val="00F77D6D"/>
    <w:rsid w:val="00F81C99"/>
    <w:rsid w:val="00F82031"/>
    <w:rsid w:val="00F82678"/>
    <w:rsid w:val="00F8387E"/>
    <w:rsid w:val="00F83EAB"/>
    <w:rsid w:val="00F84378"/>
    <w:rsid w:val="00F85BCE"/>
    <w:rsid w:val="00F85EAE"/>
    <w:rsid w:val="00F86C75"/>
    <w:rsid w:val="00F936AE"/>
    <w:rsid w:val="00F9377F"/>
    <w:rsid w:val="00F94363"/>
    <w:rsid w:val="00F94B4A"/>
    <w:rsid w:val="00F94E5C"/>
    <w:rsid w:val="00F9710A"/>
    <w:rsid w:val="00F9747F"/>
    <w:rsid w:val="00F976D4"/>
    <w:rsid w:val="00F97E94"/>
    <w:rsid w:val="00FA1D67"/>
    <w:rsid w:val="00FA1DEC"/>
    <w:rsid w:val="00FA2314"/>
    <w:rsid w:val="00FA2D01"/>
    <w:rsid w:val="00FA2FF2"/>
    <w:rsid w:val="00FA6A37"/>
    <w:rsid w:val="00FA7BB3"/>
    <w:rsid w:val="00FB0126"/>
    <w:rsid w:val="00FB0BE4"/>
    <w:rsid w:val="00FB58B7"/>
    <w:rsid w:val="00FB5939"/>
    <w:rsid w:val="00FB6839"/>
    <w:rsid w:val="00FB70DF"/>
    <w:rsid w:val="00FB7623"/>
    <w:rsid w:val="00FB77B3"/>
    <w:rsid w:val="00FB7B06"/>
    <w:rsid w:val="00FB7E44"/>
    <w:rsid w:val="00FC15FD"/>
    <w:rsid w:val="00FC5D7A"/>
    <w:rsid w:val="00FC71AB"/>
    <w:rsid w:val="00FC7F76"/>
    <w:rsid w:val="00FD09F7"/>
    <w:rsid w:val="00FD0FBC"/>
    <w:rsid w:val="00FD1A79"/>
    <w:rsid w:val="00FD2B37"/>
    <w:rsid w:val="00FD366B"/>
    <w:rsid w:val="00FD7ED3"/>
    <w:rsid w:val="00FD7F7E"/>
    <w:rsid w:val="00FE0F5E"/>
    <w:rsid w:val="00FE15E5"/>
    <w:rsid w:val="00FE1E13"/>
    <w:rsid w:val="00FE29BB"/>
    <w:rsid w:val="00FE3377"/>
    <w:rsid w:val="00FE3BFC"/>
    <w:rsid w:val="00FE533A"/>
    <w:rsid w:val="00FE66D3"/>
    <w:rsid w:val="00FE68EF"/>
    <w:rsid w:val="00FE6DEC"/>
    <w:rsid w:val="00FE700A"/>
    <w:rsid w:val="00FE7206"/>
    <w:rsid w:val="00FF0573"/>
    <w:rsid w:val="00FF2BA4"/>
    <w:rsid w:val="00FF3287"/>
    <w:rsid w:val="00FF3324"/>
    <w:rsid w:val="00FF52DF"/>
    <w:rsid w:val="00FF5459"/>
    <w:rsid w:val="00FF5CB4"/>
    <w:rsid w:val="00FF626E"/>
    <w:rsid w:val="00FF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3EF16"/>
  <w15:chartTrackingRefBased/>
  <w15:docId w15:val="{E838709A-30F2-4A74-97FD-1E8FC3BE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933"/>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34707"/>
    <w:pPr>
      <w:keepNext/>
      <w:keepLines/>
      <w:spacing w:after="120" w:line="288" w:lineRule="auto"/>
      <w:outlineLvl w:val="0"/>
    </w:pPr>
    <w:rPr>
      <w:rFonts w:asciiTheme="majorHAnsi" w:hAnsiTheme="majorHAnsi" w:cstheme="majorHAnsi"/>
      <w:b/>
      <w:bCs/>
      <w:color w:val="0070C0"/>
      <w:sz w:val="32"/>
      <w:lang w:val="el-GR"/>
    </w:rPr>
  </w:style>
  <w:style w:type="paragraph" w:styleId="Heading2">
    <w:name w:val="heading 2"/>
    <w:basedOn w:val="Normal"/>
    <w:next w:val="Normal"/>
    <w:link w:val="Heading2Char"/>
    <w:uiPriority w:val="9"/>
    <w:unhideWhenUsed/>
    <w:qFormat/>
    <w:rsid w:val="00234707"/>
    <w:pPr>
      <w:keepNext/>
      <w:keepLines/>
      <w:spacing w:after="120" w:line="288" w:lineRule="auto"/>
      <w:outlineLvl w:val="1"/>
    </w:pPr>
    <w:rPr>
      <w:rFonts w:asciiTheme="majorHAnsi" w:eastAsiaTheme="majorEastAsia" w:hAnsiTheme="majorHAnsi" w:cstheme="majorHAnsi"/>
      <w:color w:val="0070C0"/>
      <w:sz w:val="28"/>
    </w:rPr>
  </w:style>
  <w:style w:type="paragraph" w:styleId="Heading3">
    <w:name w:val="heading 3"/>
    <w:basedOn w:val="Normal"/>
    <w:next w:val="Normal"/>
    <w:link w:val="Heading3Char"/>
    <w:uiPriority w:val="9"/>
    <w:unhideWhenUsed/>
    <w:qFormat/>
    <w:rsid w:val="000C6C37"/>
    <w:pPr>
      <w:keepNext/>
      <w:keepLines/>
      <w:spacing w:before="40"/>
      <w:outlineLvl w:val="2"/>
    </w:pPr>
    <w:rPr>
      <w:rFonts w:asciiTheme="majorHAnsi" w:eastAsiaTheme="majorEastAsia" w:hAnsiTheme="majorHAnsi" w:cstheme="majorBidi"/>
      <w:i/>
      <w:iCs/>
      <w:color w:val="0070C0"/>
      <w:lang w:val="el-GR"/>
    </w:rPr>
  </w:style>
  <w:style w:type="paragraph" w:styleId="Heading4">
    <w:name w:val="heading 4"/>
    <w:basedOn w:val="Normal"/>
    <w:next w:val="Normal"/>
    <w:link w:val="Heading4Char"/>
    <w:uiPriority w:val="9"/>
    <w:unhideWhenUsed/>
    <w:qFormat/>
    <w:rsid w:val="00FA7BB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F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C1E"/>
    <w:rPr>
      <w:rFonts w:asciiTheme="majorHAnsi" w:eastAsia="Arial" w:hAnsiTheme="majorHAnsi" w:cstheme="majorHAnsi"/>
      <w:b/>
      <w:bCs/>
      <w:color w:val="0070C0"/>
      <w:kern w:val="0"/>
      <w:sz w:val="32"/>
      <w:szCs w:val="24"/>
      <w:lang w:val="el-GR"/>
      <w14:ligatures w14:val="none"/>
    </w:rPr>
  </w:style>
  <w:style w:type="paragraph" w:styleId="TOCHeading">
    <w:name w:val="TOC Heading"/>
    <w:basedOn w:val="Heading1"/>
    <w:next w:val="Normal"/>
    <w:uiPriority w:val="39"/>
    <w:unhideWhenUsed/>
    <w:qFormat/>
    <w:rsid w:val="00624126"/>
    <w:pPr>
      <w:spacing w:before="240" w:after="0" w:line="259" w:lineRule="auto"/>
      <w:outlineLvl w:val="9"/>
    </w:pPr>
    <w:rPr>
      <w:rFonts w:eastAsiaTheme="majorEastAsia" w:cstheme="majorBidi"/>
      <w:color w:val="2F5496" w:themeColor="accent1" w:themeShade="BF"/>
      <w:szCs w:val="32"/>
      <w:lang w:val="en-US"/>
    </w:rPr>
  </w:style>
  <w:style w:type="paragraph" w:styleId="TOC1">
    <w:name w:val="toc 1"/>
    <w:basedOn w:val="Normal"/>
    <w:next w:val="Normal"/>
    <w:autoRedefine/>
    <w:uiPriority w:val="39"/>
    <w:unhideWhenUsed/>
    <w:rsid w:val="00624126"/>
    <w:pPr>
      <w:spacing w:after="100"/>
    </w:pPr>
  </w:style>
  <w:style w:type="character" w:styleId="Hyperlink">
    <w:name w:val="Hyperlink"/>
    <w:basedOn w:val="DefaultParagraphFont"/>
    <w:uiPriority w:val="99"/>
    <w:unhideWhenUsed/>
    <w:rsid w:val="00624126"/>
    <w:rPr>
      <w:color w:val="0563C1" w:themeColor="hyperlink"/>
      <w:u w:val="single"/>
    </w:rPr>
  </w:style>
  <w:style w:type="paragraph" w:styleId="Footer">
    <w:name w:val="footer"/>
    <w:basedOn w:val="Normal"/>
    <w:link w:val="FooterChar"/>
    <w:uiPriority w:val="99"/>
    <w:unhideWhenUsed/>
    <w:rsid w:val="00624126"/>
    <w:pPr>
      <w:tabs>
        <w:tab w:val="center" w:pos="4680"/>
        <w:tab w:val="right" w:pos="9360"/>
      </w:tabs>
    </w:pPr>
  </w:style>
  <w:style w:type="character" w:customStyle="1" w:styleId="FooterChar">
    <w:name w:val="Footer Char"/>
    <w:basedOn w:val="DefaultParagraphFont"/>
    <w:link w:val="Footer"/>
    <w:uiPriority w:val="99"/>
    <w:rsid w:val="00624126"/>
    <w:rPr>
      <w:rFonts w:ascii="Arial" w:eastAsia="Arial" w:hAnsi="Arial" w:cs="Arial"/>
      <w:kern w:val="0"/>
      <w:lang w:val="el"/>
      <w14:ligatures w14:val="none"/>
    </w:rPr>
  </w:style>
  <w:style w:type="table" w:styleId="TableGrid">
    <w:name w:val="Table Grid"/>
    <w:basedOn w:val="TableNormal"/>
    <w:uiPriority w:val="39"/>
    <w:rsid w:val="00624126"/>
    <w:pPr>
      <w:spacing w:after="0" w:line="240" w:lineRule="auto"/>
    </w:pPr>
    <w:rPr>
      <w:rFonts w:ascii="Arial" w:eastAsia="Arial" w:hAnsi="Arial" w:cs="Arial"/>
      <w:kern w:val="0"/>
      <w:lang w:val="e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4126"/>
    <w:rPr>
      <w:i/>
      <w:iCs/>
    </w:rPr>
  </w:style>
  <w:style w:type="character" w:styleId="UnresolvedMention">
    <w:name w:val="Unresolved Mention"/>
    <w:basedOn w:val="DefaultParagraphFont"/>
    <w:uiPriority w:val="99"/>
    <w:semiHidden/>
    <w:unhideWhenUsed/>
    <w:rsid w:val="00E310E4"/>
    <w:rPr>
      <w:color w:val="605E5C"/>
      <w:shd w:val="clear" w:color="auto" w:fill="E1DFDD"/>
    </w:rPr>
  </w:style>
  <w:style w:type="paragraph" w:styleId="ListParagraph">
    <w:name w:val="List Paragraph"/>
    <w:basedOn w:val="Normal"/>
    <w:uiPriority w:val="34"/>
    <w:qFormat/>
    <w:rsid w:val="009149B9"/>
    <w:pPr>
      <w:ind w:left="720"/>
      <w:contextualSpacing/>
    </w:pPr>
  </w:style>
  <w:style w:type="paragraph" w:styleId="EndnoteText">
    <w:name w:val="endnote text"/>
    <w:basedOn w:val="Normal"/>
    <w:link w:val="EndnoteTextChar"/>
    <w:uiPriority w:val="99"/>
    <w:semiHidden/>
    <w:unhideWhenUsed/>
    <w:rsid w:val="003828B3"/>
    <w:rPr>
      <w:sz w:val="20"/>
      <w:szCs w:val="20"/>
    </w:rPr>
  </w:style>
  <w:style w:type="character" w:customStyle="1" w:styleId="EndnoteTextChar">
    <w:name w:val="Endnote Text Char"/>
    <w:basedOn w:val="DefaultParagraphFont"/>
    <w:link w:val="EndnoteText"/>
    <w:uiPriority w:val="99"/>
    <w:semiHidden/>
    <w:rsid w:val="003828B3"/>
    <w:rPr>
      <w:rFonts w:ascii="Arial" w:eastAsia="Arial" w:hAnsi="Arial" w:cs="Arial"/>
      <w:kern w:val="0"/>
      <w:sz w:val="20"/>
      <w:szCs w:val="20"/>
      <w:lang w:val="el"/>
      <w14:ligatures w14:val="none"/>
    </w:rPr>
  </w:style>
  <w:style w:type="character" w:styleId="EndnoteReference">
    <w:name w:val="endnote reference"/>
    <w:basedOn w:val="DefaultParagraphFont"/>
    <w:uiPriority w:val="99"/>
    <w:semiHidden/>
    <w:unhideWhenUsed/>
    <w:rsid w:val="003828B3"/>
    <w:rPr>
      <w:vertAlign w:val="superscript"/>
    </w:rPr>
  </w:style>
  <w:style w:type="character" w:customStyle="1" w:styleId="Heading2Char">
    <w:name w:val="Heading 2 Char"/>
    <w:basedOn w:val="DefaultParagraphFont"/>
    <w:link w:val="Heading2"/>
    <w:uiPriority w:val="9"/>
    <w:rsid w:val="00ED1C1E"/>
    <w:rPr>
      <w:rFonts w:asciiTheme="majorHAnsi" w:eastAsiaTheme="majorEastAsia" w:hAnsiTheme="majorHAnsi" w:cstheme="majorHAnsi"/>
      <w:color w:val="0070C0"/>
      <w:kern w:val="0"/>
      <w:sz w:val="28"/>
      <w:szCs w:val="24"/>
      <w14:ligatures w14:val="none"/>
    </w:rPr>
  </w:style>
  <w:style w:type="character" w:customStyle="1" w:styleId="Heading3Char">
    <w:name w:val="Heading 3 Char"/>
    <w:basedOn w:val="DefaultParagraphFont"/>
    <w:link w:val="Heading3"/>
    <w:uiPriority w:val="9"/>
    <w:rsid w:val="000C6C37"/>
    <w:rPr>
      <w:rFonts w:asciiTheme="majorHAnsi" w:eastAsiaTheme="majorEastAsia" w:hAnsiTheme="majorHAnsi" w:cstheme="majorBidi"/>
      <w:i/>
      <w:iCs/>
      <w:color w:val="0070C0"/>
      <w:kern w:val="0"/>
      <w:lang w:val="el-GR"/>
      <w14:ligatures w14:val="none"/>
    </w:rPr>
  </w:style>
  <w:style w:type="paragraph" w:styleId="TOC2">
    <w:name w:val="toc 2"/>
    <w:basedOn w:val="Normal"/>
    <w:next w:val="Normal"/>
    <w:autoRedefine/>
    <w:uiPriority w:val="39"/>
    <w:unhideWhenUsed/>
    <w:rsid w:val="00CB164C"/>
    <w:pPr>
      <w:spacing w:after="100"/>
      <w:ind w:left="220"/>
    </w:pPr>
  </w:style>
  <w:style w:type="character" w:styleId="PlaceholderText">
    <w:name w:val="Placeholder Text"/>
    <w:basedOn w:val="DefaultParagraphFont"/>
    <w:uiPriority w:val="99"/>
    <w:semiHidden/>
    <w:rsid w:val="00843F29"/>
    <w:rPr>
      <w:color w:val="666666"/>
    </w:rPr>
  </w:style>
  <w:style w:type="paragraph" w:styleId="NormalWeb">
    <w:name w:val="Normal (Web)"/>
    <w:basedOn w:val="Normal"/>
    <w:uiPriority w:val="99"/>
    <w:unhideWhenUsed/>
    <w:rsid w:val="00B80605"/>
    <w:pPr>
      <w:spacing w:before="100" w:beforeAutospacing="1" w:after="100" w:afterAutospacing="1"/>
    </w:pPr>
  </w:style>
  <w:style w:type="character" w:customStyle="1" w:styleId="Heading4Char">
    <w:name w:val="Heading 4 Char"/>
    <w:basedOn w:val="DefaultParagraphFont"/>
    <w:link w:val="Heading4"/>
    <w:uiPriority w:val="9"/>
    <w:rsid w:val="00FA7BB3"/>
    <w:rPr>
      <w:rFonts w:asciiTheme="majorHAnsi" w:eastAsiaTheme="majorEastAsia" w:hAnsiTheme="majorHAnsi" w:cstheme="majorBidi"/>
      <w:i/>
      <w:iCs/>
      <w:color w:val="2F5496" w:themeColor="accent1" w:themeShade="BF"/>
      <w:kern w:val="0"/>
      <w:lang w:val="el"/>
      <w14:ligatures w14:val="none"/>
    </w:rPr>
  </w:style>
  <w:style w:type="character" w:customStyle="1" w:styleId="Heading5Char">
    <w:name w:val="Heading 5 Char"/>
    <w:basedOn w:val="DefaultParagraphFont"/>
    <w:link w:val="Heading5"/>
    <w:uiPriority w:val="9"/>
    <w:rsid w:val="000E0F0F"/>
    <w:rPr>
      <w:rFonts w:asciiTheme="majorHAnsi" w:eastAsiaTheme="majorEastAsia" w:hAnsiTheme="majorHAnsi" w:cstheme="majorBidi"/>
      <w:color w:val="2F5496" w:themeColor="accent1" w:themeShade="BF"/>
      <w:kern w:val="0"/>
      <w:lang w:val="el"/>
      <w14:ligatures w14:val="none"/>
    </w:rPr>
  </w:style>
  <w:style w:type="paragraph" w:styleId="TOC3">
    <w:name w:val="toc 3"/>
    <w:basedOn w:val="Normal"/>
    <w:next w:val="Normal"/>
    <w:autoRedefine/>
    <w:uiPriority w:val="39"/>
    <w:unhideWhenUsed/>
    <w:rsid w:val="00BD003A"/>
    <w:pPr>
      <w:spacing w:after="100"/>
      <w:ind w:left="440"/>
    </w:pPr>
  </w:style>
  <w:style w:type="character" w:styleId="FollowedHyperlink">
    <w:name w:val="FollowedHyperlink"/>
    <w:basedOn w:val="DefaultParagraphFont"/>
    <w:uiPriority w:val="99"/>
    <w:semiHidden/>
    <w:unhideWhenUsed/>
    <w:rsid w:val="00944B45"/>
    <w:rPr>
      <w:color w:val="954F72" w:themeColor="followedHyperlink"/>
      <w:u w:val="single"/>
    </w:rPr>
  </w:style>
  <w:style w:type="paragraph" w:styleId="Header">
    <w:name w:val="header"/>
    <w:basedOn w:val="Normal"/>
    <w:link w:val="HeaderChar"/>
    <w:uiPriority w:val="99"/>
    <w:unhideWhenUsed/>
    <w:rsid w:val="001D685F"/>
    <w:pPr>
      <w:tabs>
        <w:tab w:val="center" w:pos="4680"/>
        <w:tab w:val="right" w:pos="9360"/>
      </w:tabs>
    </w:pPr>
  </w:style>
  <w:style w:type="character" w:customStyle="1" w:styleId="HeaderChar">
    <w:name w:val="Header Char"/>
    <w:basedOn w:val="DefaultParagraphFont"/>
    <w:link w:val="Header"/>
    <w:uiPriority w:val="99"/>
    <w:rsid w:val="001D685F"/>
    <w:rPr>
      <w:rFonts w:ascii="Arial" w:eastAsia="Arial" w:hAnsi="Arial" w:cs="Arial"/>
      <w:kern w:val="0"/>
      <w:lang w:val="el"/>
      <w14:ligatures w14:val="none"/>
    </w:rPr>
  </w:style>
  <w:style w:type="character" w:styleId="Strong">
    <w:name w:val="Strong"/>
    <w:basedOn w:val="DefaultParagraphFont"/>
    <w:uiPriority w:val="22"/>
    <w:qFormat/>
    <w:rsid w:val="003D10B6"/>
    <w:rPr>
      <w:b/>
      <w:bCs/>
    </w:rPr>
  </w:style>
  <w:style w:type="paragraph" w:styleId="HTMLPreformatted">
    <w:name w:val="HTML Preformatted"/>
    <w:basedOn w:val="Normal"/>
    <w:link w:val="HTMLPreformattedChar"/>
    <w:uiPriority w:val="99"/>
    <w:semiHidden/>
    <w:unhideWhenUsed/>
    <w:rsid w:val="005D5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51E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73516"/>
    <w:rPr>
      <w:rFonts w:ascii="Courier New" w:eastAsia="Times New Roman" w:hAnsi="Courier New" w:cs="Courier New"/>
      <w:sz w:val="20"/>
      <w:szCs w:val="20"/>
    </w:rPr>
  </w:style>
  <w:style w:type="character" w:customStyle="1" w:styleId="apple-converted-space">
    <w:name w:val="apple-converted-space"/>
    <w:basedOn w:val="DefaultParagraphFont"/>
    <w:rsid w:val="00C73516"/>
  </w:style>
  <w:style w:type="character" w:customStyle="1" w:styleId="mord">
    <w:name w:val="mord"/>
    <w:basedOn w:val="DefaultParagraphFont"/>
    <w:rsid w:val="004600F0"/>
  </w:style>
  <w:style w:type="character" w:customStyle="1" w:styleId="mrel">
    <w:name w:val="mrel"/>
    <w:basedOn w:val="DefaultParagraphFont"/>
    <w:rsid w:val="004600F0"/>
  </w:style>
  <w:style w:type="character" w:customStyle="1" w:styleId="mop">
    <w:name w:val="mop"/>
    <w:basedOn w:val="DefaultParagraphFont"/>
    <w:rsid w:val="004600F0"/>
  </w:style>
  <w:style w:type="character" w:customStyle="1" w:styleId="mopen">
    <w:name w:val="mopen"/>
    <w:basedOn w:val="DefaultParagraphFont"/>
    <w:rsid w:val="004600F0"/>
  </w:style>
  <w:style w:type="character" w:customStyle="1" w:styleId="mpunct">
    <w:name w:val="mpunct"/>
    <w:basedOn w:val="DefaultParagraphFont"/>
    <w:rsid w:val="004600F0"/>
  </w:style>
  <w:style w:type="character" w:customStyle="1" w:styleId="mclose">
    <w:name w:val="mclose"/>
    <w:basedOn w:val="DefaultParagraphFont"/>
    <w:rsid w:val="004600F0"/>
  </w:style>
  <w:style w:type="character" w:styleId="PageNumber">
    <w:name w:val="page number"/>
    <w:basedOn w:val="DefaultParagraphFont"/>
    <w:uiPriority w:val="99"/>
    <w:semiHidden/>
    <w:unhideWhenUsed/>
    <w:rsid w:val="00BE3C56"/>
  </w:style>
  <w:style w:type="character" w:customStyle="1" w:styleId="mbin">
    <w:name w:val="mbin"/>
    <w:basedOn w:val="DefaultParagraphFont"/>
    <w:rsid w:val="00F7749C"/>
  </w:style>
  <w:style w:type="character" w:customStyle="1" w:styleId="katex-mathml">
    <w:name w:val="katex-mathml"/>
    <w:basedOn w:val="DefaultParagraphFont"/>
    <w:rsid w:val="00AB4589"/>
  </w:style>
  <w:style w:type="paragraph" w:customStyle="1" w:styleId="p1">
    <w:name w:val="p1"/>
    <w:basedOn w:val="Normal"/>
    <w:rsid w:val="00507066"/>
    <w:pPr>
      <w:spacing w:before="100" w:beforeAutospacing="1" w:after="100" w:afterAutospacing="1"/>
    </w:pPr>
  </w:style>
  <w:style w:type="paragraph" w:customStyle="1" w:styleId="p2">
    <w:name w:val="p2"/>
    <w:basedOn w:val="Normal"/>
    <w:rsid w:val="00507066"/>
    <w:pPr>
      <w:spacing w:before="100" w:beforeAutospacing="1" w:after="100" w:afterAutospacing="1"/>
    </w:pPr>
  </w:style>
  <w:style w:type="paragraph" w:customStyle="1" w:styleId="p3">
    <w:name w:val="p3"/>
    <w:basedOn w:val="Normal"/>
    <w:rsid w:val="00507066"/>
    <w:pPr>
      <w:spacing w:before="100" w:beforeAutospacing="1" w:after="100" w:afterAutospacing="1"/>
    </w:pPr>
  </w:style>
  <w:style w:type="character" w:customStyle="1" w:styleId="s1">
    <w:name w:val="s1"/>
    <w:basedOn w:val="DefaultParagraphFont"/>
    <w:rsid w:val="00507066"/>
  </w:style>
  <w:style w:type="character" w:customStyle="1" w:styleId="s2">
    <w:name w:val="s2"/>
    <w:basedOn w:val="DefaultParagraphFont"/>
    <w:rsid w:val="008274F6"/>
  </w:style>
  <w:style w:type="paragraph" w:customStyle="1" w:styleId="whitespace-normal">
    <w:name w:val="whitespace-normal"/>
    <w:basedOn w:val="Normal"/>
    <w:rsid w:val="00C64F83"/>
    <w:pPr>
      <w:spacing w:before="100" w:beforeAutospacing="1" w:after="100" w:afterAutospacing="1"/>
    </w:pPr>
  </w:style>
  <w:style w:type="character" w:customStyle="1" w:styleId="s3">
    <w:name w:val="s3"/>
    <w:basedOn w:val="DefaultParagraphFont"/>
    <w:rsid w:val="00316E89"/>
  </w:style>
  <w:style w:type="character" w:customStyle="1" w:styleId="token">
    <w:name w:val="token"/>
    <w:basedOn w:val="DefaultParagraphFont"/>
    <w:rsid w:val="002E1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8801">
      <w:bodyDiv w:val="1"/>
      <w:marLeft w:val="0"/>
      <w:marRight w:val="0"/>
      <w:marTop w:val="0"/>
      <w:marBottom w:val="0"/>
      <w:divBdr>
        <w:top w:val="none" w:sz="0" w:space="0" w:color="auto"/>
        <w:left w:val="none" w:sz="0" w:space="0" w:color="auto"/>
        <w:bottom w:val="none" w:sz="0" w:space="0" w:color="auto"/>
        <w:right w:val="none" w:sz="0" w:space="0" w:color="auto"/>
      </w:divBdr>
      <w:divsChild>
        <w:div w:id="863520616">
          <w:marLeft w:val="0"/>
          <w:marRight w:val="0"/>
          <w:marTop w:val="0"/>
          <w:marBottom w:val="0"/>
          <w:divBdr>
            <w:top w:val="none" w:sz="0" w:space="0" w:color="auto"/>
            <w:left w:val="none" w:sz="0" w:space="0" w:color="auto"/>
            <w:bottom w:val="none" w:sz="0" w:space="0" w:color="auto"/>
            <w:right w:val="none" w:sz="0" w:space="0" w:color="auto"/>
          </w:divBdr>
          <w:divsChild>
            <w:div w:id="728917082">
              <w:marLeft w:val="0"/>
              <w:marRight w:val="0"/>
              <w:marTop w:val="0"/>
              <w:marBottom w:val="0"/>
              <w:divBdr>
                <w:top w:val="none" w:sz="0" w:space="0" w:color="auto"/>
                <w:left w:val="none" w:sz="0" w:space="0" w:color="auto"/>
                <w:bottom w:val="none" w:sz="0" w:space="0" w:color="auto"/>
                <w:right w:val="none" w:sz="0" w:space="0" w:color="auto"/>
              </w:divBdr>
            </w:div>
            <w:div w:id="1785272454">
              <w:marLeft w:val="0"/>
              <w:marRight w:val="0"/>
              <w:marTop w:val="0"/>
              <w:marBottom w:val="0"/>
              <w:divBdr>
                <w:top w:val="none" w:sz="0" w:space="0" w:color="auto"/>
                <w:left w:val="none" w:sz="0" w:space="0" w:color="auto"/>
                <w:bottom w:val="none" w:sz="0" w:space="0" w:color="auto"/>
                <w:right w:val="none" w:sz="0" w:space="0" w:color="auto"/>
              </w:divBdr>
            </w:div>
            <w:div w:id="1775053496">
              <w:marLeft w:val="0"/>
              <w:marRight w:val="0"/>
              <w:marTop w:val="0"/>
              <w:marBottom w:val="0"/>
              <w:divBdr>
                <w:top w:val="none" w:sz="0" w:space="0" w:color="auto"/>
                <w:left w:val="none" w:sz="0" w:space="0" w:color="auto"/>
                <w:bottom w:val="none" w:sz="0" w:space="0" w:color="auto"/>
                <w:right w:val="none" w:sz="0" w:space="0" w:color="auto"/>
              </w:divBdr>
            </w:div>
            <w:div w:id="2087681653">
              <w:marLeft w:val="0"/>
              <w:marRight w:val="0"/>
              <w:marTop w:val="0"/>
              <w:marBottom w:val="0"/>
              <w:divBdr>
                <w:top w:val="none" w:sz="0" w:space="0" w:color="auto"/>
                <w:left w:val="none" w:sz="0" w:space="0" w:color="auto"/>
                <w:bottom w:val="none" w:sz="0" w:space="0" w:color="auto"/>
                <w:right w:val="none" w:sz="0" w:space="0" w:color="auto"/>
              </w:divBdr>
            </w:div>
            <w:div w:id="1950819391">
              <w:marLeft w:val="0"/>
              <w:marRight w:val="0"/>
              <w:marTop w:val="0"/>
              <w:marBottom w:val="0"/>
              <w:divBdr>
                <w:top w:val="none" w:sz="0" w:space="0" w:color="auto"/>
                <w:left w:val="none" w:sz="0" w:space="0" w:color="auto"/>
                <w:bottom w:val="none" w:sz="0" w:space="0" w:color="auto"/>
                <w:right w:val="none" w:sz="0" w:space="0" w:color="auto"/>
              </w:divBdr>
            </w:div>
            <w:div w:id="576672928">
              <w:marLeft w:val="0"/>
              <w:marRight w:val="0"/>
              <w:marTop w:val="0"/>
              <w:marBottom w:val="0"/>
              <w:divBdr>
                <w:top w:val="none" w:sz="0" w:space="0" w:color="auto"/>
                <w:left w:val="none" w:sz="0" w:space="0" w:color="auto"/>
                <w:bottom w:val="none" w:sz="0" w:space="0" w:color="auto"/>
                <w:right w:val="none" w:sz="0" w:space="0" w:color="auto"/>
              </w:divBdr>
            </w:div>
            <w:div w:id="416100547">
              <w:marLeft w:val="0"/>
              <w:marRight w:val="0"/>
              <w:marTop w:val="0"/>
              <w:marBottom w:val="0"/>
              <w:divBdr>
                <w:top w:val="none" w:sz="0" w:space="0" w:color="auto"/>
                <w:left w:val="none" w:sz="0" w:space="0" w:color="auto"/>
                <w:bottom w:val="none" w:sz="0" w:space="0" w:color="auto"/>
                <w:right w:val="none" w:sz="0" w:space="0" w:color="auto"/>
              </w:divBdr>
            </w:div>
            <w:div w:id="902835291">
              <w:marLeft w:val="0"/>
              <w:marRight w:val="0"/>
              <w:marTop w:val="0"/>
              <w:marBottom w:val="0"/>
              <w:divBdr>
                <w:top w:val="none" w:sz="0" w:space="0" w:color="auto"/>
                <w:left w:val="none" w:sz="0" w:space="0" w:color="auto"/>
                <w:bottom w:val="none" w:sz="0" w:space="0" w:color="auto"/>
                <w:right w:val="none" w:sz="0" w:space="0" w:color="auto"/>
              </w:divBdr>
            </w:div>
            <w:div w:id="1101606747">
              <w:marLeft w:val="0"/>
              <w:marRight w:val="0"/>
              <w:marTop w:val="0"/>
              <w:marBottom w:val="0"/>
              <w:divBdr>
                <w:top w:val="none" w:sz="0" w:space="0" w:color="auto"/>
                <w:left w:val="none" w:sz="0" w:space="0" w:color="auto"/>
                <w:bottom w:val="none" w:sz="0" w:space="0" w:color="auto"/>
                <w:right w:val="none" w:sz="0" w:space="0" w:color="auto"/>
              </w:divBdr>
            </w:div>
            <w:div w:id="1456175814">
              <w:marLeft w:val="0"/>
              <w:marRight w:val="0"/>
              <w:marTop w:val="0"/>
              <w:marBottom w:val="0"/>
              <w:divBdr>
                <w:top w:val="none" w:sz="0" w:space="0" w:color="auto"/>
                <w:left w:val="none" w:sz="0" w:space="0" w:color="auto"/>
                <w:bottom w:val="none" w:sz="0" w:space="0" w:color="auto"/>
                <w:right w:val="none" w:sz="0" w:space="0" w:color="auto"/>
              </w:divBdr>
            </w:div>
            <w:div w:id="490678230">
              <w:marLeft w:val="0"/>
              <w:marRight w:val="0"/>
              <w:marTop w:val="0"/>
              <w:marBottom w:val="0"/>
              <w:divBdr>
                <w:top w:val="none" w:sz="0" w:space="0" w:color="auto"/>
                <w:left w:val="none" w:sz="0" w:space="0" w:color="auto"/>
                <w:bottom w:val="none" w:sz="0" w:space="0" w:color="auto"/>
                <w:right w:val="none" w:sz="0" w:space="0" w:color="auto"/>
              </w:divBdr>
            </w:div>
            <w:div w:id="1457480275">
              <w:marLeft w:val="0"/>
              <w:marRight w:val="0"/>
              <w:marTop w:val="0"/>
              <w:marBottom w:val="0"/>
              <w:divBdr>
                <w:top w:val="none" w:sz="0" w:space="0" w:color="auto"/>
                <w:left w:val="none" w:sz="0" w:space="0" w:color="auto"/>
                <w:bottom w:val="none" w:sz="0" w:space="0" w:color="auto"/>
                <w:right w:val="none" w:sz="0" w:space="0" w:color="auto"/>
              </w:divBdr>
            </w:div>
            <w:div w:id="1081834883">
              <w:marLeft w:val="0"/>
              <w:marRight w:val="0"/>
              <w:marTop w:val="0"/>
              <w:marBottom w:val="0"/>
              <w:divBdr>
                <w:top w:val="none" w:sz="0" w:space="0" w:color="auto"/>
                <w:left w:val="none" w:sz="0" w:space="0" w:color="auto"/>
                <w:bottom w:val="none" w:sz="0" w:space="0" w:color="auto"/>
                <w:right w:val="none" w:sz="0" w:space="0" w:color="auto"/>
              </w:divBdr>
            </w:div>
            <w:div w:id="974524678">
              <w:marLeft w:val="0"/>
              <w:marRight w:val="0"/>
              <w:marTop w:val="0"/>
              <w:marBottom w:val="0"/>
              <w:divBdr>
                <w:top w:val="none" w:sz="0" w:space="0" w:color="auto"/>
                <w:left w:val="none" w:sz="0" w:space="0" w:color="auto"/>
                <w:bottom w:val="none" w:sz="0" w:space="0" w:color="auto"/>
                <w:right w:val="none" w:sz="0" w:space="0" w:color="auto"/>
              </w:divBdr>
            </w:div>
            <w:div w:id="324822479">
              <w:marLeft w:val="0"/>
              <w:marRight w:val="0"/>
              <w:marTop w:val="0"/>
              <w:marBottom w:val="0"/>
              <w:divBdr>
                <w:top w:val="none" w:sz="0" w:space="0" w:color="auto"/>
                <w:left w:val="none" w:sz="0" w:space="0" w:color="auto"/>
                <w:bottom w:val="none" w:sz="0" w:space="0" w:color="auto"/>
                <w:right w:val="none" w:sz="0" w:space="0" w:color="auto"/>
              </w:divBdr>
            </w:div>
            <w:div w:id="1314682668">
              <w:marLeft w:val="0"/>
              <w:marRight w:val="0"/>
              <w:marTop w:val="0"/>
              <w:marBottom w:val="0"/>
              <w:divBdr>
                <w:top w:val="none" w:sz="0" w:space="0" w:color="auto"/>
                <w:left w:val="none" w:sz="0" w:space="0" w:color="auto"/>
                <w:bottom w:val="none" w:sz="0" w:space="0" w:color="auto"/>
                <w:right w:val="none" w:sz="0" w:space="0" w:color="auto"/>
              </w:divBdr>
            </w:div>
            <w:div w:id="2002731175">
              <w:marLeft w:val="0"/>
              <w:marRight w:val="0"/>
              <w:marTop w:val="0"/>
              <w:marBottom w:val="0"/>
              <w:divBdr>
                <w:top w:val="none" w:sz="0" w:space="0" w:color="auto"/>
                <w:left w:val="none" w:sz="0" w:space="0" w:color="auto"/>
                <w:bottom w:val="none" w:sz="0" w:space="0" w:color="auto"/>
                <w:right w:val="none" w:sz="0" w:space="0" w:color="auto"/>
              </w:divBdr>
            </w:div>
            <w:div w:id="1823111956">
              <w:marLeft w:val="0"/>
              <w:marRight w:val="0"/>
              <w:marTop w:val="0"/>
              <w:marBottom w:val="0"/>
              <w:divBdr>
                <w:top w:val="none" w:sz="0" w:space="0" w:color="auto"/>
                <w:left w:val="none" w:sz="0" w:space="0" w:color="auto"/>
                <w:bottom w:val="none" w:sz="0" w:space="0" w:color="auto"/>
                <w:right w:val="none" w:sz="0" w:space="0" w:color="auto"/>
              </w:divBdr>
            </w:div>
            <w:div w:id="1212184735">
              <w:marLeft w:val="0"/>
              <w:marRight w:val="0"/>
              <w:marTop w:val="0"/>
              <w:marBottom w:val="0"/>
              <w:divBdr>
                <w:top w:val="none" w:sz="0" w:space="0" w:color="auto"/>
                <w:left w:val="none" w:sz="0" w:space="0" w:color="auto"/>
                <w:bottom w:val="none" w:sz="0" w:space="0" w:color="auto"/>
                <w:right w:val="none" w:sz="0" w:space="0" w:color="auto"/>
              </w:divBdr>
            </w:div>
            <w:div w:id="561989129">
              <w:marLeft w:val="0"/>
              <w:marRight w:val="0"/>
              <w:marTop w:val="0"/>
              <w:marBottom w:val="0"/>
              <w:divBdr>
                <w:top w:val="none" w:sz="0" w:space="0" w:color="auto"/>
                <w:left w:val="none" w:sz="0" w:space="0" w:color="auto"/>
                <w:bottom w:val="none" w:sz="0" w:space="0" w:color="auto"/>
                <w:right w:val="none" w:sz="0" w:space="0" w:color="auto"/>
              </w:divBdr>
            </w:div>
            <w:div w:id="1656639889">
              <w:marLeft w:val="0"/>
              <w:marRight w:val="0"/>
              <w:marTop w:val="0"/>
              <w:marBottom w:val="0"/>
              <w:divBdr>
                <w:top w:val="none" w:sz="0" w:space="0" w:color="auto"/>
                <w:left w:val="none" w:sz="0" w:space="0" w:color="auto"/>
                <w:bottom w:val="none" w:sz="0" w:space="0" w:color="auto"/>
                <w:right w:val="none" w:sz="0" w:space="0" w:color="auto"/>
              </w:divBdr>
            </w:div>
            <w:div w:id="948005775">
              <w:marLeft w:val="0"/>
              <w:marRight w:val="0"/>
              <w:marTop w:val="0"/>
              <w:marBottom w:val="0"/>
              <w:divBdr>
                <w:top w:val="none" w:sz="0" w:space="0" w:color="auto"/>
                <w:left w:val="none" w:sz="0" w:space="0" w:color="auto"/>
                <w:bottom w:val="none" w:sz="0" w:space="0" w:color="auto"/>
                <w:right w:val="none" w:sz="0" w:space="0" w:color="auto"/>
              </w:divBdr>
            </w:div>
            <w:div w:id="1211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68">
      <w:bodyDiv w:val="1"/>
      <w:marLeft w:val="0"/>
      <w:marRight w:val="0"/>
      <w:marTop w:val="0"/>
      <w:marBottom w:val="0"/>
      <w:divBdr>
        <w:top w:val="none" w:sz="0" w:space="0" w:color="auto"/>
        <w:left w:val="none" w:sz="0" w:space="0" w:color="auto"/>
        <w:bottom w:val="none" w:sz="0" w:space="0" w:color="auto"/>
        <w:right w:val="none" w:sz="0" w:space="0" w:color="auto"/>
      </w:divBdr>
    </w:div>
    <w:div w:id="12845374">
      <w:bodyDiv w:val="1"/>
      <w:marLeft w:val="0"/>
      <w:marRight w:val="0"/>
      <w:marTop w:val="0"/>
      <w:marBottom w:val="0"/>
      <w:divBdr>
        <w:top w:val="none" w:sz="0" w:space="0" w:color="auto"/>
        <w:left w:val="none" w:sz="0" w:space="0" w:color="auto"/>
        <w:bottom w:val="none" w:sz="0" w:space="0" w:color="auto"/>
        <w:right w:val="none" w:sz="0" w:space="0" w:color="auto"/>
      </w:divBdr>
    </w:div>
    <w:div w:id="45688315">
      <w:bodyDiv w:val="1"/>
      <w:marLeft w:val="0"/>
      <w:marRight w:val="0"/>
      <w:marTop w:val="0"/>
      <w:marBottom w:val="0"/>
      <w:divBdr>
        <w:top w:val="none" w:sz="0" w:space="0" w:color="auto"/>
        <w:left w:val="none" w:sz="0" w:space="0" w:color="auto"/>
        <w:bottom w:val="none" w:sz="0" w:space="0" w:color="auto"/>
        <w:right w:val="none" w:sz="0" w:space="0" w:color="auto"/>
      </w:divBdr>
    </w:div>
    <w:div w:id="55208976">
      <w:bodyDiv w:val="1"/>
      <w:marLeft w:val="0"/>
      <w:marRight w:val="0"/>
      <w:marTop w:val="0"/>
      <w:marBottom w:val="0"/>
      <w:divBdr>
        <w:top w:val="none" w:sz="0" w:space="0" w:color="auto"/>
        <w:left w:val="none" w:sz="0" w:space="0" w:color="auto"/>
        <w:bottom w:val="none" w:sz="0" w:space="0" w:color="auto"/>
        <w:right w:val="none" w:sz="0" w:space="0" w:color="auto"/>
      </w:divBdr>
    </w:div>
    <w:div w:id="61099550">
      <w:bodyDiv w:val="1"/>
      <w:marLeft w:val="0"/>
      <w:marRight w:val="0"/>
      <w:marTop w:val="0"/>
      <w:marBottom w:val="0"/>
      <w:divBdr>
        <w:top w:val="none" w:sz="0" w:space="0" w:color="auto"/>
        <w:left w:val="none" w:sz="0" w:space="0" w:color="auto"/>
        <w:bottom w:val="none" w:sz="0" w:space="0" w:color="auto"/>
        <w:right w:val="none" w:sz="0" w:space="0" w:color="auto"/>
      </w:divBdr>
      <w:divsChild>
        <w:div w:id="1442988207">
          <w:marLeft w:val="0"/>
          <w:marRight w:val="0"/>
          <w:marTop w:val="0"/>
          <w:marBottom w:val="0"/>
          <w:divBdr>
            <w:top w:val="none" w:sz="0" w:space="0" w:color="auto"/>
            <w:left w:val="none" w:sz="0" w:space="0" w:color="auto"/>
            <w:bottom w:val="none" w:sz="0" w:space="0" w:color="auto"/>
            <w:right w:val="none" w:sz="0" w:space="0" w:color="auto"/>
          </w:divBdr>
          <w:divsChild>
            <w:div w:id="393311679">
              <w:marLeft w:val="0"/>
              <w:marRight w:val="0"/>
              <w:marTop w:val="0"/>
              <w:marBottom w:val="0"/>
              <w:divBdr>
                <w:top w:val="none" w:sz="0" w:space="0" w:color="auto"/>
                <w:left w:val="none" w:sz="0" w:space="0" w:color="auto"/>
                <w:bottom w:val="none" w:sz="0" w:space="0" w:color="auto"/>
                <w:right w:val="none" w:sz="0" w:space="0" w:color="auto"/>
              </w:divBdr>
              <w:divsChild>
                <w:div w:id="8163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5487">
      <w:bodyDiv w:val="1"/>
      <w:marLeft w:val="0"/>
      <w:marRight w:val="0"/>
      <w:marTop w:val="0"/>
      <w:marBottom w:val="0"/>
      <w:divBdr>
        <w:top w:val="none" w:sz="0" w:space="0" w:color="auto"/>
        <w:left w:val="none" w:sz="0" w:space="0" w:color="auto"/>
        <w:bottom w:val="none" w:sz="0" w:space="0" w:color="auto"/>
        <w:right w:val="none" w:sz="0" w:space="0" w:color="auto"/>
      </w:divBdr>
      <w:divsChild>
        <w:div w:id="347415111">
          <w:marLeft w:val="0"/>
          <w:marRight w:val="0"/>
          <w:marTop w:val="0"/>
          <w:marBottom w:val="0"/>
          <w:divBdr>
            <w:top w:val="none" w:sz="0" w:space="0" w:color="auto"/>
            <w:left w:val="none" w:sz="0" w:space="0" w:color="auto"/>
            <w:bottom w:val="none" w:sz="0" w:space="0" w:color="auto"/>
            <w:right w:val="none" w:sz="0" w:space="0" w:color="auto"/>
          </w:divBdr>
          <w:divsChild>
            <w:div w:id="14353282">
              <w:marLeft w:val="0"/>
              <w:marRight w:val="0"/>
              <w:marTop w:val="0"/>
              <w:marBottom w:val="0"/>
              <w:divBdr>
                <w:top w:val="none" w:sz="0" w:space="0" w:color="auto"/>
                <w:left w:val="none" w:sz="0" w:space="0" w:color="auto"/>
                <w:bottom w:val="none" w:sz="0" w:space="0" w:color="auto"/>
                <w:right w:val="none" w:sz="0" w:space="0" w:color="auto"/>
              </w:divBdr>
            </w:div>
            <w:div w:id="41174007">
              <w:marLeft w:val="0"/>
              <w:marRight w:val="0"/>
              <w:marTop w:val="0"/>
              <w:marBottom w:val="0"/>
              <w:divBdr>
                <w:top w:val="none" w:sz="0" w:space="0" w:color="auto"/>
                <w:left w:val="none" w:sz="0" w:space="0" w:color="auto"/>
                <w:bottom w:val="none" w:sz="0" w:space="0" w:color="auto"/>
                <w:right w:val="none" w:sz="0" w:space="0" w:color="auto"/>
              </w:divBdr>
            </w:div>
            <w:div w:id="41908015">
              <w:marLeft w:val="0"/>
              <w:marRight w:val="0"/>
              <w:marTop w:val="0"/>
              <w:marBottom w:val="0"/>
              <w:divBdr>
                <w:top w:val="none" w:sz="0" w:space="0" w:color="auto"/>
                <w:left w:val="none" w:sz="0" w:space="0" w:color="auto"/>
                <w:bottom w:val="none" w:sz="0" w:space="0" w:color="auto"/>
                <w:right w:val="none" w:sz="0" w:space="0" w:color="auto"/>
              </w:divBdr>
            </w:div>
            <w:div w:id="72899561">
              <w:marLeft w:val="0"/>
              <w:marRight w:val="0"/>
              <w:marTop w:val="0"/>
              <w:marBottom w:val="0"/>
              <w:divBdr>
                <w:top w:val="none" w:sz="0" w:space="0" w:color="auto"/>
                <w:left w:val="none" w:sz="0" w:space="0" w:color="auto"/>
                <w:bottom w:val="none" w:sz="0" w:space="0" w:color="auto"/>
                <w:right w:val="none" w:sz="0" w:space="0" w:color="auto"/>
              </w:divBdr>
            </w:div>
            <w:div w:id="80571805">
              <w:marLeft w:val="0"/>
              <w:marRight w:val="0"/>
              <w:marTop w:val="0"/>
              <w:marBottom w:val="0"/>
              <w:divBdr>
                <w:top w:val="none" w:sz="0" w:space="0" w:color="auto"/>
                <w:left w:val="none" w:sz="0" w:space="0" w:color="auto"/>
                <w:bottom w:val="none" w:sz="0" w:space="0" w:color="auto"/>
                <w:right w:val="none" w:sz="0" w:space="0" w:color="auto"/>
              </w:divBdr>
            </w:div>
            <w:div w:id="86585156">
              <w:marLeft w:val="0"/>
              <w:marRight w:val="0"/>
              <w:marTop w:val="0"/>
              <w:marBottom w:val="0"/>
              <w:divBdr>
                <w:top w:val="none" w:sz="0" w:space="0" w:color="auto"/>
                <w:left w:val="none" w:sz="0" w:space="0" w:color="auto"/>
                <w:bottom w:val="none" w:sz="0" w:space="0" w:color="auto"/>
                <w:right w:val="none" w:sz="0" w:space="0" w:color="auto"/>
              </w:divBdr>
            </w:div>
            <w:div w:id="139544350">
              <w:marLeft w:val="0"/>
              <w:marRight w:val="0"/>
              <w:marTop w:val="0"/>
              <w:marBottom w:val="0"/>
              <w:divBdr>
                <w:top w:val="none" w:sz="0" w:space="0" w:color="auto"/>
                <w:left w:val="none" w:sz="0" w:space="0" w:color="auto"/>
                <w:bottom w:val="none" w:sz="0" w:space="0" w:color="auto"/>
                <w:right w:val="none" w:sz="0" w:space="0" w:color="auto"/>
              </w:divBdr>
            </w:div>
            <w:div w:id="148524404">
              <w:marLeft w:val="0"/>
              <w:marRight w:val="0"/>
              <w:marTop w:val="0"/>
              <w:marBottom w:val="0"/>
              <w:divBdr>
                <w:top w:val="none" w:sz="0" w:space="0" w:color="auto"/>
                <w:left w:val="none" w:sz="0" w:space="0" w:color="auto"/>
                <w:bottom w:val="none" w:sz="0" w:space="0" w:color="auto"/>
                <w:right w:val="none" w:sz="0" w:space="0" w:color="auto"/>
              </w:divBdr>
            </w:div>
            <w:div w:id="166992047">
              <w:marLeft w:val="0"/>
              <w:marRight w:val="0"/>
              <w:marTop w:val="0"/>
              <w:marBottom w:val="0"/>
              <w:divBdr>
                <w:top w:val="none" w:sz="0" w:space="0" w:color="auto"/>
                <w:left w:val="none" w:sz="0" w:space="0" w:color="auto"/>
                <w:bottom w:val="none" w:sz="0" w:space="0" w:color="auto"/>
                <w:right w:val="none" w:sz="0" w:space="0" w:color="auto"/>
              </w:divBdr>
            </w:div>
            <w:div w:id="224880816">
              <w:marLeft w:val="0"/>
              <w:marRight w:val="0"/>
              <w:marTop w:val="0"/>
              <w:marBottom w:val="0"/>
              <w:divBdr>
                <w:top w:val="none" w:sz="0" w:space="0" w:color="auto"/>
                <w:left w:val="none" w:sz="0" w:space="0" w:color="auto"/>
                <w:bottom w:val="none" w:sz="0" w:space="0" w:color="auto"/>
                <w:right w:val="none" w:sz="0" w:space="0" w:color="auto"/>
              </w:divBdr>
            </w:div>
            <w:div w:id="284387295">
              <w:marLeft w:val="0"/>
              <w:marRight w:val="0"/>
              <w:marTop w:val="0"/>
              <w:marBottom w:val="0"/>
              <w:divBdr>
                <w:top w:val="none" w:sz="0" w:space="0" w:color="auto"/>
                <w:left w:val="none" w:sz="0" w:space="0" w:color="auto"/>
                <w:bottom w:val="none" w:sz="0" w:space="0" w:color="auto"/>
                <w:right w:val="none" w:sz="0" w:space="0" w:color="auto"/>
              </w:divBdr>
            </w:div>
            <w:div w:id="311368965">
              <w:marLeft w:val="0"/>
              <w:marRight w:val="0"/>
              <w:marTop w:val="0"/>
              <w:marBottom w:val="0"/>
              <w:divBdr>
                <w:top w:val="none" w:sz="0" w:space="0" w:color="auto"/>
                <w:left w:val="none" w:sz="0" w:space="0" w:color="auto"/>
                <w:bottom w:val="none" w:sz="0" w:space="0" w:color="auto"/>
                <w:right w:val="none" w:sz="0" w:space="0" w:color="auto"/>
              </w:divBdr>
            </w:div>
            <w:div w:id="321010773">
              <w:marLeft w:val="0"/>
              <w:marRight w:val="0"/>
              <w:marTop w:val="0"/>
              <w:marBottom w:val="0"/>
              <w:divBdr>
                <w:top w:val="none" w:sz="0" w:space="0" w:color="auto"/>
                <w:left w:val="none" w:sz="0" w:space="0" w:color="auto"/>
                <w:bottom w:val="none" w:sz="0" w:space="0" w:color="auto"/>
                <w:right w:val="none" w:sz="0" w:space="0" w:color="auto"/>
              </w:divBdr>
            </w:div>
            <w:div w:id="372996468">
              <w:marLeft w:val="0"/>
              <w:marRight w:val="0"/>
              <w:marTop w:val="0"/>
              <w:marBottom w:val="0"/>
              <w:divBdr>
                <w:top w:val="none" w:sz="0" w:space="0" w:color="auto"/>
                <w:left w:val="none" w:sz="0" w:space="0" w:color="auto"/>
                <w:bottom w:val="none" w:sz="0" w:space="0" w:color="auto"/>
                <w:right w:val="none" w:sz="0" w:space="0" w:color="auto"/>
              </w:divBdr>
            </w:div>
            <w:div w:id="398330694">
              <w:marLeft w:val="0"/>
              <w:marRight w:val="0"/>
              <w:marTop w:val="0"/>
              <w:marBottom w:val="0"/>
              <w:divBdr>
                <w:top w:val="none" w:sz="0" w:space="0" w:color="auto"/>
                <w:left w:val="none" w:sz="0" w:space="0" w:color="auto"/>
                <w:bottom w:val="none" w:sz="0" w:space="0" w:color="auto"/>
                <w:right w:val="none" w:sz="0" w:space="0" w:color="auto"/>
              </w:divBdr>
            </w:div>
            <w:div w:id="429469815">
              <w:marLeft w:val="0"/>
              <w:marRight w:val="0"/>
              <w:marTop w:val="0"/>
              <w:marBottom w:val="0"/>
              <w:divBdr>
                <w:top w:val="none" w:sz="0" w:space="0" w:color="auto"/>
                <w:left w:val="none" w:sz="0" w:space="0" w:color="auto"/>
                <w:bottom w:val="none" w:sz="0" w:space="0" w:color="auto"/>
                <w:right w:val="none" w:sz="0" w:space="0" w:color="auto"/>
              </w:divBdr>
            </w:div>
            <w:div w:id="436289242">
              <w:marLeft w:val="0"/>
              <w:marRight w:val="0"/>
              <w:marTop w:val="0"/>
              <w:marBottom w:val="0"/>
              <w:divBdr>
                <w:top w:val="none" w:sz="0" w:space="0" w:color="auto"/>
                <w:left w:val="none" w:sz="0" w:space="0" w:color="auto"/>
                <w:bottom w:val="none" w:sz="0" w:space="0" w:color="auto"/>
                <w:right w:val="none" w:sz="0" w:space="0" w:color="auto"/>
              </w:divBdr>
            </w:div>
            <w:div w:id="571889109">
              <w:marLeft w:val="0"/>
              <w:marRight w:val="0"/>
              <w:marTop w:val="0"/>
              <w:marBottom w:val="0"/>
              <w:divBdr>
                <w:top w:val="none" w:sz="0" w:space="0" w:color="auto"/>
                <w:left w:val="none" w:sz="0" w:space="0" w:color="auto"/>
                <w:bottom w:val="none" w:sz="0" w:space="0" w:color="auto"/>
                <w:right w:val="none" w:sz="0" w:space="0" w:color="auto"/>
              </w:divBdr>
            </w:div>
            <w:div w:id="639578314">
              <w:marLeft w:val="0"/>
              <w:marRight w:val="0"/>
              <w:marTop w:val="0"/>
              <w:marBottom w:val="0"/>
              <w:divBdr>
                <w:top w:val="none" w:sz="0" w:space="0" w:color="auto"/>
                <w:left w:val="none" w:sz="0" w:space="0" w:color="auto"/>
                <w:bottom w:val="none" w:sz="0" w:space="0" w:color="auto"/>
                <w:right w:val="none" w:sz="0" w:space="0" w:color="auto"/>
              </w:divBdr>
            </w:div>
            <w:div w:id="687171778">
              <w:marLeft w:val="0"/>
              <w:marRight w:val="0"/>
              <w:marTop w:val="0"/>
              <w:marBottom w:val="0"/>
              <w:divBdr>
                <w:top w:val="none" w:sz="0" w:space="0" w:color="auto"/>
                <w:left w:val="none" w:sz="0" w:space="0" w:color="auto"/>
                <w:bottom w:val="none" w:sz="0" w:space="0" w:color="auto"/>
                <w:right w:val="none" w:sz="0" w:space="0" w:color="auto"/>
              </w:divBdr>
            </w:div>
            <w:div w:id="705064396">
              <w:marLeft w:val="0"/>
              <w:marRight w:val="0"/>
              <w:marTop w:val="0"/>
              <w:marBottom w:val="0"/>
              <w:divBdr>
                <w:top w:val="none" w:sz="0" w:space="0" w:color="auto"/>
                <w:left w:val="none" w:sz="0" w:space="0" w:color="auto"/>
                <w:bottom w:val="none" w:sz="0" w:space="0" w:color="auto"/>
                <w:right w:val="none" w:sz="0" w:space="0" w:color="auto"/>
              </w:divBdr>
            </w:div>
            <w:div w:id="708069729">
              <w:marLeft w:val="0"/>
              <w:marRight w:val="0"/>
              <w:marTop w:val="0"/>
              <w:marBottom w:val="0"/>
              <w:divBdr>
                <w:top w:val="none" w:sz="0" w:space="0" w:color="auto"/>
                <w:left w:val="none" w:sz="0" w:space="0" w:color="auto"/>
                <w:bottom w:val="none" w:sz="0" w:space="0" w:color="auto"/>
                <w:right w:val="none" w:sz="0" w:space="0" w:color="auto"/>
              </w:divBdr>
            </w:div>
            <w:div w:id="728771970">
              <w:marLeft w:val="0"/>
              <w:marRight w:val="0"/>
              <w:marTop w:val="0"/>
              <w:marBottom w:val="0"/>
              <w:divBdr>
                <w:top w:val="none" w:sz="0" w:space="0" w:color="auto"/>
                <w:left w:val="none" w:sz="0" w:space="0" w:color="auto"/>
                <w:bottom w:val="none" w:sz="0" w:space="0" w:color="auto"/>
                <w:right w:val="none" w:sz="0" w:space="0" w:color="auto"/>
              </w:divBdr>
            </w:div>
            <w:div w:id="825127187">
              <w:marLeft w:val="0"/>
              <w:marRight w:val="0"/>
              <w:marTop w:val="0"/>
              <w:marBottom w:val="0"/>
              <w:divBdr>
                <w:top w:val="none" w:sz="0" w:space="0" w:color="auto"/>
                <w:left w:val="none" w:sz="0" w:space="0" w:color="auto"/>
                <w:bottom w:val="none" w:sz="0" w:space="0" w:color="auto"/>
                <w:right w:val="none" w:sz="0" w:space="0" w:color="auto"/>
              </w:divBdr>
            </w:div>
            <w:div w:id="894778240">
              <w:marLeft w:val="0"/>
              <w:marRight w:val="0"/>
              <w:marTop w:val="0"/>
              <w:marBottom w:val="0"/>
              <w:divBdr>
                <w:top w:val="none" w:sz="0" w:space="0" w:color="auto"/>
                <w:left w:val="none" w:sz="0" w:space="0" w:color="auto"/>
                <w:bottom w:val="none" w:sz="0" w:space="0" w:color="auto"/>
                <w:right w:val="none" w:sz="0" w:space="0" w:color="auto"/>
              </w:divBdr>
            </w:div>
            <w:div w:id="981276438">
              <w:marLeft w:val="0"/>
              <w:marRight w:val="0"/>
              <w:marTop w:val="0"/>
              <w:marBottom w:val="0"/>
              <w:divBdr>
                <w:top w:val="none" w:sz="0" w:space="0" w:color="auto"/>
                <w:left w:val="none" w:sz="0" w:space="0" w:color="auto"/>
                <w:bottom w:val="none" w:sz="0" w:space="0" w:color="auto"/>
                <w:right w:val="none" w:sz="0" w:space="0" w:color="auto"/>
              </w:divBdr>
            </w:div>
            <w:div w:id="1091582521">
              <w:marLeft w:val="0"/>
              <w:marRight w:val="0"/>
              <w:marTop w:val="0"/>
              <w:marBottom w:val="0"/>
              <w:divBdr>
                <w:top w:val="none" w:sz="0" w:space="0" w:color="auto"/>
                <w:left w:val="none" w:sz="0" w:space="0" w:color="auto"/>
                <w:bottom w:val="none" w:sz="0" w:space="0" w:color="auto"/>
                <w:right w:val="none" w:sz="0" w:space="0" w:color="auto"/>
              </w:divBdr>
            </w:div>
            <w:div w:id="1102991997">
              <w:marLeft w:val="0"/>
              <w:marRight w:val="0"/>
              <w:marTop w:val="0"/>
              <w:marBottom w:val="0"/>
              <w:divBdr>
                <w:top w:val="none" w:sz="0" w:space="0" w:color="auto"/>
                <w:left w:val="none" w:sz="0" w:space="0" w:color="auto"/>
                <w:bottom w:val="none" w:sz="0" w:space="0" w:color="auto"/>
                <w:right w:val="none" w:sz="0" w:space="0" w:color="auto"/>
              </w:divBdr>
            </w:div>
            <w:div w:id="1128474045">
              <w:marLeft w:val="0"/>
              <w:marRight w:val="0"/>
              <w:marTop w:val="0"/>
              <w:marBottom w:val="0"/>
              <w:divBdr>
                <w:top w:val="none" w:sz="0" w:space="0" w:color="auto"/>
                <w:left w:val="none" w:sz="0" w:space="0" w:color="auto"/>
                <w:bottom w:val="none" w:sz="0" w:space="0" w:color="auto"/>
                <w:right w:val="none" w:sz="0" w:space="0" w:color="auto"/>
              </w:divBdr>
            </w:div>
            <w:div w:id="1140414584">
              <w:marLeft w:val="0"/>
              <w:marRight w:val="0"/>
              <w:marTop w:val="0"/>
              <w:marBottom w:val="0"/>
              <w:divBdr>
                <w:top w:val="none" w:sz="0" w:space="0" w:color="auto"/>
                <w:left w:val="none" w:sz="0" w:space="0" w:color="auto"/>
                <w:bottom w:val="none" w:sz="0" w:space="0" w:color="auto"/>
                <w:right w:val="none" w:sz="0" w:space="0" w:color="auto"/>
              </w:divBdr>
            </w:div>
            <w:div w:id="1233659026">
              <w:marLeft w:val="0"/>
              <w:marRight w:val="0"/>
              <w:marTop w:val="0"/>
              <w:marBottom w:val="0"/>
              <w:divBdr>
                <w:top w:val="none" w:sz="0" w:space="0" w:color="auto"/>
                <w:left w:val="none" w:sz="0" w:space="0" w:color="auto"/>
                <w:bottom w:val="none" w:sz="0" w:space="0" w:color="auto"/>
                <w:right w:val="none" w:sz="0" w:space="0" w:color="auto"/>
              </w:divBdr>
            </w:div>
            <w:div w:id="1291398496">
              <w:marLeft w:val="0"/>
              <w:marRight w:val="0"/>
              <w:marTop w:val="0"/>
              <w:marBottom w:val="0"/>
              <w:divBdr>
                <w:top w:val="none" w:sz="0" w:space="0" w:color="auto"/>
                <w:left w:val="none" w:sz="0" w:space="0" w:color="auto"/>
                <w:bottom w:val="none" w:sz="0" w:space="0" w:color="auto"/>
                <w:right w:val="none" w:sz="0" w:space="0" w:color="auto"/>
              </w:divBdr>
            </w:div>
            <w:div w:id="1324554579">
              <w:marLeft w:val="0"/>
              <w:marRight w:val="0"/>
              <w:marTop w:val="0"/>
              <w:marBottom w:val="0"/>
              <w:divBdr>
                <w:top w:val="none" w:sz="0" w:space="0" w:color="auto"/>
                <w:left w:val="none" w:sz="0" w:space="0" w:color="auto"/>
                <w:bottom w:val="none" w:sz="0" w:space="0" w:color="auto"/>
                <w:right w:val="none" w:sz="0" w:space="0" w:color="auto"/>
              </w:divBdr>
            </w:div>
            <w:div w:id="1353652979">
              <w:marLeft w:val="0"/>
              <w:marRight w:val="0"/>
              <w:marTop w:val="0"/>
              <w:marBottom w:val="0"/>
              <w:divBdr>
                <w:top w:val="none" w:sz="0" w:space="0" w:color="auto"/>
                <w:left w:val="none" w:sz="0" w:space="0" w:color="auto"/>
                <w:bottom w:val="none" w:sz="0" w:space="0" w:color="auto"/>
                <w:right w:val="none" w:sz="0" w:space="0" w:color="auto"/>
              </w:divBdr>
            </w:div>
            <w:div w:id="1376082659">
              <w:marLeft w:val="0"/>
              <w:marRight w:val="0"/>
              <w:marTop w:val="0"/>
              <w:marBottom w:val="0"/>
              <w:divBdr>
                <w:top w:val="none" w:sz="0" w:space="0" w:color="auto"/>
                <w:left w:val="none" w:sz="0" w:space="0" w:color="auto"/>
                <w:bottom w:val="none" w:sz="0" w:space="0" w:color="auto"/>
                <w:right w:val="none" w:sz="0" w:space="0" w:color="auto"/>
              </w:divBdr>
            </w:div>
            <w:div w:id="1397053023">
              <w:marLeft w:val="0"/>
              <w:marRight w:val="0"/>
              <w:marTop w:val="0"/>
              <w:marBottom w:val="0"/>
              <w:divBdr>
                <w:top w:val="none" w:sz="0" w:space="0" w:color="auto"/>
                <w:left w:val="none" w:sz="0" w:space="0" w:color="auto"/>
                <w:bottom w:val="none" w:sz="0" w:space="0" w:color="auto"/>
                <w:right w:val="none" w:sz="0" w:space="0" w:color="auto"/>
              </w:divBdr>
            </w:div>
            <w:div w:id="1423575228">
              <w:marLeft w:val="0"/>
              <w:marRight w:val="0"/>
              <w:marTop w:val="0"/>
              <w:marBottom w:val="0"/>
              <w:divBdr>
                <w:top w:val="none" w:sz="0" w:space="0" w:color="auto"/>
                <w:left w:val="none" w:sz="0" w:space="0" w:color="auto"/>
                <w:bottom w:val="none" w:sz="0" w:space="0" w:color="auto"/>
                <w:right w:val="none" w:sz="0" w:space="0" w:color="auto"/>
              </w:divBdr>
            </w:div>
            <w:div w:id="1432160365">
              <w:marLeft w:val="0"/>
              <w:marRight w:val="0"/>
              <w:marTop w:val="0"/>
              <w:marBottom w:val="0"/>
              <w:divBdr>
                <w:top w:val="none" w:sz="0" w:space="0" w:color="auto"/>
                <w:left w:val="none" w:sz="0" w:space="0" w:color="auto"/>
                <w:bottom w:val="none" w:sz="0" w:space="0" w:color="auto"/>
                <w:right w:val="none" w:sz="0" w:space="0" w:color="auto"/>
              </w:divBdr>
            </w:div>
            <w:div w:id="1463426420">
              <w:marLeft w:val="0"/>
              <w:marRight w:val="0"/>
              <w:marTop w:val="0"/>
              <w:marBottom w:val="0"/>
              <w:divBdr>
                <w:top w:val="none" w:sz="0" w:space="0" w:color="auto"/>
                <w:left w:val="none" w:sz="0" w:space="0" w:color="auto"/>
                <w:bottom w:val="none" w:sz="0" w:space="0" w:color="auto"/>
                <w:right w:val="none" w:sz="0" w:space="0" w:color="auto"/>
              </w:divBdr>
            </w:div>
            <w:div w:id="1467894082">
              <w:marLeft w:val="0"/>
              <w:marRight w:val="0"/>
              <w:marTop w:val="0"/>
              <w:marBottom w:val="0"/>
              <w:divBdr>
                <w:top w:val="none" w:sz="0" w:space="0" w:color="auto"/>
                <w:left w:val="none" w:sz="0" w:space="0" w:color="auto"/>
                <w:bottom w:val="none" w:sz="0" w:space="0" w:color="auto"/>
                <w:right w:val="none" w:sz="0" w:space="0" w:color="auto"/>
              </w:divBdr>
            </w:div>
            <w:div w:id="1487042861">
              <w:marLeft w:val="0"/>
              <w:marRight w:val="0"/>
              <w:marTop w:val="0"/>
              <w:marBottom w:val="0"/>
              <w:divBdr>
                <w:top w:val="none" w:sz="0" w:space="0" w:color="auto"/>
                <w:left w:val="none" w:sz="0" w:space="0" w:color="auto"/>
                <w:bottom w:val="none" w:sz="0" w:space="0" w:color="auto"/>
                <w:right w:val="none" w:sz="0" w:space="0" w:color="auto"/>
              </w:divBdr>
            </w:div>
            <w:div w:id="1487436213">
              <w:marLeft w:val="0"/>
              <w:marRight w:val="0"/>
              <w:marTop w:val="0"/>
              <w:marBottom w:val="0"/>
              <w:divBdr>
                <w:top w:val="none" w:sz="0" w:space="0" w:color="auto"/>
                <w:left w:val="none" w:sz="0" w:space="0" w:color="auto"/>
                <w:bottom w:val="none" w:sz="0" w:space="0" w:color="auto"/>
                <w:right w:val="none" w:sz="0" w:space="0" w:color="auto"/>
              </w:divBdr>
            </w:div>
            <w:div w:id="1503425656">
              <w:marLeft w:val="0"/>
              <w:marRight w:val="0"/>
              <w:marTop w:val="0"/>
              <w:marBottom w:val="0"/>
              <w:divBdr>
                <w:top w:val="none" w:sz="0" w:space="0" w:color="auto"/>
                <w:left w:val="none" w:sz="0" w:space="0" w:color="auto"/>
                <w:bottom w:val="none" w:sz="0" w:space="0" w:color="auto"/>
                <w:right w:val="none" w:sz="0" w:space="0" w:color="auto"/>
              </w:divBdr>
            </w:div>
            <w:div w:id="1563100555">
              <w:marLeft w:val="0"/>
              <w:marRight w:val="0"/>
              <w:marTop w:val="0"/>
              <w:marBottom w:val="0"/>
              <w:divBdr>
                <w:top w:val="none" w:sz="0" w:space="0" w:color="auto"/>
                <w:left w:val="none" w:sz="0" w:space="0" w:color="auto"/>
                <w:bottom w:val="none" w:sz="0" w:space="0" w:color="auto"/>
                <w:right w:val="none" w:sz="0" w:space="0" w:color="auto"/>
              </w:divBdr>
            </w:div>
            <w:div w:id="1684940439">
              <w:marLeft w:val="0"/>
              <w:marRight w:val="0"/>
              <w:marTop w:val="0"/>
              <w:marBottom w:val="0"/>
              <w:divBdr>
                <w:top w:val="none" w:sz="0" w:space="0" w:color="auto"/>
                <w:left w:val="none" w:sz="0" w:space="0" w:color="auto"/>
                <w:bottom w:val="none" w:sz="0" w:space="0" w:color="auto"/>
                <w:right w:val="none" w:sz="0" w:space="0" w:color="auto"/>
              </w:divBdr>
            </w:div>
            <w:div w:id="1798450774">
              <w:marLeft w:val="0"/>
              <w:marRight w:val="0"/>
              <w:marTop w:val="0"/>
              <w:marBottom w:val="0"/>
              <w:divBdr>
                <w:top w:val="none" w:sz="0" w:space="0" w:color="auto"/>
                <w:left w:val="none" w:sz="0" w:space="0" w:color="auto"/>
                <w:bottom w:val="none" w:sz="0" w:space="0" w:color="auto"/>
                <w:right w:val="none" w:sz="0" w:space="0" w:color="auto"/>
              </w:divBdr>
            </w:div>
            <w:div w:id="1849370600">
              <w:marLeft w:val="0"/>
              <w:marRight w:val="0"/>
              <w:marTop w:val="0"/>
              <w:marBottom w:val="0"/>
              <w:divBdr>
                <w:top w:val="none" w:sz="0" w:space="0" w:color="auto"/>
                <w:left w:val="none" w:sz="0" w:space="0" w:color="auto"/>
                <w:bottom w:val="none" w:sz="0" w:space="0" w:color="auto"/>
                <w:right w:val="none" w:sz="0" w:space="0" w:color="auto"/>
              </w:divBdr>
            </w:div>
            <w:div w:id="1892837382">
              <w:marLeft w:val="0"/>
              <w:marRight w:val="0"/>
              <w:marTop w:val="0"/>
              <w:marBottom w:val="0"/>
              <w:divBdr>
                <w:top w:val="none" w:sz="0" w:space="0" w:color="auto"/>
                <w:left w:val="none" w:sz="0" w:space="0" w:color="auto"/>
                <w:bottom w:val="none" w:sz="0" w:space="0" w:color="auto"/>
                <w:right w:val="none" w:sz="0" w:space="0" w:color="auto"/>
              </w:divBdr>
            </w:div>
            <w:div w:id="1994603284">
              <w:marLeft w:val="0"/>
              <w:marRight w:val="0"/>
              <w:marTop w:val="0"/>
              <w:marBottom w:val="0"/>
              <w:divBdr>
                <w:top w:val="none" w:sz="0" w:space="0" w:color="auto"/>
                <w:left w:val="none" w:sz="0" w:space="0" w:color="auto"/>
                <w:bottom w:val="none" w:sz="0" w:space="0" w:color="auto"/>
                <w:right w:val="none" w:sz="0" w:space="0" w:color="auto"/>
              </w:divBdr>
            </w:div>
            <w:div w:id="2005625631">
              <w:marLeft w:val="0"/>
              <w:marRight w:val="0"/>
              <w:marTop w:val="0"/>
              <w:marBottom w:val="0"/>
              <w:divBdr>
                <w:top w:val="none" w:sz="0" w:space="0" w:color="auto"/>
                <w:left w:val="none" w:sz="0" w:space="0" w:color="auto"/>
                <w:bottom w:val="none" w:sz="0" w:space="0" w:color="auto"/>
                <w:right w:val="none" w:sz="0" w:space="0" w:color="auto"/>
              </w:divBdr>
            </w:div>
            <w:div w:id="2019309879">
              <w:marLeft w:val="0"/>
              <w:marRight w:val="0"/>
              <w:marTop w:val="0"/>
              <w:marBottom w:val="0"/>
              <w:divBdr>
                <w:top w:val="none" w:sz="0" w:space="0" w:color="auto"/>
                <w:left w:val="none" w:sz="0" w:space="0" w:color="auto"/>
                <w:bottom w:val="none" w:sz="0" w:space="0" w:color="auto"/>
                <w:right w:val="none" w:sz="0" w:space="0" w:color="auto"/>
              </w:divBdr>
            </w:div>
            <w:div w:id="21214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5512">
      <w:bodyDiv w:val="1"/>
      <w:marLeft w:val="0"/>
      <w:marRight w:val="0"/>
      <w:marTop w:val="0"/>
      <w:marBottom w:val="0"/>
      <w:divBdr>
        <w:top w:val="none" w:sz="0" w:space="0" w:color="auto"/>
        <w:left w:val="none" w:sz="0" w:space="0" w:color="auto"/>
        <w:bottom w:val="none" w:sz="0" w:space="0" w:color="auto"/>
        <w:right w:val="none" w:sz="0" w:space="0" w:color="auto"/>
      </w:divBdr>
      <w:divsChild>
        <w:div w:id="1909800858">
          <w:marLeft w:val="0"/>
          <w:marRight w:val="0"/>
          <w:marTop w:val="0"/>
          <w:marBottom w:val="0"/>
          <w:divBdr>
            <w:top w:val="none" w:sz="0" w:space="0" w:color="auto"/>
            <w:left w:val="none" w:sz="0" w:space="0" w:color="auto"/>
            <w:bottom w:val="none" w:sz="0" w:space="0" w:color="auto"/>
            <w:right w:val="none" w:sz="0" w:space="0" w:color="auto"/>
          </w:divBdr>
          <w:divsChild>
            <w:div w:id="914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817">
      <w:bodyDiv w:val="1"/>
      <w:marLeft w:val="0"/>
      <w:marRight w:val="0"/>
      <w:marTop w:val="0"/>
      <w:marBottom w:val="0"/>
      <w:divBdr>
        <w:top w:val="none" w:sz="0" w:space="0" w:color="auto"/>
        <w:left w:val="none" w:sz="0" w:space="0" w:color="auto"/>
        <w:bottom w:val="none" w:sz="0" w:space="0" w:color="auto"/>
        <w:right w:val="none" w:sz="0" w:space="0" w:color="auto"/>
      </w:divBdr>
    </w:div>
    <w:div w:id="141701321">
      <w:bodyDiv w:val="1"/>
      <w:marLeft w:val="0"/>
      <w:marRight w:val="0"/>
      <w:marTop w:val="0"/>
      <w:marBottom w:val="0"/>
      <w:divBdr>
        <w:top w:val="none" w:sz="0" w:space="0" w:color="auto"/>
        <w:left w:val="none" w:sz="0" w:space="0" w:color="auto"/>
        <w:bottom w:val="none" w:sz="0" w:space="0" w:color="auto"/>
        <w:right w:val="none" w:sz="0" w:space="0" w:color="auto"/>
      </w:divBdr>
    </w:div>
    <w:div w:id="146673131">
      <w:bodyDiv w:val="1"/>
      <w:marLeft w:val="0"/>
      <w:marRight w:val="0"/>
      <w:marTop w:val="0"/>
      <w:marBottom w:val="0"/>
      <w:divBdr>
        <w:top w:val="none" w:sz="0" w:space="0" w:color="auto"/>
        <w:left w:val="none" w:sz="0" w:space="0" w:color="auto"/>
        <w:bottom w:val="none" w:sz="0" w:space="0" w:color="auto"/>
        <w:right w:val="none" w:sz="0" w:space="0" w:color="auto"/>
      </w:divBdr>
    </w:div>
    <w:div w:id="183907053">
      <w:bodyDiv w:val="1"/>
      <w:marLeft w:val="0"/>
      <w:marRight w:val="0"/>
      <w:marTop w:val="0"/>
      <w:marBottom w:val="0"/>
      <w:divBdr>
        <w:top w:val="none" w:sz="0" w:space="0" w:color="auto"/>
        <w:left w:val="none" w:sz="0" w:space="0" w:color="auto"/>
        <w:bottom w:val="none" w:sz="0" w:space="0" w:color="auto"/>
        <w:right w:val="none" w:sz="0" w:space="0" w:color="auto"/>
      </w:divBdr>
    </w:div>
    <w:div w:id="188836243">
      <w:bodyDiv w:val="1"/>
      <w:marLeft w:val="0"/>
      <w:marRight w:val="0"/>
      <w:marTop w:val="0"/>
      <w:marBottom w:val="0"/>
      <w:divBdr>
        <w:top w:val="none" w:sz="0" w:space="0" w:color="auto"/>
        <w:left w:val="none" w:sz="0" w:space="0" w:color="auto"/>
        <w:bottom w:val="none" w:sz="0" w:space="0" w:color="auto"/>
        <w:right w:val="none" w:sz="0" w:space="0" w:color="auto"/>
      </w:divBdr>
      <w:divsChild>
        <w:div w:id="798306101">
          <w:marLeft w:val="0"/>
          <w:marRight w:val="0"/>
          <w:marTop w:val="0"/>
          <w:marBottom w:val="0"/>
          <w:divBdr>
            <w:top w:val="none" w:sz="0" w:space="0" w:color="auto"/>
            <w:left w:val="none" w:sz="0" w:space="0" w:color="auto"/>
            <w:bottom w:val="none" w:sz="0" w:space="0" w:color="auto"/>
            <w:right w:val="none" w:sz="0" w:space="0" w:color="auto"/>
          </w:divBdr>
          <w:divsChild>
            <w:div w:id="1293101366">
              <w:marLeft w:val="0"/>
              <w:marRight w:val="0"/>
              <w:marTop w:val="0"/>
              <w:marBottom w:val="0"/>
              <w:divBdr>
                <w:top w:val="none" w:sz="0" w:space="0" w:color="auto"/>
                <w:left w:val="none" w:sz="0" w:space="0" w:color="auto"/>
                <w:bottom w:val="none" w:sz="0" w:space="0" w:color="auto"/>
                <w:right w:val="none" w:sz="0" w:space="0" w:color="auto"/>
              </w:divBdr>
            </w:div>
            <w:div w:id="473647070">
              <w:marLeft w:val="0"/>
              <w:marRight w:val="0"/>
              <w:marTop w:val="0"/>
              <w:marBottom w:val="0"/>
              <w:divBdr>
                <w:top w:val="none" w:sz="0" w:space="0" w:color="auto"/>
                <w:left w:val="none" w:sz="0" w:space="0" w:color="auto"/>
                <w:bottom w:val="none" w:sz="0" w:space="0" w:color="auto"/>
                <w:right w:val="none" w:sz="0" w:space="0" w:color="auto"/>
              </w:divBdr>
            </w:div>
            <w:div w:id="580288310">
              <w:marLeft w:val="0"/>
              <w:marRight w:val="0"/>
              <w:marTop w:val="0"/>
              <w:marBottom w:val="0"/>
              <w:divBdr>
                <w:top w:val="none" w:sz="0" w:space="0" w:color="auto"/>
                <w:left w:val="none" w:sz="0" w:space="0" w:color="auto"/>
                <w:bottom w:val="none" w:sz="0" w:space="0" w:color="auto"/>
                <w:right w:val="none" w:sz="0" w:space="0" w:color="auto"/>
              </w:divBdr>
            </w:div>
            <w:div w:id="1791314869">
              <w:marLeft w:val="0"/>
              <w:marRight w:val="0"/>
              <w:marTop w:val="0"/>
              <w:marBottom w:val="0"/>
              <w:divBdr>
                <w:top w:val="none" w:sz="0" w:space="0" w:color="auto"/>
                <w:left w:val="none" w:sz="0" w:space="0" w:color="auto"/>
                <w:bottom w:val="none" w:sz="0" w:space="0" w:color="auto"/>
                <w:right w:val="none" w:sz="0" w:space="0" w:color="auto"/>
              </w:divBdr>
            </w:div>
            <w:div w:id="177811191">
              <w:marLeft w:val="0"/>
              <w:marRight w:val="0"/>
              <w:marTop w:val="0"/>
              <w:marBottom w:val="0"/>
              <w:divBdr>
                <w:top w:val="none" w:sz="0" w:space="0" w:color="auto"/>
                <w:left w:val="none" w:sz="0" w:space="0" w:color="auto"/>
                <w:bottom w:val="none" w:sz="0" w:space="0" w:color="auto"/>
                <w:right w:val="none" w:sz="0" w:space="0" w:color="auto"/>
              </w:divBdr>
            </w:div>
            <w:div w:id="1334913303">
              <w:marLeft w:val="0"/>
              <w:marRight w:val="0"/>
              <w:marTop w:val="0"/>
              <w:marBottom w:val="0"/>
              <w:divBdr>
                <w:top w:val="none" w:sz="0" w:space="0" w:color="auto"/>
                <w:left w:val="none" w:sz="0" w:space="0" w:color="auto"/>
                <w:bottom w:val="none" w:sz="0" w:space="0" w:color="auto"/>
                <w:right w:val="none" w:sz="0" w:space="0" w:color="auto"/>
              </w:divBdr>
            </w:div>
            <w:div w:id="1668749497">
              <w:marLeft w:val="0"/>
              <w:marRight w:val="0"/>
              <w:marTop w:val="0"/>
              <w:marBottom w:val="0"/>
              <w:divBdr>
                <w:top w:val="none" w:sz="0" w:space="0" w:color="auto"/>
                <w:left w:val="none" w:sz="0" w:space="0" w:color="auto"/>
                <w:bottom w:val="none" w:sz="0" w:space="0" w:color="auto"/>
                <w:right w:val="none" w:sz="0" w:space="0" w:color="auto"/>
              </w:divBdr>
            </w:div>
            <w:div w:id="1915819501">
              <w:marLeft w:val="0"/>
              <w:marRight w:val="0"/>
              <w:marTop w:val="0"/>
              <w:marBottom w:val="0"/>
              <w:divBdr>
                <w:top w:val="none" w:sz="0" w:space="0" w:color="auto"/>
                <w:left w:val="none" w:sz="0" w:space="0" w:color="auto"/>
                <w:bottom w:val="none" w:sz="0" w:space="0" w:color="auto"/>
                <w:right w:val="none" w:sz="0" w:space="0" w:color="auto"/>
              </w:divBdr>
            </w:div>
            <w:div w:id="665549849">
              <w:marLeft w:val="0"/>
              <w:marRight w:val="0"/>
              <w:marTop w:val="0"/>
              <w:marBottom w:val="0"/>
              <w:divBdr>
                <w:top w:val="none" w:sz="0" w:space="0" w:color="auto"/>
                <w:left w:val="none" w:sz="0" w:space="0" w:color="auto"/>
                <w:bottom w:val="none" w:sz="0" w:space="0" w:color="auto"/>
                <w:right w:val="none" w:sz="0" w:space="0" w:color="auto"/>
              </w:divBdr>
            </w:div>
            <w:div w:id="170334534">
              <w:marLeft w:val="0"/>
              <w:marRight w:val="0"/>
              <w:marTop w:val="0"/>
              <w:marBottom w:val="0"/>
              <w:divBdr>
                <w:top w:val="none" w:sz="0" w:space="0" w:color="auto"/>
                <w:left w:val="none" w:sz="0" w:space="0" w:color="auto"/>
                <w:bottom w:val="none" w:sz="0" w:space="0" w:color="auto"/>
                <w:right w:val="none" w:sz="0" w:space="0" w:color="auto"/>
              </w:divBdr>
            </w:div>
            <w:div w:id="298346511">
              <w:marLeft w:val="0"/>
              <w:marRight w:val="0"/>
              <w:marTop w:val="0"/>
              <w:marBottom w:val="0"/>
              <w:divBdr>
                <w:top w:val="none" w:sz="0" w:space="0" w:color="auto"/>
                <w:left w:val="none" w:sz="0" w:space="0" w:color="auto"/>
                <w:bottom w:val="none" w:sz="0" w:space="0" w:color="auto"/>
                <w:right w:val="none" w:sz="0" w:space="0" w:color="auto"/>
              </w:divBdr>
            </w:div>
            <w:div w:id="739792460">
              <w:marLeft w:val="0"/>
              <w:marRight w:val="0"/>
              <w:marTop w:val="0"/>
              <w:marBottom w:val="0"/>
              <w:divBdr>
                <w:top w:val="none" w:sz="0" w:space="0" w:color="auto"/>
                <w:left w:val="none" w:sz="0" w:space="0" w:color="auto"/>
                <w:bottom w:val="none" w:sz="0" w:space="0" w:color="auto"/>
                <w:right w:val="none" w:sz="0" w:space="0" w:color="auto"/>
              </w:divBdr>
            </w:div>
            <w:div w:id="991913615">
              <w:marLeft w:val="0"/>
              <w:marRight w:val="0"/>
              <w:marTop w:val="0"/>
              <w:marBottom w:val="0"/>
              <w:divBdr>
                <w:top w:val="none" w:sz="0" w:space="0" w:color="auto"/>
                <w:left w:val="none" w:sz="0" w:space="0" w:color="auto"/>
                <w:bottom w:val="none" w:sz="0" w:space="0" w:color="auto"/>
                <w:right w:val="none" w:sz="0" w:space="0" w:color="auto"/>
              </w:divBdr>
            </w:div>
            <w:div w:id="414476936">
              <w:marLeft w:val="0"/>
              <w:marRight w:val="0"/>
              <w:marTop w:val="0"/>
              <w:marBottom w:val="0"/>
              <w:divBdr>
                <w:top w:val="none" w:sz="0" w:space="0" w:color="auto"/>
                <w:left w:val="none" w:sz="0" w:space="0" w:color="auto"/>
                <w:bottom w:val="none" w:sz="0" w:space="0" w:color="auto"/>
                <w:right w:val="none" w:sz="0" w:space="0" w:color="auto"/>
              </w:divBdr>
            </w:div>
            <w:div w:id="199437952">
              <w:marLeft w:val="0"/>
              <w:marRight w:val="0"/>
              <w:marTop w:val="0"/>
              <w:marBottom w:val="0"/>
              <w:divBdr>
                <w:top w:val="none" w:sz="0" w:space="0" w:color="auto"/>
                <w:left w:val="none" w:sz="0" w:space="0" w:color="auto"/>
                <w:bottom w:val="none" w:sz="0" w:space="0" w:color="auto"/>
                <w:right w:val="none" w:sz="0" w:space="0" w:color="auto"/>
              </w:divBdr>
            </w:div>
            <w:div w:id="183446946">
              <w:marLeft w:val="0"/>
              <w:marRight w:val="0"/>
              <w:marTop w:val="0"/>
              <w:marBottom w:val="0"/>
              <w:divBdr>
                <w:top w:val="none" w:sz="0" w:space="0" w:color="auto"/>
                <w:left w:val="none" w:sz="0" w:space="0" w:color="auto"/>
                <w:bottom w:val="none" w:sz="0" w:space="0" w:color="auto"/>
                <w:right w:val="none" w:sz="0" w:space="0" w:color="auto"/>
              </w:divBdr>
            </w:div>
            <w:div w:id="832914931">
              <w:marLeft w:val="0"/>
              <w:marRight w:val="0"/>
              <w:marTop w:val="0"/>
              <w:marBottom w:val="0"/>
              <w:divBdr>
                <w:top w:val="none" w:sz="0" w:space="0" w:color="auto"/>
                <w:left w:val="none" w:sz="0" w:space="0" w:color="auto"/>
                <w:bottom w:val="none" w:sz="0" w:space="0" w:color="auto"/>
                <w:right w:val="none" w:sz="0" w:space="0" w:color="auto"/>
              </w:divBdr>
            </w:div>
            <w:div w:id="6828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461">
      <w:bodyDiv w:val="1"/>
      <w:marLeft w:val="0"/>
      <w:marRight w:val="0"/>
      <w:marTop w:val="0"/>
      <w:marBottom w:val="0"/>
      <w:divBdr>
        <w:top w:val="none" w:sz="0" w:space="0" w:color="auto"/>
        <w:left w:val="none" w:sz="0" w:space="0" w:color="auto"/>
        <w:bottom w:val="none" w:sz="0" w:space="0" w:color="auto"/>
        <w:right w:val="none" w:sz="0" w:space="0" w:color="auto"/>
      </w:divBdr>
    </w:div>
    <w:div w:id="200631162">
      <w:bodyDiv w:val="1"/>
      <w:marLeft w:val="0"/>
      <w:marRight w:val="0"/>
      <w:marTop w:val="0"/>
      <w:marBottom w:val="0"/>
      <w:divBdr>
        <w:top w:val="none" w:sz="0" w:space="0" w:color="auto"/>
        <w:left w:val="none" w:sz="0" w:space="0" w:color="auto"/>
        <w:bottom w:val="none" w:sz="0" w:space="0" w:color="auto"/>
        <w:right w:val="none" w:sz="0" w:space="0" w:color="auto"/>
      </w:divBdr>
      <w:divsChild>
        <w:div w:id="115220796">
          <w:marLeft w:val="0"/>
          <w:marRight w:val="0"/>
          <w:marTop w:val="0"/>
          <w:marBottom w:val="0"/>
          <w:divBdr>
            <w:top w:val="none" w:sz="0" w:space="0" w:color="auto"/>
            <w:left w:val="none" w:sz="0" w:space="0" w:color="auto"/>
            <w:bottom w:val="none" w:sz="0" w:space="0" w:color="auto"/>
            <w:right w:val="none" w:sz="0" w:space="0" w:color="auto"/>
          </w:divBdr>
          <w:divsChild>
            <w:div w:id="225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6786">
      <w:bodyDiv w:val="1"/>
      <w:marLeft w:val="0"/>
      <w:marRight w:val="0"/>
      <w:marTop w:val="0"/>
      <w:marBottom w:val="0"/>
      <w:divBdr>
        <w:top w:val="none" w:sz="0" w:space="0" w:color="auto"/>
        <w:left w:val="none" w:sz="0" w:space="0" w:color="auto"/>
        <w:bottom w:val="none" w:sz="0" w:space="0" w:color="auto"/>
        <w:right w:val="none" w:sz="0" w:space="0" w:color="auto"/>
      </w:divBdr>
    </w:div>
    <w:div w:id="232351487">
      <w:bodyDiv w:val="1"/>
      <w:marLeft w:val="0"/>
      <w:marRight w:val="0"/>
      <w:marTop w:val="0"/>
      <w:marBottom w:val="0"/>
      <w:divBdr>
        <w:top w:val="none" w:sz="0" w:space="0" w:color="auto"/>
        <w:left w:val="none" w:sz="0" w:space="0" w:color="auto"/>
        <w:bottom w:val="none" w:sz="0" w:space="0" w:color="auto"/>
        <w:right w:val="none" w:sz="0" w:space="0" w:color="auto"/>
      </w:divBdr>
    </w:div>
    <w:div w:id="248850115">
      <w:bodyDiv w:val="1"/>
      <w:marLeft w:val="0"/>
      <w:marRight w:val="0"/>
      <w:marTop w:val="0"/>
      <w:marBottom w:val="0"/>
      <w:divBdr>
        <w:top w:val="none" w:sz="0" w:space="0" w:color="auto"/>
        <w:left w:val="none" w:sz="0" w:space="0" w:color="auto"/>
        <w:bottom w:val="none" w:sz="0" w:space="0" w:color="auto"/>
        <w:right w:val="none" w:sz="0" w:space="0" w:color="auto"/>
      </w:divBdr>
    </w:div>
    <w:div w:id="298844572">
      <w:bodyDiv w:val="1"/>
      <w:marLeft w:val="0"/>
      <w:marRight w:val="0"/>
      <w:marTop w:val="0"/>
      <w:marBottom w:val="0"/>
      <w:divBdr>
        <w:top w:val="none" w:sz="0" w:space="0" w:color="auto"/>
        <w:left w:val="none" w:sz="0" w:space="0" w:color="auto"/>
        <w:bottom w:val="none" w:sz="0" w:space="0" w:color="auto"/>
        <w:right w:val="none" w:sz="0" w:space="0" w:color="auto"/>
      </w:divBdr>
    </w:div>
    <w:div w:id="334693484">
      <w:bodyDiv w:val="1"/>
      <w:marLeft w:val="0"/>
      <w:marRight w:val="0"/>
      <w:marTop w:val="0"/>
      <w:marBottom w:val="0"/>
      <w:divBdr>
        <w:top w:val="none" w:sz="0" w:space="0" w:color="auto"/>
        <w:left w:val="none" w:sz="0" w:space="0" w:color="auto"/>
        <w:bottom w:val="none" w:sz="0" w:space="0" w:color="auto"/>
        <w:right w:val="none" w:sz="0" w:space="0" w:color="auto"/>
      </w:divBdr>
      <w:divsChild>
        <w:div w:id="1704864161">
          <w:marLeft w:val="0"/>
          <w:marRight w:val="0"/>
          <w:marTop w:val="0"/>
          <w:marBottom w:val="0"/>
          <w:divBdr>
            <w:top w:val="none" w:sz="0" w:space="0" w:color="auto"/>
            <w:left w:val="none" w:sz="0" w:space="0" w:color="auto"/>
            <w:bottom w:val="none" w:sz="0" w:space="0" w:color="auto"/>
            <w:right w:val="none" w:sz="0" w:space="0" w:color="auto"/>
          </w:divBdr>
          <w:divsChild>
            <w:div w:id="1282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7927">
      <w:bodyDiv w:val="1"/>
      <w:marLeft w:val="0"/>
      <w:marRight w:val="0"/>
      <w:marTop w:val="0"/>
      <w:marBottom w:val="0"/>
      <w:divBdr>
        <w:top w:val="none" w:sz="0" w:space="0" w:color="auto"/>
        <w:left w:val="none" w:sz="0" w:space="0" w:color="auto"/>
        <w:bottom w:val="none" w:sz="0" w:space="0" w:color="auto"/>
        <w:right w:val="none" w:sz="0" w:space="0" w:color="auto"/>
      </w:divBdr>
    </w:div>
    <w:div w:id="467866883">
      <w:bodyDiv w:val="1"/>
      <w:marLeft w:val="0"/>
      <w:marRight w:val="0"/>
      <w:marTop w:val="0"/>
      <w:marBottom w:val="0"/>
      <w:divBdr>
        <w:top w:val="none" w:sz="0" w:space="0" w:color="auto"/>
        <w:left w:val="none" w:sz="0" w:space="0" w:color="auto"/>
        <w:bottom w:val="none" w:sz="0" w:space="0" w:color="auto"/>
        <w:right w:val="none" w:sz="0" w:space="0" w:color="auto"/>
      </w:divBdr>
    </w:div>
    <w:div w:id="483007097">
      <w:bodyDiv w:val="1"/>
      <w:marLeft w:val="0"/>
      <w:marRight w:val="0"/>
      <w:marTop w:val="0"/>
      <w:marBottom w:val="0"/>
      <w:divBdr>
        <w:top w:val="none" w:sz="0" w:space="0" w:color="auto"/>
        <w:left w:val="none" w:sz="0" w:space="0" w:color="auto"/>
        <w:bottom w:val="none" w:sz="0" w:space="0" w:color="auto"/>
        <w:right w:val="none" w:sz="0" w:space="0" w:color="auto"/>
      </w:divBdr>
    </w:div>
    <w:div w:id="533738452">
      <w:bodyDiv w:val="1"/>
      <w:marLeft w:val="0"/>
      <w:marRight w:val="0"/>
      <w:marTop w:val="0"/>
      <w:marBottom w:val="0"/>
      <w:divBdr>
        <w:top w:val="none" w:sz="0" w:space="0" w:color="auto"/>
        <w:left w:val="none" w:sz="0" w:space="0" w:color="auto"/>
        <w:bottom w:val="none" w:sz="0" w:space="0" w:color="auto"/>
        <w:right w:val="none" w:sz="0" w:space="0" w:color="auto"/>
      </w:divBdr>
      <w:divsChild>
        <w:div w:id="1517378247">
          <w:marLeft w:val="0"/>
          <w:marRight w:val="0"/>
          <w:marTop w:val="0"/>
          <w:marBottom w:val="0"/>
          <w:divBdr>
            <w:top w:val="none" w:sz="0" w:space="0" w:color="auto"/>
            <w:left w:val="none" w:sz="0" w:space="0" w:color="auto"/>
            <w:bottom w:val="none" w:sz="0" w:space="0" w:color="auto"/>
            <w:right w:val="none" w:sz="0" w:space="0" w:color="auto"/>
          </w:divBdr>
          <w:divsChild>
            <w:div w:id="1411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606">
      <w:bodyDiv w:val="1"/>
      <w:marLeft w:val="0"/>
      <w:marRight w:val="0"/>
      <w:marTop w:val="0"/>
      <w:marBottom w:val="0"/>
      <w:divBdr>
        <w:top w:val="none" w:sz="0" w:space="0" w:color="auto"/>
        <w:left w:val="none" w:sz="0" w:space="0" w:color="auto"/>
        <w:bottom w:val="none" w:sz="0" w:space="0" w:color="auto"/>
        <w:right w:val="none" w:sz="0" w:space="0" w:color="auto"/>
      </w:divBdr>
      <w:divsChild>
        <w:div w:id="2089112209">
          <w:marLeft w:val="0"/>
          <w:marRight w:val="0"/>
          <w:marTop w:val="0"/>
          <w:marBottom w:val="0"/>
          <w:divBdr>
            <w:top w:val="none" w:sz="0" w:space="0" w:color="auto"/>
            <w:left w:val="none" w:sz="0" w:space="0" w:color="auto"/>
            <w:bottom w:val="none" w:sz="0" w:space="0" w:color="auto"/>
            <w:right w:val="none" w:sz="0" w:space="0" w:color="auto"/>
          </w:divBdr>
          <w:divsChild>
            <w:div w:id="1828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395">
      <w:bodyDiv w:val="1"/>
      <w:marLeft w:val="0"/>
      <w:marRight w:val="0"/>
      <w:marTop w:val="0"/>
      <w:marBottom w:val="0"/>
      <w:divBdr>
        <w:top w:val="none" w:sz="0" w:space="0" w:color="auto"/>
        <w:left w:val="none" w:sz="0" w:space="0" w:color="auto"/>
        <w:bottom w:val="none" w:sz="0" w:space="0" w:color="auto"/>
        <w:right w:val="none" w:sz="0" w:space="0" w:color="auto"/>
      </w:divBdr>
      <w:divsChild>
        <w:div w:id="990865559">
          <w:marLeft w:val="0"/>
          <w:marRight w:val="0"/>
          <w:marTop w:val="0"/>
          <w:marBottom w:val="0"/>
          <w:divBdr>
            <w:top w:val="none" w:sz="0" w:space="0" w:color="auto"/>
            <w:left w:val="none" w:sz="0" w:space="0" w:color="auto"/>
            <w:bottom w:val="none" w:sz="0" w:space="0" w:color="auto"/>
            <w:right w:val="none" w:sz="0" w:space="0" w:color="auto"/>
          </w:divBdr>
          <w:divsChild>
            <w:div w:id="1845902905">
              <w:marLeft w:val="0"/>
              <w:marRight w:val="0"/>
              <w:marTop w:val="0"/>
              <w:marBottom w:val="0"/>
              <w:divBdr>
                <w:top w:val="none" w:sz="0" w:space="0" w:color="auto"/>
                <w:left w:val="none" w:sz="0" w:space="0" w:color="auto"/>
                <w:bottom w:val="none" w:sz="0" w:space="0" w:color="auto"/>
                <w:right w:val="none" w:sz="0" w:space="0" w:color="auto"/>
              </w:divBdr>
              <w:divsChild>
                <w:div w:id="1859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6599">
      <w:bodyDiv w:val="1"/>
      <w:marLeft w:val="0"/>
      <w:marRight w:val="0"/>
      <w:marTop w:val="0"/>
      <w:marBottom w:val="0"/>
      <w:divBdr>
        <w:top w:val="none" w:sz="0" w:space="0" w:color="auto"/>
        <w:left w:val="none" w:sz="0" w:space="0" w:color="auto"/>
        <w:bottom w:val="none" w:sz="0" w:space="0" w:color="auto"/>
        <w:right w:val="none" w:sz="0" w:space="0" w:color="auto"/>
      </w:divBdr>
    </w:div>
    <w:div w:id="584073140">
      <w:bodyDiv w:val="1"/>
      <w:marLeft w:val="0"/>
      <w:marRight w:val="0"/>
      <w:marTop w:val="0"/>
      <w:marBottom w:val="0"/>
      <w:divBdr>
        <w:top w:val="none" w:sz="0" w:space="0" w:color="auto"/>
        <w:left w:val="none" w:sz="0" w:space="0" w:color="auto"/>
        <w:bottom w:val="none" w:sz="0" w:space="0" w:color="auto"/>
        <w:right w:val="none" w:sz="0" w:space="0" w:color="auto"/>
      </w:divBdr>
    </w:div>
    <w:div w:id="605965217">
      <w:bodyDiv w:val="1"/>
      <w:marLeft w:val="0"/>
      <w:marRight w:val="0"/>
      <w:marTop w:val="0"/>
      <w:marBottom w:val="0"/>
      <w:divBdr>
        <w:top w:val="none" w:sz="0" w:space="0" w:color="auto"/>
        <w:left w:val="none" w:sz="0" w:space="0" w:color="auto"/>
        <w:bottom w:val="none" w:sz="0" w:space="0" w:color="auto"/>
        <w:right w:val="none" w:sz="0" w:space="0" w:color="auto"/>
      </w:divBdr>
      <w:divsChild>
        <w:div w:id="716776648">
          <w:marLeft w:val="0"/>
          <w:marRight w:val="0"/>
          <w:marTop w:val="0"/>
          <w:marBottom w:val="0"/>
          <w:divBdr>
            <w:top w:val="none" w:sz="0" w:space="0" w:color="auto"/>
            <w:left w:val="none" w:sz="0" w:space="0" w:color="auto"/>
            <w:bottom w:val="none" w:sz="0" w:space="0" w:color="auto"/>
            <w:right w:val="none" w:sz="0" w:space="0" w:color="auto"/>
          </w:divBdr>
          <w:divsChild>
            <w:div w:id="13183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6747">
      <w:bodyDiv w:val="1"/>
      <w:marLeft w:val="0"/>
      <w:marRight w:val="0"/>
      <w:marTop w:val="0"/>
      <w:marBottom w:val="0"/>
      <w:divBdr>
        <w:top w:val="none" w:sz="0" w:space="0" w:color="auto"/>
        <w:left w:val="none" w:sz="0" w:space="0" w:color="auto"/>
        <w:bottom w:val="none" w:sz="0" w:space="0" w:color="auto"/>
        <w:right w:val="none" w:sz="0" w:space="0" w:color="auto"/>
      </w:divBdr>
    </w:div>
    <w:div w:id="612593556">
      <w:bodyDiv w:val="1"/>
      <w:marLeft w:val="0"/>
      <w:marRight w:val="0"/>
      <w:marTop w:val="0"/>
      <w:marBottom w:val="0"/>
      <w:divBdr>
        <w:top w:val="none" w:sz="0" w:space="0" w:color="auto"/>
        <w:left w:val="none" w:sz="0" w:space="0" w:color="auto"/>
        <w:bottom w:val="none" w:sz="0" w:space="0" w:color="auto"/>
        <w:right w:val="none" w:sz="0" w:space="0" w:color="auto"/>
      </w:divBdr>
      <w:divsChild>
        <w:div w:id="1442458868">
          <w:marLeft w:val="0"/>
          <w:marRight w:val="0"/>
          <w:marTop w:val="0"/>
          <w:marBottom w:val="0"/>
          <w:divBdr>
            <w:top w:val="none" w:sz="0" w:space="0" w:color="auto"/>
            <w:left w:val="none" w:sz="0" w:space="0" w:color="auto"/>
            <w:bottom w:val="none" w:sz="0" w:space="0" w:color="auto"/>
            <w:right w:val="none" w:sz="0" w:space="0" w:color="auto"/>
          </w:divBdr>
          <w:divsChild>
            <w:div w:id="20925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353">
      <w:bodyDiv w:val="1"/>
      <w:marLeft w:val="0"/>
      <w:marRight w:val="0"/>
      <w:marTop w:val="0"/>
      <w:marBottom w:val="0"/>
      <w:divBdr>
        <w:top w:val="none" w:sz="0" w:space="0" w:color="auto"/>
        <w:left w:val="none" w:sz="0" w:space="0" w:color="auto"/>
        <w:bottom w:val="none" w:sz="0" w:space="0" w:color="auto"/>
        <w:right w:val="none" w:sz="0" w:space="0" w:color="auto"/>
      </w:divBdr>
      <w:divsChild>
        <w:div w:id="516966272">
          <w:marLeft w:val="0"/>
          <w:marRight w:val="0"/>
          <w:marTop w:val="0"/>
          <w:marBottom w:val="0"/>
          <w:divBdr>
            <w:top w:val="none" w:sz="0" w:space="0" w:color="auto"/>
            <w:left w:val="none" w:sz="0" w:space="0" w:color="auto"/>
            <w:bottom w:val="none" w:sz="0" w:space="0" w:color="auto"/>
            <w:right w:val="none" w:sz="0" w:space="0" w:color="auto"/>
          </w:divBdr>
          <w:divsChild>
            <w:div w:id="211698999">
              <w:marLeft w:val="0"/>
              <w:marRight w:val="0"/>
              <w:marTop w:val="0"/>
              <w:marBottom w:val="0"/>
              <w:divBdr>
                <w:top w:val="none" w:sz="0" w:space="0" w:color="auto"/>
                <w:left w:val="none" w:sz="0" w:space="0" w:color="auto"/>
                <w:bottom w:val="none" w:sz="0" w:space="0" w:color="auto"/>
                <w:right w:val="none" w:sz="0" w:space="0" w:color="auto"/>
              </w:divBdr>
            </w:div>
            <w:div w:id="1502886102">
              <w:marLeft w:val="0"/>
              <w:marRight w:val="0"/>
              <w:marTop w:val="0"/>
              <w:marBottom w:val="0"/>
              <w:divBdr>
                <w:top w:val="none" w:sz="0" w:space="0" w:color="auto"/>
                <w:left w:val="none" w:sz="0" w:space="0" w:color="auto"/>
                <w:bottom w:val="none" w:sz="0" w:space="0" w:color="auto"/>
                <w:right w:val="none" w:sz="0" w:space="0" w:color="auto"/>
              </w:divBdr>
            </w:div>
            <w:div w:id="25376861">
              <w:marLeft w:val="0"/>
              <w:marRight w:val="0"/>
              <w:marTop w:val="0"/>
              <w:marBottom w:val="0"/>
              <w:divBdr>
                <w:top w:val="none" w:sz="0" w:space="0" w:color="auto"/>
                <w:left w:val="none" w:sz="0" w:space="0" w:color="auto"/>
                <w:bottom w:val="none" w:sz="0" w:space="0" w:color="auto"/>
                <w:right w:val="none" w:sz="0" w:space="0" w:color="auto"/>
              </w:divBdr>
            </w:div>
            <w:div w:id="1298876418">
              <w:marLeft w:val="0"/>
              <w:marRight w:val="0"/>
              <w:marTop w:val="0"/>
              <w:marBottom w:val="0"/>
              <w:divBdr>
                <w:top w:val="none" w:sz="0" w:space="0" w:color="auto"/>
                <w:left w:val="none" w:sz="0" w:space="0" w:color="auto"/>
                <w:bottom w:val="none" w:sz="0" w:space="0" w:color="auto"/>
                <w:right w:val="none" w:sz="0" w:space="0" w:color="auto"/>
              </w:divBdr>
            </w:div>
            <w:div w:id="571282770">
              <w:marLeft w:val="0"/>
              <w:marRight w:val="0"/>
              <w:marTop w:val="0"/>
              <w:marBottom w:val="0"/>
              <w:divBdr>
                <w:top w:val="none" w:sz="0" w:space="0" w:color="auto"/>
                <w:left w:val="none" w:sz="0" w:space="0" w:color="auto"/>
                <w:bottom w:val="none" w:sz="0" w:space="0" w:color="auto"/>
                <w:right w:val="none" w:sz="0" w:space="0" w:color="auto"/>
              </w:divBdr>
            </w:div>
            <w:div w:id="1992900793">
              <w:marLeft w:val="0"/>
              <w:marRight w:val="0"/>
              <w:marTop w:val="0"/>
              <w:marBottom w:val="0"/>
              <w:divBdr>
                <w:top w:val="none" w:sz="0" w:space="0" w:color="auto"/>
                <w:left w:val="none" w:sz="0" w:space="0" w:color="auto"/>
                <w:bottom w:val="none" w:sz="0" w:space="0" w:color="auto"/>
                <w:right w:val="none" w:sz="0" w:space="0" w:color="auto"/>
              </w:divBdr>
            </w:div>
            <w:div w:id="191765953">
              <w:marLeft w:val="0"/>
              <w:marRight w:val="0"/>
              <w:marTop w:val="0"/>
              <w:marBottom w:val="0"/>
              <w:divBdr>
                <w:top w:val="none" w:sz="0" w:space="0" w:color="auto"/>
                <w:left w:val="none" w:sz="0" w:space="0" w:color="auto"/>
                <w:bottom w:val="none" w:sz="0" w:space="0" w:color="auto"/>
                <w:right w:val="none" w:sz="0" w:space="0" w:color="auto"/>
              </w:divBdr>
            </w:div>
            <w:div w:id="119302745">
              <w:marLeft w:val="0"/>
              <w:marRight w:val="0"/>
              <w:marTop w:val="0"/>
              <w:marBottom w:val="0"/>
              <w:divBdr>
                <w:top w:val="none" w:sz="0" w:space="0" w:color="auto"/>
                <w:left w:val="none" w:sz="0" w:space="0" w:color="auto"/>
                <w:bottom w:val="none" w:sz="0" w:space="0" w:color="auto"/>
                <w:right w:val="none" w:sz="0" w:space="0" w:color="auto"/>
              </w:divBdr>
            </w:div>
            <w:div w:id="2035156856">
              <w:marLeft w:val="0"/>
              <w:marRight w:val="0"/>
              <w:marTop w:val="0"/>
              <w:marBottom w:val="0"/>
              <w:divBdr>
                <w:top w:val="none" w:sz="0" w:space="0" w:color="auto"/>
                <w:left w:val="none" w:sz="0" w:space="0" w:color="auto"/>
                <w:bottom w:val="none" w:sz="0" w:space="0" w:color="auto"/>
                <w:right w:val="none" w:sz="0" w:space="0" w:color="auto"/>
              </w:divBdr>
            </w:div>
            <w:div w:id="600451295">
              <w:marLeft w:val="0"/>
              <w:marRight w:val="0"/>
              <w:marTop w:val="0"/>
              <w:marBottom w:val="0"/>
              <w:divBdr>
                <w:top w:val="none" w:sz="0" w:space="0" w:color="auto"/>
                <w:left w:val="none" w:sz="0" w:space="0" w:color="auto"/>
                <w:bottom w:val="none" w:sz="0" w:space="0" w:color="auto"/>
                <w:right w:val="none" w:sz="0" w:space="0" w:color="auto"/>
              </w:divBdr>
            </w:div>
            <w:div w:id="401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3439">
      <w:bodyDiv w:val="1"/>
      <w:marLeft w:val="0"/>
      <w:marRight w:val="0"/>
      <w:marTop w:val="0"/>
      <w:marBottom w:val="0"/>
      <w:divBdr>
        <w:top w:val="none" w:sz="0" w:space="0" w:color="auto"/>
        <w:left w:val="none" w:sz="0" w:space="0" w:color="auto"/>
        <w:bottom w:val="none" w:sz="0" w:space="0" w:color="auto"/>
        <w:right w:val="none" w:sz="0" w:space="0" w:color="auto"/>
      </w:divBdr>
    </w:div>
    <w:div w:id="634068973">
      <w:bodyDiv w:val="1"/>
      <w:marLeft w:val="0"/>
      <w:marRight w:val="0"/>
      <w:marTop w:val="0"/>
      <w:marBottom w:val="0"/>
      <w:divBdr>
        <w:top w:val="none" w:sz="0" w:space="0" w:color="auto"/>
        <w:left w:val="none" w:sz="0" w:space="0" w:color="auto"/>
        <w:bottom w:val="none" w:sz="0" w:space="0" w:color="auto"/>
        <w:right w:val="none" w:sz="0" w:space="0" w:color="auto"/>
      </w:divBdr>
      <w:divsChild>
        <w:div w:id="1546020875">
          <w:marLeft w:val="0"/>
          <w:marRight w:val="0"/>
          <w:marTop w:val="0"/>
          <w:marBottom w:val="0"/>
          <w:divBdr>
            <w:top w:val="none" w:sz="0" w:space="0" w:color="auto"/>
            <w:left w:val="none" w:sz="0" w:space="0" w:color="auto"/>
            <w:bottom w:val="none" w:sz="0" w:space="0" w:color="auto"/>
            <w:right w:val="none" w:sz="0" w:space="0" w:color="auto"/>
          </w:divBdr>
          <w:divsChild>
            <w:div w:id="830490266">
              <w:marLeft w:val="0"/>
              <w:marRight w:val="0"/>
              <w:marTop w:val="0"/>
              <w:marBottom w:val="0"/>
              <w:divBdr>
                <w:top w:val="none" w:sz="0" w:space="0" w:color="auto"/>
                <w:left w:val="none" w:sz="0" w:space="0" w:color="auto"/>
                <w:bottom w:val="none" w:sz="0" w:space="0" w:color="auto"/>
                <w:right w:val="none" w:sz="0" w:space="0" w:color="auto"/>
              </w:divBdr>
            </w:div>
            <w:div w:id="534270035">
              <w:marLeft w:val="0"/>
              <w:marRight w:val="0"/>
              <w:marTop w:val="0"/>
              <w:marBottom w:val="0"/>
              <w:divBdr>
                <w:top w:val="none" w:sz="0" w:space="0" w:color="auto"/>
                <w:left w:val="none" w:sz="0" w:space="0" w:color="auto"/>
                <w:bottom w:val="none" w:sz="0" w:space="0" w:color="auto"/>
                <w:right w:val="none" w:sz="0" w:space="0" w:color="auto"/>
              </w:divBdr>
            </w:div>
            <w:div w:id="840048486">
              <w:marLeft w:val="0"/>
              <w:marRight w:val="0"/>
              <w:marTop w:val="0"/>
              <w:marBottom w:val="0"/>
              <w:divBdr>
                <w:top w:val="none" w:sz="0" w:space="0" w:color="auto"/>
                <w:left w:val="none" w:sz="0" w:space="0" w:color="auto"/>
                <w:bottom w:val="none" w:sz="0" w:space="0" w:color="auto"/>
                <w:right w:val="none" w:sz="0" w:space="0" w:color="auto"/>
              </w:divBdr>
            </w:div>
            <w:div w:id="476068925">
              <w:marLeft w:val="0"/>
              <w:marRight w:val="0"/>
              <w:marTop w:val="0"/>
              <w:marBottom w:val="0"/>
              <w:divBdr>
                <w:top w:val="none" w:sz="0" w:space="0" w:color="auto"/>
                <w:left w:val="none" w:sz="0" w:space="0" w:color="auto"/>
                <w:bottom w:val="none" w:sz="0" w:space="0" w:color="auto"/>
                <w:right w:val="none" w:sz="0" w:space="0" w:color="auto"/>
              </w:divBdr>
            </w:div>
            <w:div w:id="9914951">
              <w:marLeft w:val="0"/>
              <w:marRight w:val="0"/>
              <w:marTop w:val="0"/>
              <w:marBottom w:val="0"/>
              <w:divBdr>
                <w:top w:val="none" w:sz="0" w:space="0" w:color="auto"/>
                <w:left w:val="none" w:sz="0" w:space="0" w:color="auto"/>
                <w:bottom w:val="none" w:sz="0" w:space="0" w:color="auto"/>
                <w:right w:val="none" w:sz="0" w:space="0" w:color="auto"/>
              </w:divBdr>
            </w:div>
            <w:div w:id="758598091">
              <w:marLeft w:val="0"/>
              <w:marRight w:val="0"/>
              <w:marTop w:val="0"/>
              <w:marBottom w:val="0"/>
              <w:divBdr>
                <w:top w:val="none" w:sz="0" w:space="0" w:color="auto"/>
                <w:left w:val="none" w:sz="0" w:space="0" w:color="auto"/>
                <w:bottom w:val="none" w:sz="0" w:space="0" w:color="auto"/>
                <w:right w:val="none" w:sz="0" w:space="0" w:color="auto"/>
              </w:divBdr>
            </w:div>
            <w:div w:id="510950618">
              <w:marLeft w:val="0"/>
              <w:marRight w:val="0"/>
              <w:marTop w:val="0"/>
              <w:marBottom w:val="0"/>
              <w:divBdr>
                <w:top w:val="none" w:sz="0" w:space="0" w:color="auto"/>
                <w:left w:val="none" w:sz="0" w:space="0" w:color="auto"/>
                <w:bottom w:val="none" w:sz="0" w:space="0" w:color="auto"/>
                <w:right w:val="none" w:sz="0" w:space="0" w:color="auto"/>
              </w:divBdr>
            </w:div>
            <w:div w:id="1608149097">
              <w:marLeft w:val="0"/>
              <w:marRight w:val="0"/>
              <w:marTop w:val="0"/>
              <w:marBottom w:val="0"/>
              <w:divBdr>
                <w:top w:val="none" w:sz="0" w:space="0" w:color="auto"/>
                <w:left w:val="none" w:sz="0" w:space="0" w:color="auto"/>
                <w:bottom w:val="none" w:sz="0" w:space="0" w:color="auto"/>
                <w:right w:val="none" w:sz="0" w:space="0" w:color="auto"/>
              </w:divBdr>
            </w:div>
            <w:div w:id="889731757">
              <w:marLeft w:val="0"/>
              <w:marRight w:val="0"/>
              <w:marTop w:val="0"/>
              <w:marBottom w:val="0"/>
              <w:divBdr>
                <w:top w:val="none" w:sz="0" w:space="0" w:color="auto"/>
                <w:left w:val="none" w:sz="0" w:space="0" w:color="auto"/>
                <w:bottom w:val="none" w:sz="0" w:space="0" w:color="auto"/>
                <w:right w:val="none" w:sz="0" w:space="0" w:color="auto"/>
              </w:divBdr>
            </w:div>
            <w:div w:id="728650288">
              <w:marLeft w:val="0"/>
              <w:marRight w:val="0"/>
              <w:marTop w:val="0"/>
              <w:marBottom w:val="0"/>
              <w:divBdr>
                <w:top w:val="none" w:sz="0" w:space="0" w:color="auto"/>
                <w:left w:val="none" w:sz="0" w:space="0" w:color="auto"/>
                <w:bottom w:val="none" w:sz="0" w:space="0" w:color="auto"/>
                <w:right w:val="none" w:sz="0" w:space="0" w:color="auto"/>
              </w:divBdr>
            </w:div>
            <w:div w:id="347148069">
              <w:marLeft w:val="0"/>
              <w:marRight w:val="0"/>
              <w:marTop w:val="0"/>
              <w:marBottom w:val="0"/>
              <w:divBdr>
                <w:top w:val="none" w:sz="0" w:space="0" w:color="auto"/>
                <w:left w:val="none" w:sz="0" w:space="0" w:color="auto"/>
                <w:bottom w:val="none" w:sz="0" w:space="0" w:color="auto"/>
                <w:right w:val="none" w:sz="0" w:space="0" w:color="auto"/>
              </w:divBdr>
            </w:div>
            <w:div w:id="2134589559">
              <w:marLeft w:val="0"/>
              <w:marRight w:val="0"/>
              <w:marTop w:val="0"/>
              <w:marBottom w:val="0"/>
              <w:divBdr>
                <w:top w:val="none" w:sz="0" w:space="0" w:color="auto"/>
                <w:left w:val="none" w:sz="0" w:space="0" w:color="auto"/>
                <w:bottom w:val="none" w:sz="0" w:space="0" w:color="auto"/>
                <w:right w:val="none" w:sz="0" w:space="0" w:color="auto"/>
              </w:divBdr>
            </w:div>
            <w:div w:id="758914292">
              <w:marLeft w:val="0"/>
              <w:marRight w:val="0"/>
              <w:marTop w:val="0"/>
              <w:marBottom w:val="0"/>
              <w:divBdr>
                <w:top w:val="none" w:sz="0" w:space="0" w:color="auto"/>
                <w:left w:val="none" w:sz="0" w:space="0" w:color="auto"/>
                <w:bottom w:val="none" w:sz="0" w:space="0" w:color="auto"/>
                <w:right w:val="none" w:sz="0" w:space="0" w:color="auto"/>
              </w:divBdr>
            </w:div>
            <w:div w:id="1438908497">
              <w:marLeft w:val="0"/>
              <w:marRight w:val="0"/>
              <w:marTop w:val="0"/>
              <w:marBottom w:val="0"/>
              <w:divBdr>
                <w:top w:val="none" w:sz="0" w:space="0" w:color="auto"/>
                <w:left w:val="none" w:sz="0" w:space="0" w:color="auto"/>
                <w:bottom w:val="none" w:sz="0" w:space="0" w:color="auto"/>
                <w:right w:val="none" w:sz="0" w:space="0" w:color="auto"/>
              </w:divBdr>
            </w:div>
            <w:div w:id="797912048">
              <w:marLeft w:val="0"/>
              <w:marRight w:val="0"/>
              <w:marTop w:val="0"/>
              <w:marBottom w:val="0"/>
              <w:divBdr>
                <w:top w:val="none" w:sz="0" w:space="0" w:color="auto"/>
                <w:left w:val="none" w:sz="0" w:space="0" w:color="auto"/>
                <w:bottom w:val="none" w:sz="0" w:space="0" w:color="auto"/>
                <w:right w:val="none" w:sz="0" w:space="0" w:color="auto"/>
              </w:divBdr>
            </w:div>
            <w:div w:id="808013294">
              <w:marLeft w:val="0"/>
              <w:marRight w:val="0"/>
              <w:marTop w:val="0"/>
              <w:marBottom w:val="0"/>
              <w:divBdr>
                <w:top w:val="none" w:sz="0" w:space="0" w:color="auto"/>
                <w:left w:val="none" w:sz="0" w:space="0" w:color="auto"/>
                <w:bottom w:val="none" w:sz="0" w:space="0" w:color="auto"/>
                <w:right w:val="none" w:sz="0" w:space="0" w:color="auto"/>
              </w:divBdr>
            </w:div>
            <w:div w:id="977030890">
              <w:marLeft w:val="0"/>
              <w:marRight w:val="0"/>
              <w:marTop w:val="0"/>
              <w:marBottom w:val="0"/>
              <w:divBdr>
                <w:top w:val="none" w:sz="0" w:space="0" w:color="auto"/>
                <w:left w:val="none" w:sz="0" w:space="0" w:color="auto"/>
                <w:bottom w:val="none" w:sz="0" w:space="0" w:color="auto"/>
                <w:right w:val="none" w:sz="0" w:space="0" w:color="auto"/>
              </w:divBdr>
            </w:div>
            <w:div w:id="5637630">
              <w:marLeft w:val="0"/>
              <w:marRight w:val="0"/>
              <w:marTop w:val="0"/>
              <w:marBottom w:val="0"/>
              <w:divBdr>
                <w:top w:val="none" w:sz="0" w:space="0" w:color="auto"/>
                <w:left w:val="none" w:sz="0" w:space="0" w:color="auto"/>
                <w:bottom w:val="none" w:sz="0" w:space="0" w:color="auto"/>
                <w:right w:val="none" w:sz="0" w:space="0" w:color="auto"/>
              </w:divBdr>
            </w:div>
            <w:div w:id="1558322527">
              <w:marLeft w:val="0"/>
              <w:marRight w:val="0"/>
              <w:marTop w:val="0"/>
              <w:marBottom w:val="0"/>
              <w:divBdr>
                <w:top w:val="none" w:sz="0" w:space="0" w:color="auto"/>
                <w:left w:val="none" w:sz="0" w:space="0" w:color="auto"/>
                <w:bottom w:val="none" w:sz="0" w:space="0" w:color="auto"/>
                <w:right w:val="none" w:sz="0" w:space="0" w:color="auto"/>
              </w:divBdr>
            </w:div>
            <w:div w:id="1733235029">
              <w:marLeft w:val="0"/>
              <w:marRight w:val="0"/>
              <w:marTop w:val="0"/>
              <w:marBottom w:val="0"/>
              <w:divBdr>
                <w:top w:val="none" w:sz="0" w:space="0" w:color="auto"/>
                <w:left w:val="none" w:sz="0" w:space="0" w:color="auto"/>
                <w:bottom w:val="none" w:sz="0" w:space="0" w:color="auto"/>
                <w:right w:val="none" w:sz="0" w:space="0" w:color="auto"/>
              </w:divBdr>
            </w:div>
            <w:div w:id="2119567571">
              <w:marLeft w:val="0"/>
              <w:marRight w:val="0"/>
              <w:marTop w:val="0"/>
              <w:marBottom w:val="0"/>
              <w:divBdr>
                <w:top w:val="none" w:sz="0" w:space="0" w:color="auto"/>
                <w:left w:val="none" w:sz="0" w:space="0" w:color="auto"/>
                <w:bottom w:val="none" w:sz="0" w:space="0" w:color="auto"/>
                <w:right w:val="none" w:sz="0" w:space="0" w:color="auto"/>
              </w:divBdr>
            </w:div>
            <w:div w:id="8605597">
              <w:marLeft w:val="0"/>
              <w:marRight w:val="0"/>
              <w:marTop w:val="0"/>
              <w:marBottom w:val="0"/>
              <w:divBdr>
                <w:top w:val="none" w:sz="0" w:space="0" w:color="auto"/>
                <w:left w:val="none" w:sz="0" w:space="0" w:color="auto"/>
                <w:bottom w:val="none" w:sz="0" w:space="0" w:color="auto"/>
                <w:right w:val="none" w:sz="0" w:space="0" w:color="auto"/>
              </w:divBdr>
            </w:div>
            <w:div w:id="16150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389">
      <w:bodyDiv w:val="1"/>
      <w:marLeft w:val="0"/>
      <w:marRight w:val="0"/>
      <w:marTop w:val="0"/>
      <w:marBottom w:val="0"/>
      <w:divBdr>
        <w:top w:val="none" w:sz="0" w:space="0" w:color="auto"/>
        <w:left w:val="none" w:sz="0" w:space="0" w:color="auto"/>
        <w:bottom w:val="none" w:sz="0" w:space="0" w:color="auto"/>
        <w:right w:val="none" w:sz="0" w:space="0" w:color="auto"/>
      </w:divBdr>
      <w:divsChild>
        <w:div w:id="1223175586">
          <w:marLeft w:val="0"/>
          <w:marRight w:val="0"/>
          <w:marTop w:val="0"/>
          <w:marBottom w:val="0"/>
          <w:divBdr>
            <w:top w:val="none" w:sz="0" w:space="0" w:color="auto"/>
            <w:left w:val="none" w:sz="0" w:space="0" w:color="auto"/>
            <w:bottom w:val="none" w:sz="0" w:space="0" w:color="auto"/>
            <w:right w:val="none" w:sz="0" w:space="0" w:color="auto"/>
          </w:divBdr>
          <w:divsChild>
            <w:div w:id="967466211">
              <w:marLeft w:val="0"/>
              <w:marRight w:val="0"/>
              <w:marTop w:val="0"/>
              <w:marBottom w:val="0"/>
              <w:divBdr>
                <w:top w:val="none" w:sz="0" w:space="0" w:color="auto"/>
                <w:left w:val="none" w:sz="0" w:space="0" w:color="auto"/>
                <w:bottom w:val="none" w:sz="0" w:space="0" w:color="auto"/>
                <w:right w:val="none" w:sz="0" w:space="0" w:color="auto"/>
              </w:divBdr>
            </w:div>
            <w:div w:id="460419447">
              <w:marLeft w:val="0"/>
              <w:marRight w:val="0"/>
              <w:marTop w:val="0"/>
              <w:marBottom w:val="0"/>
              <w:divBdr>
                <w:top w:val="none" w:sz="0" w:space="0" w:color="auto"/>
                <w:left w:val="none" w:sz="0" w:space="0" w:color="auto"/>
                <w:bottom w:val="none" w:sz="0" w:space="0" w:color="auto"/>
                <w:right w:val="none" w:sz="0" w:space="0" w:color="auto"/>
              </w:divBdr>
            </w:div>
            <w:div w:id="442726140">
              <w:marLeft w:val="0"/>
              <w:marRight w:val="0"/>
              <w:marTop w:val="0"/>
              <w:marBottom w:val="0"/>
              <w:divBdr>
                <w:top w:val="none" w:sz="0" w:space="0" w:color="auto"/>
                <w:left w:val="none" w:sz="0" w:space="0" w:color="auto"/>
                <w:bottom w:val="none" w:sz="0" w:space="0" w:color="auto"/>
                <w:right w:val="none" w:sz="0" w:space="0" w:color="auto"/>
              </w:divBdr>
            </w:div>
            <w:div w:id="1144274850">
              <w:marLeft w:val="0"/>
              <w:marRight w:val="0"/>
              <w:marTop w:val="0"/>
              <w:marBottom w:val="0"/>
              <w:divBdr>
                <w:top w:val="none" w:sz="0" w:space="0" w:color="auto"/>
                <w:left w:val="none" w:sz="0" w:space="0" w:color="auto"/>
                <w:bottom w:val="none" w:sz="0" w:space="0" w:color="auto"/>
                <w:right w:val="none" w:sz="0" w:space="0" w:color="auto"/>
              </w:divBdr>
            </w:div>
            <w:div w:id="1174763078">
              <w:marLeft w:val="0"/>
              <w:marRight w:val="0"/>
              <w:marTop w:val="0"/>
              <w:marBottom w:val="0"/>
              <w:divBdr>
                <w:top w:val="none" w:sz="0" w:space="0" w:color="auto"/>
                <w:left w:val="none" w:sz="0" w:space="0" w:color="auto"/>
                <w:bottom w:val="none" w:sz="0" w:space="0" w:color="auto"/>
                <w:right w:val="none" w:sz="0" w:space="0" w:color="auto"/>
              </w:divBdr>
            </w:div>
            <w:div w:id="39984120">
              <w:marLeft w:val="0"/>
              <w:marRight w:val="0"/>
              <w:marTop w:val="0"/>
              <w:marBottom w:val="0"/>
              <w:divBdr>
                <w:top w:val="none" w:sz="0" w:space="0" w:color="auto"/>
                <w:left w:val="none" w:sz="0" w:space="0" w:color="auto"/>
                <w:bottom w:val="none" w:sz="0" w:space="0" w:color="auto"/>
                <w:right w:val="none" w:sz="0" w:space="0" w:color="auto"/>
              </w:divBdr>
            </w:div>
            <w:div w:id="68424425">
              <w:marLeft w:val="0"/>
              <w:marRight w:val="0"/>
              <w:marTop w:val="0"/>
              <w:marBottom w:val="0"/>
              <w:divBdr>
                <w:top w:val="none" w:sz="0" w:space="0" w:color="auto"/>
                <w:left w:val="none" w:sz="0" w:space="0" w:color="auto"/>
                <w:bottom w:val="none" w:sz="0" w:space="0" w:color="auto"/>
                <w:right w:val="none" w:sz="0" w:space="0" w:color="auto"/>
              </w:divBdr>
            </w:div>
            <w:div w:id="2018074085">
              <w:marLeft w:val="0"/>
              <w:marRight w:val="0"/>
              <w:marTop w:val="0"/>
              <w:marBottom w:val="0"/>
              <w:divBdr>
                <w:top w:val="none" w:sz="0" w:space="0" w:color="auto"/>
                <w:left w:val="none" w:sz="0" w:space="0" w:color="auto"/>
                <w:bottom w:val="none" w:sz="0" w:space="0" w:color="auto"/>
                <w:right w:val="none" w:sz="0" w:space="0" w:color="auto"/>
              </w:divBdr>
            </w:div>
            <w:div w:id="12978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152">
      <w:bodyDiv w:val="1"/>
      <w:marLeft w:val="0"/>
      <w:marRight w:val="0"/>
      <w:marTop w:val="0"/>
      <w:marBottom w:val="0"/>
      <w:divBdr>
        <w:top w:val="none" w:sz="0" w:space="0" w:color="auto"/>
        <w:left w:val="none" w:sz="0" w:space="0" w:color="auto"/>
        <w:bottom w:val="none" w:sz="0" w:space="0" w:color="auto"/>
        <w:right w:val="none" w:sz="0" w:space="0" w:color="auto"/>
      </w:divBdr>
    </w:div>
    <w:div w:id="693533245">
      <w:bodyDiv w:val="1"/>
      <w:marLeft w:val="0"/>
      <w:marRight w:val="0"/>
      <w:marTop w:val="0"/>
      <w:marBottom w:val="0"/>
      <w:divBdr>
        <w:top w:val="none" w:sz="0" w:space="0" w:color="auto"/>
        <w:left w:val="none" w:sz="0" w:space="0" w:color="auto"/>
        <w:bottom w:val="none" w:sz="0" w:space="0" w:color="auto"/>
        <w:right w:val="none" w:sz="0" w:space="0" w:color="auto"/>
      </w:divBdr>
      <w:divsChild>
        <w:div w:id="1244685874">
          <w:marLeft w:val="0"/>
          <w:marRight w:val="0"/>
          <w:marTop w:val="0"/>
          <w:marBottom w:val="0"/>
          <w:divBdr>
            <w:top w:val="none" w:sz="0" w:space="0" w:color="auto"/>
            <w:left w:val="none" w:sz="0" w:space="0" w:color="auto"/>
            <w:bottom w:val="none" w:sz="0" w:space="0" w:color="auto"/>
            <w:right w:val="none" w:sz="0" w:space="0" w:color="auto"/>
          </w:divBdr>
          <w:divsChild>
            <w:div w:id="283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840">
      <w:bodyDiv w:val="1"/>
      <w:marLeft w:val="0"/>
      <w:marRight w:val="0"/>
      <w:marTop w:val="0"/>
      <w:marBottom w:val="0"/>
      <w:divBdr>
        <w:top w:val="none" w:sz="0" w:space="0" w:color="auto"/>
        <w:left w:val="none" w:sz="0" w:space="0" w:color="auto"/>
        <w:bottom w:val="none" w:sz="0" w:space="0" w:color="auto"/>
        <w:right w:val="none" w:sz="0" w:space="0" w:color="auto"/>
      </w:divBdr>
    </w:div>
    <w:div w:id="719287637">
      <w:bodyDiv w:val="1"/>
      <w:marLeft w:val="0"/>
      <w:marRight w:val="0"/>
      <w:marTop w:val="0"/>
      <w:marBottom w:val="0"/>
      <w:divBdr>
        <w:top w:val="none" w:sz="0" w:space="0" w:color="auto"/>
        <w:left w:val="none" w:sz="0" w:space="0" w:color="auto"/>
        <w:bottom w:val="none" w:sz="0" w:space="0" w:color="auto"/>
        <w:right w:val="none" w:sz="0" w:space="0" w:color="auto"/>
      </w:divBdr>
      <w:divsChild>
        <w:div w:id="1792897500">
          <w:marLeft w:val="0"/>
          <w:marRight w:val="0"/>
          <w:marTop w:val="0"/>
          <w:marBottom w:val="0"/>
          <w:divBdr>
            <w:top w:val="none" w:sz="0" w:space="0" w:color="auto"/>
            <w:left w:val="none" w:sz="0" w:space="0" w:color="auto"/>
            <w:bottom w:val="none" w:sz="0" w:space="0" w:color="auto"/>
            <w:right w:val="none" w:sz="0" w:space="0" w:color="auto"/>
          </w:divBdr>
          <w:divsChild>
            <w:div w:id="1808626255">
              <w:marLeft w:val="0"/>
              <w:marRight w:val="0"/>
              <w:marTop w:val="0"/>
              <w:marBottom w:val="0"/>
              <w:divBdr>
                <w:top w:val="none" w:sz="0" w:space="0" w:color="auto"/>
                <w:left w:val="none" w:sz="0" w:space="0" w:color="auto"/>
                <w:bottom w:val="none" w:sz="0" w:space="0" w:color="auto"/>
                <w:right w:val="none" w:sz="0" w:space="0" w:color="auto"/>
              </w:divBdr>
              <w:divsChild>
                <w:div w:id="467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4145">
      <w:bodyDiv w:val="1"/>
      <w:marLeft w:val="0"/>
      <w:marRight w:val="0"/>
      <w:marTop w:val="0"/>
      <w:marBottom w:val="0"/>
      <w:divBdr>
        <w:top w:val="none" w:sz="0" w:space="0" w:color="auto"/>
        <w:left w:val="none" w:sz="0" w:space="0" w:color="auto"/>
        <w:bottom w:val="none" w:sz="0" w:space="0" w:color="auto"/>
        <w:right w:val="none" w:sz="0" w:space="0" w:color="auto"/>
      </w:divBdr>
      <w:divsChild>
        <w:div w:id="54162715">
          <w:marLeft w:val="0"/>
          <w:marRight w:val="0"/>
          <w:marTop w:val="0"/>
          <w:marBottom w:val="0"/>
          <w:divBdr>
            <w:top w:val="none" w:sz="0" w:space="0" w:color="auto"/>
            <w:left w:val="none" w:sz="0" w:space="0" w:color="auto"/>
            <w:bottom w:val="none" w:sz="0" w:space="0" w:color="auto"/>
            <w:right w:val="none" w:sz="0" w:space="0" w:color="auto"/>
          </w:divBdr>
          <w:divsChild>
            <w:div w:id="668293675">
              <w:marLeft w:val="0"/>
              <w:marRight w:val="0"/>
              <w:marTop w:val="0"/>
              <w:marBottom w:val="0"/>
              <w:divBdr>
                <w:top w:val="none" w:sz="0" w:space="0" w:color="auto"/>
                <w:left w:val="none" w:sz="0" w:space="0" w:color="auto"/>
                <w:bottom w:val="none" w:sz="0" w:space="0" w:color="auto"/>
                <w:right w:val="none" w:sz="0" w:space="0" w:color="auto"/>
              </w:divBdr>
            </w:div>
            <w:div w:id="1498153980">
              <w:marLeft w:val="0"/>
              <w:marRight w:val="0"/>
              <w:marTop w:val="0"/>
              <w:marBottom w:val="0"/>
              <w:divBdr>
                <w:top w:val="none" w:sz="0" w:space="0" w:color="auto"/>
                <w:left w:val="none" w:sz="0" w:space="0" w:color="auto"/>
                <w:bottom w:val="none" w:sz="0" w:space="0" w:color="auto"/>
                <w:right w:val="none" w:sz="0" w:space="0" w:color="auto"/>
              </w:divBdr>
            </w:div>
            <w:div w:id="1927613882">
              <w:marLeft w:val="0"/>
              <w:marRight w:val="0"/>
              <w:marTop w:val="0"/>
              <w:marBottom w:val="0"/>
              <w:divBdr>
                <w:top w:val="none" w:sz="0" w:space="0" w:color="auto"/>
                <w:left w:val="none" w:sz="0" w:space="0" w:color="auto"/>
                <w:bottom w:val="none" w:sz="0" w:space="0" w:color="auto"/>
                <w:right w:val="none" w:sz="0" w:space="0" w:color="auto"/>
              </w:divBdr>
            </w:div>
            <w:div w:id="306401048">
              <w:marLeft w:val="0"/>
              <w:marRight w:val="0"/>
              <w:marTop w:val="0"/>
              <w:marBottom w:val="0"/>
              <w:divBdr>
                <w:top w:val="none" w:sz="0" w:space="0" w:color="auto"/>
                <w:left w:val="none" w:sz="0" w:space="0" w:color="auto"/>
                <w:bottom w:val="none" w:sz="0" w:space="0" w:color="auto"/>
                <w:right w:val="none" w:sz="0" w:space="0" w:color="auto"/>
              </w:divBdr>
            </w:div>
            <w:div w:id="2005011710">
              <w:marLeft w:val="0"/>
              <w:marRight w:val="0"/>
              <w:marTop w:val="0"/>
              <w:marBottom w:val="0"/>
              <w:divBdr>
                <w:top w:val="none" w:sz="0" w:space="0" w:color="auto"/>
                <w:left w:val="none" w:sz="0" w:space="0" w:color="auto"/>
                <w:bottom w:val="none" w:sz="0" w:space="0" w:color="auto"/>
                <w:right w:val="none" w:sz="0" w:space="0" w:color="auto"/>
              </w:divBdr>
            </w:div>
            <w:div w:id="146215290">
              <w:marLeft w:val="0"/>
              <w:marRight w:val="0"/>
              <w:marTop w:val="0"/>
              <w:marBottom w:val="0"/>
              <w:divBdr>
                <w:top w:val="none" w:sz="0" w:space="0" w:color="auto"/>
                <w:left w:val="none" w:sz="0" w:space="0" w:color="auto"/>
                <w:bottom w:val="none" w:sz="0" w:space="0" w:color="auto"/>
                <w:right w:val="none" w:sz="0" w:space="0" w:color="auto"/>
              </w:divBdr>
            </w:div>
            <w:div w:id="2023967903">
              <w:marLeft w:val="0"/>
              <w:marRight w:val="0"/>
              <w:marTop w:val="0"/>
              <w:marBottom w:val="0"/>
              <w:divBdr>
                <w:top w:val="none" w:sz="0" w:space="0" w:color="auto"/>
                <w:left w:val="none" w:sz="0" w:space="0" w:color="auto"/>
                <w:bottom w:val="none" w:sz="0" w:space="0" w:color="auto"/>
                <w:right w:val="none" w:sz="0" w:space="0" w:color="auto"/>
              </w:divBdr>
            </w:div>
            <w:div w:id="351805521">
              <w:marLeft w:val="0"/>
              <w:marRight w:val="0"/>
              <w:marTop w:val="0"/>
              <w:marBottom w:val="0"/>
              <w:divBdr>
                <w:top w:val="none" w:sz="0" w:space="0" w:color="auto"/>
                <w:left w:val="none" w:sz="0" w:space="0" w:color="auto"/>
                <w:bottom w:val="none" w:sz="0" w:space="0" w:color="auto"/>
                <w:right w:val="none" w:sz="0" w:space="0" w:color="auto"/>
              </w:divBdr>
            </w:div>
            <w:div w:id="1734622015">
              <w:marLeft w:val="0"/>
              <w:marRight w:val="0"/>
              <w:marTop w:val="0"/>
              <w:marBottom w:val="0"/>
              <w:divBdr>
                <w:top w:val="none" w:sz="0" w:space="0" w:color="auto"/>
                <w:left w:val="none" w:sz="0" w:space="0" w:color="auto"/>
                <w:bottom w:val="none" w:sz="0" w:space="0" w:color="auto"/>
                <w:right w:val="none" w:sz="0" w:space="0" w:color="auto"/>
              </w:divBdr>
            </w:div>
            <w:div w:id="129369109">
              <w:marLeft w:val="0"/>
              <w:marRight w:val="0"/>
              <w:marTop w:val="0"/>
              <w:marBottom w:val="0"/>
              <w:divBdr>
                <w:top w:val="none" w:sz="0" w:space="0" w:color="auto"/>
                <w:left w:val="none" w:sz="0" w:space="0" w:color="auto"/>
                <w:bottom w:val="none" w:sz="0" w:space="0" w:color="auto"/>
                <w:right w:val="none" w:sz="0" w:space="0" w:color="auto"/>
              </w:divBdr>
            </w:div>
            <w:div w:id="4219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5169">
      <w:bodyDiv w:val="1"/>
      <w:marLeft w:val="0"/>
      <w:marRight w:val="0"/>
      <w:marTop w:val="0"/>
      <w:marBottom w:val="0"/>
      <w:divBdr>
        <w:top w:val="none" w:sz="0" w:space="0" w:color="auto"/>
        <w:left w:val="none" w:sz="0" w:space="0" w:color="auto"/>
        <w:bottom w:val="none" w:sz="0" w:space="0" w:color="auto"/>
        <w:right w:val="none" w:sz="0" w:space="0" w:color="auto"/>
      </w:divBdr>
      <w:divsChild>
        <w:div w:id="59606373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54324193">
      <w:bodyDiv w:val="1"/>
      <w:marLeft w:val="0"/>
      <w:marRight w:val="0"/>
      <w:marTop w:val="0"/>
      <w:marBottom w:val="0"/>
      <w:divBdr>
        <w:top w:val="none" w:sz="0" w:space="0" w:color="auto"/>
        <w:left w:val="none" w:sz="0" w:space="0" w:color="auto"/>
        <w:bottom w:val="none" w:sz="0" w:space="0" w:color="auto"/>
        <w:right w:val="none" w:sz="0" w:space="0" w:color="auto"/>
      </w:divBdr>
      <w:divsChild>
        <w:div w:id="1990136324">
          <w:marLeft w:val="0"/>
          <w:marRight w:val="0"/>
          <w:marTop w:val="0"/>
          <w:marBottom w:val="0"/>
          <w:divBdr>
            <w:top w:val="none" w:sz="0" w:space="0" w:color="auto"/>
            <w:left w:val="none" w:sz="0" w:space="0" w:color="auto"/>
            <w:bottom w:val="none" w:sz="0" w:space="0" w:color="auto"/>
            <w:right w:val="none" w:sz="0" w:space="0" w:color="auto"/>
          </w:divBdr>
          <w:divsChild>
            <w:div w:id="181211685">
              <w:marLeft w:val="0"/>
              <w:marRight w:val="0"/>
              <w:marTop w:val="0"/>
              <w:marBottom w:val="0"/>
              <w:divBdr>
                <w:top w:val="none" w:sz="0" w:space="0" w:color="auto"/>
                <w:left w:val="none" w:sz="0" w:space="0" w:color="auto"/>
                <w:bottom w:val="none" w:sz="0" w:space="0" w:color="auto"/>
                <w:right w:val="none" w:sz="0" w:space="0" w:color="auto"/>
              </w:divBdr>
            </w:div>
            <w:div w:id="741753922">
              <w:marLeft w:val="0"/>
              <w:marRight w:val="0"/>
              <w:marTop w:val="0"/>
              <w:marBottom w:val="0"/>
              <w:divBdr>
                <w:top w:val="none" w:sz="0" w:space="0" w:color="auto"/>
                <w:left w:val="none" w:sz="0" w:space="0" w:color="auto"/>
                <w:bottom w:val="none" w:sz="0" w:space="0" w:color="auto"/>
                <w:right w:val="none" w:sz="0" w:space="0" w:color="auto"/>
              </w:divBdr>
            </w:div>
            <w:div w:id="587347722">
              <w:marLeft w:val="0"/>
              <w:marRight w:val="0"/>
              <w:marTop w:val="0"/>
              <w:marBottom w:val="0"/>
              <w:divBdr>
                <w:top w:val="none" w:sz="0" w:space="0" w:color="auto"/>
                <w:left w:val="none" w:sz="0" w:space="0" w:color="auto"/>
                <w:bottom w:val="none" w:sz="0" w:space="0" w:color="auto"/>
                <w:right w:val="none" w:sz="0" w:space="0" w:color="auto"/>
              </w:divBdr>
            </w:div>
            <w:div w:id="253169381">
              <w:marLeft w:val="0"/>
              <w:marRight w:val="0"/>
              <w:marTop w:val="0"/>
              <w:marBottom w:val="0"/>
              <w:divBdr>
                <w:top w:val="none" w:sz="0" w:space="0" w:color="auto"/>
                <w:left w:val="none" w:sz="0" w:space="0" w:color="auto"/>
                <w:bottom w:val="none" w:sz="0" w:space="0" w:color="auto"/>
                <w:right w:val="none" w:sz="0" w:space="0" w:color="auto"/>
              </w:divBdr>
            </w:div>
            <w:div w:id="1664510367">
              <w:marLeft w:val="0"/>
              <w:marRight w:val="0"/>
              <w:marTop w:val="0"/>
              <w:marBottom w:val="0"/>
              <w:divBdr>
                <w:top w:val="none" w:sz="0" w:space="0" w:color="auto"/>
                <w:left w:val="none" w:sz="0" w:space="0" w:color="auto"/>
                <w:bottom w:val="none" w:sz="0" w:space="0" w:color="auto"/>
                <w:right w:val="none" w:sz="0" w:space="0" w:color="auto"/>
              </w:divBdr>
            </w:div>
            <w:div w:id="681396487">
              <w:marLeft w:val="0"/>
              <w:marRight w:val="0"/>
              <w:marTop w:val="0"/>
              <w:marBottom w:val="0"/>
              <w:divBdr>
                <w:top w:val="none" w:sz="0" w:space="0" w:color="auto"/>
                <w:left w:val="none" w:sz="0" w:space="0" w:color="auto"/>
                <w:bottom w:val="none" w:sz="0" w:space="0" w:color="auto"/>
                <w:right w:val="none" w:sz="0" w:space="0" w:color="auto"/>
              </w:divBdr>
            </w:div>
            <w:div w:id="1099329711">
              <w:marLeft w:val="0"/>
              <w:marRight w:val="0"/>
              <w:marTop w:val="0"/>
              <w:marBottom w:val="0"/>
              <w:divBdr>
                <w:top w:val="none" w:sz="0" w:space="0" w:color="auto"/>
                <w:left w:val="none" w:sz="0" w:space="0" w:color="auto"/>
                <w:bottom w:val="none" w:sz="0" w:space="0" w:color="auto"/>
                <w:right w:val="none" w:sz="0" w:space="0" w:color="auto"/>
              </w:divBdr>
            </w:div>
            <w:div w:id="149911957">
              <w:marLeft w:val="0"/>
              <w:marRight w:val="0"/>
              <w:marTop w:val="0"/>
              <w:marBottom w:val="0"/>
              <w:divBdr>
                <w:top w:val="none" w:sz="0" w:space="0" w:color="auto"/>
                <w:left w:val="none" w:sz="0" w:space="0" w:color="auto"/>
                <w:bottom w:val="none" w:sz="0" w:space="0" w:color="auto"/>
                <w:right w:val="none" w:sz="0" w:space="0" w:color="auto"/>
              </w:divBdr>
            </w:div>
            <w:div w:id="108472656">
              <w:marLeft w:val="0"/>
              <w:marRight w:val="0"/>
              <w:marTop w:val="0"/>
              <w:marBottom w:val="0"/>
              <w:divBdr>
                <w:top w:val="none" w:sz="0" w:space="0" w:color="auto"/>
                <w:left w:val="none" w:sz="0" w:space="0" w:color="auto"/>
                <w:bottom w:val="none" w:sz="0" w:space="0" w:color="auto"/>
                <w:right w:val="none" w:sz="0" w:space="0" w:color="auto"/>
              </w:divBdr>
            </w:div>
            <w:div w:id="2054382388">
              <w:marLeft w:val="0"/>
              <w:marRight w:val="0"/>
              <w:marTop w:val="0"/>
              <w:marBottom w:val="0"/>
              <w:divBdr>
                <w:top w:val="none" w:sz="0" w:space="0" w:color="auto"/>
                <w:left w:val="none" w:sz="0" w:space="0" w:color="auto"/>
                <w:bottom w:val="none" w:sz="0" w:space="0" w:color="auto"/>
                <w:right w:val="none" w:sz="0" w:space="0" w:color="auto"/>
              </w:divBdr>
            </w:div>
            <w:div w:id="2035618414">
              <w:marLeft w:val="0"/>
              <w:marRight w:val="0"/>
              <w:marTop w:val="0"/>
              <w:marBottom w:val="0"/>
              <w:divBdr>
                <w:top w:val="none" w:sz="0" w:space="0" w:color="auto"/>
                <w:left w:val="none" w:sz="0" w:space="0" w:color="auto"/>
                <w:bottom w:val="none" w:sz="0" w:space="0" w:color="auto"/>
                <w:right w:val="none" w:sz="0" w:space="0" w:color="auto"/>
              </w:divBdr>
            </w:div>
            <w:div w:id="40331559">
              <w:marLeft w:val="0"/>
              <w:marRight w:val="0"/>
              <w:marTop w:val="0"/>
              <w:marBottom w:val="0"/>
              <w:divBdr>
                <w:top w:val="none" w:sz="0" w:space="0" w:color="auto"/>
                <w:left w:val="none" w:sz="0" w:space="0" w:color="auto"/>
                <w:bottom w:val="none" w:sz="0" w:space="0" w:color="auto"/>
                <w:right w:val="none" w:sz="0" w:space="0" w:color="auto"/>
              </w:divBdr>
            </w:div>
            <w:div w:id="317345578">
              <w:marLeft w:val="0"/>
              <w:marRight w:val="0"/>
              <w:marTop w:val="0"/>
              <w:marBottom w:val="0"/>
              <w:divBdr>
                <w:top w:val="none" w:sz="0" w:space="0" w:color="auto"/>
                <w:left w:val="none" w:sz="0" w:space="0" w:color="auto"/>
                <w:bottom w:val="none" w:sz="0" w:space="0" w:color="auto"/>
                <w:right w:val="none" w:sz="0" w:space="0" w:color="auto"/>
              </w:divBdr>
            </w:div>
            <w:div w:id="569275027">
              <w:marLeft w:val="0"/>
              <w:marRight w:val="0"/>
              <w:marTop w:val="0"/>
              <w:marBottom w:val="0"/>
              <w:divBdr>
                <w:top w:val="none" w:sz="0" w:space="0" w:color="auto"/>
                <w:left w:val="none" w:sz="0" w:space="0" w:color="auto"/>
                <w:bottom w:val="none" w:sz="0" w:space="0" w:color="auto"/>
                <w:right w:val="none" w:sz="0" w:space="0" w:color="auto"/>
              </w:divBdr>
            </w:div>
            <w:div w:id="726153012">
              <w:marLeft w:val="0"/>
              <w:marRight w:val="0"/>
              <w:marTop w:val="0"/>
              <w:marBottom w:val="0"/>
              <w:divBdr>
                <w:top w:val="none" w:sz="0" w:space="0" w:color="auto"/>
                <w:left w:val="none" w:sz="0" w:space="0" w:color="auto"/>
                <w:bottom w:val="none" w:sz="0" w:space="0" w:color="auto"/>
                <w:right w:val="none" w:sz="0" w:space="0" w:color="auto"/>
              </w:divBdr>
            </w:div>
            <w:div w:id="1715496667">
              <w:marLeft w:val="0"/>
              <w:marRight w:val="0"/>
              <w:marTop w:val="0"/>
              <w:marBottom w:val="0"/>
              <w:divBdr>
                <w:top w:val="none" w:sz="0" w:space="0" w:color="auto"/>
                <w:left w:val="none" w:sz="0" w:space="0" w:color="auto"/>
                <w:bottom w:val="none" w:sz="0" w:space="0" w:color="auto"/>
                <w:right w:val="none" w:sz="0" w:space="0" w:color="auto"/>
              </w:divBdr>
            </w:div>
            <w:div w:id="151261719">
              <w:marLeft w:val="0"/>
              <w:marRight w:val="0"/>
              <w:marTop w:val="0"/>
              <w:marBottom w:val="0"/>
              <w:divBdr>
                <w:top w:val="none" w:sz="0" w:space="0" w:color="auto"/>
                <w:left w:val="none" w:sz="0" w:space="0" w:color="auto"/>
                <w:bottom w:val="none" w:sz="0" w:space="0" w:color="auto"/>
                <w:right w:val="none" w:sz="0" w:space="0" w:color="auto"/>
              </w:divBdr>
            </w:div>
            <w:div w:id="335421395">
              <w:marLeft w:val="0"/>
              <w:marRight w:val="0"/>
              <w:marTop w:val="0"/>
              <w:marBottom w:val="0"/>
              <w:divBdr>
                <w:top w:val="none" w:sz="0" w:space="0" w:color="auto"/>
                <w:left w:val="none" w:sz="0" w:space="0" w:color="auto"/>
                <w:bottom w:val="none" w:sz="0" w:space="0" w:color="auto"/>
                <w:right w:val="none" w:sz="0" w:space="0" w:color="auto"/>
              </w:divBdr>
            </w:div>
            <w:div w:id="41515377">
              <w:marLeft w:val="0"/>
              <w:marRight w:val="0"/>
              <w:marTop w:val="0"/>
              <w:marBottom w:val="0"/>
              <w:divBdr>
                <w:top w:val="none" w:sz="0" w:space="0" w:color="auto"/>
                <w:left w:val="none" w:sz="0" w:space="0" w:color="auto"/>
                <w:bottom w:val="none" w:sz="0" w:space="0" w:color="auto"/>
                <w:right w:val="none" w:sz="0" w:space="0" w:color="auto"/>
              </w:divBdr>
            </w:div>
            <w:div w:id="360283424">
              <w:marLeft w:val="0"/>
              <w:marRight w:val="0"/>
              <w:marTop w:val="0"/>
              <w:marBottom w:val="0"/>
              <w:divBdr>
                <w:top w:val="none" w:sz="0" w:space="0" w:color="auto"/>
                <w:left w:val="none" w:sz="0" w:space="0" w:color="auto"/>
                <w:bottom w:val="none" w:sz="0" w:space="0" w:color="auto"/>
                <w:right w:val="none" w:sz="0" w:space="0" w:color="auto"/>
              </w:divBdr>
            </w:div>
            <w:div w:id="1756436407">
              <w:marLeft w:val="0"/>
              <w:marRight w:val="0"/>
              <w:marTop w:val="0"/>
              <w:marBottom w:val="0"/>
              <w:divBdr>
                <w:top w:val="none" w:sz="0" w:space="0" w:color="auto"/>
                <w:left w:val="none" w:sz="0" w:space="0" w:color="auto"/>
                <w:bottom w:val="none" w:sz="0" w:space="0" w:color="auto"/>
                <w:right w:val="none" w:sz="0" w:space="0" w:color="auto"/>
              </w:divBdr>
            </w:div>
            <w:div w:id="1574503702">
              <w:marLeft w:val="0"/>
              <w:marRight w:val="0"/>
              <w:marTop w:val="0"/>
              <w:marBottom w:val="0"/>
              <w:divBdr>
                <w:top w:val="none" w:sz="0" w:space="0" w:color="auto"/>
                <w:left w:val="none" w:sz="0" w:space="0" w:color="auto"/>
                <w:bottom w:val="none" w:sz="0" w:space="0" w:color="auto"/>
                <w:right w:val="none" w:sz="0" w:space="0" w:color="auto"/>
              </w:divBdr>
            </w:div>
            <w:div w:id="417291742">
              <w:marLeft w:val="0"/>
              <w:marRight w:val="0"/>
              <w:marTop w:val="0"/>
              <w:marBottom w:val="0"/>
              <w:divBdr>
                <w:top w:val="none" w:sz="0" w:space="0" w:color="auto"/>
                <w:left w:val="none" w:sz="0" w:space="0" w:color="auto"/>
                <w:bottom w:val="none" w:sz="0" w:space="0" w:color="auto"/>
                <w:right w:val="none" w:sz="0" w:space="0" w:color="auto"/>
              </w:divBdr>
            </w:div>
            <w:div w:id="521601030">
              <w:marLeft w:val="0"/>
              <w:marRight w:val="0"/>
              <w:marTop w:val="0"/>
              <w:marBottom w:val="0"/>
              <w:divBdr>
                <w:top w:val="none" w:sz="0" w:space="0" w:color="auto"/>
                <w:left w:val="none" w:sz="0" w:space="0" w:color="auto"/>
                <w:bottom w:val="none" w:sz="0" w:space="0" w:color="auto"/>
                <w:right w:val="none" w:sz="0" w:space="0" w:color="auto"/>
              </w:divBdr>
            </w:div>
            <w:div w:id="1713798971">
              <w:marLeft w:val="0"/>
              <w:marRight w:val="0"/>
              <w:marTop w:val="0"/>
              <w:marBottom w:val="0"/>
              <w:divBdr>
                <w:top w:val="none" w:sz="0" w:space="0" w:color="auto"/>
                <w:left w:val="none" w:sz="0" w:space="0" w:color="auto"/>
                <w:bottom w:val="none" w:sz="0" w:space="0" w:color="auto"/>
                <w:right w:val="none" w:sz="0" w:space="0" w:color="auto"/>
              </w:divBdr>
            </w:div>
            <w:div w:id="956839607">
              <w:marLeft w:val="0"/>
              <w:marRight w:val="0"/>
              <w:marTop w:val="0"/>
              <w:marBottom w:val="0"/>
              <w:divBdr>
                <w:top w:val="none" w:sz="0" w:space="0" w:color="auto"/>
                <w:left w:val="none" w:sz="0" w:space="0" w:color="auto"/>
                <w:bottom w:val="none" w:sz="0" w:space="0" w:color="auto"/>
                <w:right w:val="none" w:sz="0" w:space="0" w:color="auto"/>
              </w:divBdr>
            </w:div>
            <w:div w:id="614947510">
              <w:marLeft w:val="0"/>
              <w:marRight w:val="0"/>
              <w:marTop w:val="0"/>
              <w:marBottom w:val="0"/>
              <w:divBdr>
                <w:top w:val="none" w:sz="0" w:space="0" w:color="auto"/>
                <w:left w:val="none" w:sz="0" w:space="0" w:color="auto"/>
                <w:bottom w:val="none" w:sz="0" w:space="0" w:color="auto"/>
                <w:right w:val="none" w:sz="0" w:space="0" w:color="auto"/>
              </w:divBdr>
            </w:div>
            <w:div w:id="754324023">
              <w:marLeft w:val="0"/>
              <w:marRight w:val="0"/>
              <w:marTop w:val="0"/>
              <w:marBottom w:val="0"/>
              <w:divBdr>
                <w:top w:val="none" w:sz="0" w:space="0" w:color="auto"/>
                <w:left w:val="none" w:sz="0" w:space="0" w:color="auto"/>
                <w:bottom w:val="none" w:sz="0" w:space="0" w:color="auto"/>
                <w:right w:val="none" w:sz="0" w:space="0" w:color="auto"/>
              </w:divBdr>
            </w:div>
            <w:div w:id="1436293406">
              <w:marLeft w:val="0"/>
              <w:marRight w:val="0"/>
              <w:marTop w:val="0"/>
              <w:marBottom w:val="0"/>
              <w:divBdr>
                <w:top w:val="none" w:sz="0" w:space="0" w:color="auto"/>
                <w:left w:val="none" w:sz="0" w:space="0" w:color="auto"/>
                <w:bottom w:val="none" w:sz="0" w:space="0" w:color="auto"/>
                <w:right w:val="none" w:sz="0" w:space="0" w:color="auto"/>
              </w:divBdr>
            </w:div>
            <w:div w:id="331177289">
              <w:marLeft w:val="0"/>
              <w:marRight w:val="0"/>
              <w:marTop w:val="0"/>
              <w:marBottom w:val="0"/>
              <w:divBdr>
                <w:top w:val="none" w:sz="0" w:space="0" w:color="auto"/>
                <w:left w:val="none" w:sz="0" w:space="0" w:color="auto"/>
                <w:bottom w:val="none" w:sz="0" w:space="0" w:color="auto"/>
                <w:right w:val="none" w:sz="0" w:space="0" w:color="auto"/>
              </w:divBdr>
            </w:div>
            <w:div w:id="1505977624">
              <w:marLeft w:val="0"/>
              <w:marRight w:val="0"/>
              <w:marTop w:val="0"/>
              <w:marBottom w:val="0"/>
              <w:divBdr>
                <w:top w:val="none" w:sz="0" w:space="0" w:color="auto"/>
                <w:left w:val="none" w:sz="0" w:space="0" w:color="auto"/>
                <w:bottom w:val="none" w:sz="0" w:space="0" w:color="auto"/>
                <w:right w:val="none" w:sz="0" w:space="0" w:color="auto"/>
              </w:divBdr>
            </w:div>
            <w:div w:id="1968271984">
              <w:marLeft w:val="0"/>
              <w:marRight w:val="0"/>
              <w:marTop w:val="0"/>
              <w:marBottom w:val="0"/>
              <w:divBdr>
                <w:top w:val="none" w:sz="0" w:space="0" w:color="auto"/>
                <w:left w:val="none" w:sz="0" w:space="0" w:color="auto"/>
                <w:bottom w:val="none" w:sz="0" w:space="0" w:color="auto"/>
                <w:right w:val="none" w:sz="0" w:space="0" w:color="auto"/>
              </w:divBdr>
            </w:div>
            <w:div w:id="1387145819">
              <w:marLeft w:val="0"/>
              <w:marRight w:val="0"/>
              <w:marTop w:val="0"/>
              <w:marBottom w:val="0"/>
              <w:divBdr>
                <w:top w:val="none" w:sz="0" w:space="0" w:color="auto"/>
                <w:left w:val="none" w:sz="0" w:space="0" w:color="auto"/>
                <w:bottom w:val="none" w:sz="0" w:space="0" w:color="auto"/>
                <w:right w:val="none" w:sz="0" w:space="0" w:color="auto"/>
              </w:divBdr>
            </w:div>
            <w:div w:id="1972513302">
              <w:marLeft w:val="0"/>
              <w:marRight w:val="0"/>
              <w:marTop w:val="0"/>
              <w:marBottom w:val="0"/>
              <w:divBdr>
                <w:top w:val="none" w:sz="0" w:space="0" w:color="auto"/>
                <w:left w:val="none" w:sz="0" w:space="0" w:color="auto"/>
                <w:bottom w:val="none" w:sz="0" w:space="0" w:color="auto"/>
                <w:right w:val="none" w:sz="0" w:space="0" w:color="auto"/>
              </w:divBdr>
            </w:div>
            <w:div w:id="816529281">
              <w:marLeft w:val="0"/>
              <w:marRight w:val="0"/>
              <w:marTop w:val="0"/>
              <w:marBottom w:val="0"/>
              <w:divBdr>
                <w:top w:val="none" w:sz="0" w:space="0" w:color="auto"/>
                <w:left w:val="none" w:sz="0" w:space="0" w:color="auto"/>
                <w:bottom w:val="none" w:sz="0" w:space="0" w:color="auto"/>
                <w:right w:val="none" w:sz="0" w:space="0" w:color="auto"/>
              </w:divBdr>
            </w:div>
            <w:div w:id="1426607888">
              <w:marLeft w:val="0"/>
              <w:marRight w:val="0"/>
              <w:marTop w:val="0"/>
              <w:marBottom w:val="0"/>
              <w:divBdr>
                <w:top w:val="none" w:sz="0" w:space="0" w:color="auto"/>
                <w:left w:val="none" w:sz="0" w:space="0" w:color="auto"/>
                <w:bottom w:val="none" w:sz="0" w:space="0" w:color="auto"/>
                <w:right w:val="none" w:sz="0" w:space="0" w:color="auto"/>
              </w:divBdr>
            </w:div>
            <w:div w:id="824393700">
              <w:marLeft w:val="0"/>
              <w:marRight w:val="0"/>
              <w:marTop w:val="0"/>
              <w:marBottom w:val="0"/>
              <w:divBdr>
                <w:top w:val="none" w:sz="0" w:space="0" w:color="auto"/>
                <w:left w:val="none" w:sz="0" w:space="0" w:color="auto"/>
                <w:bottom w:val="none" w:sz="0" w:space="0" w:color="auto"/>
                <w:right w:val="none" w:sz="0" w:space="0" w:color="auto"/>
              </w:divBdr>
            </w:div>
            <w:div w:id="831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216">
      <w:bodyDiv w:val="1"/>
      <w:marLeft w:val="0"/>
      <w:marRight w:val="0"/>
      <w:marTop w:val="0"/>
      <w:marBottom w:val="0"/>
      <w:divBdr>
        <w:top w:val="none" w:sz="0" w:space="0" w:color="auto"/>
        <w:left w:val="none" w:sz="0" w:space="0" w:color="auto"/>
        <w:bottom w:val="none" w:sz="0" w:space="0" w:color="auto"/>
        <w:right w:val="none" w:sz="0" w:space="0" w:color="auto"/>
      </w:divBdr>
    </w:div>
    <w:div w:id="776025749">
      <w:bodyDiv w:val="1"/>
      <w:marLeft w:val="0"/>
      <w:marRight w:val="0"/>
      <w:marTop w:val="0"/>
      <w:marBottom w:val="0"/>
      <w:divBdr>
        <w:top w:val="none" w:sz="0" w:space="0" w:color="auto"/>
        <w:left w:val="none" w:sz="0" w:space="0" w:color="auto"/>
        <w:bottom w:val="none" w:sz="0" w:space="0" w:color="auto"/>
        <w:right w:val="none" w:sz="0" w:space="0" w:color="auto"/>
      </w:divBdr>
    </w:div>
    <w:div w:id="787162308">
      <w:bodyDiv w:val="1"/>
      <w:marLeft w:val="0"/>
      <w:marRight w:val="0"/>
      <w:marTop w:val="0"/>
      <w:marBottom w:val="0"/>
      <w:divBdr>
        <w:top w:val="none" w:sz="0" w:space="0" w:color="auto"/>
        <w:left w:val="none" w:sz="0" w:space="0" w:color="auto"/>
        <w:bottom w:val="none" w:sz="0" w:space="0" w:color="auto"/>
        <w:right w:val="none" w:sz="0" w:space="0" w:color="auto"/>
      </w:divBdr>
    </w:div>
    <w:div w:id="790444659">
      <w:bodyDiv w:val="1"/>
      <w:marLeft w:val="0"/>
      <w:marRight w:val="0"/>
      <w:marTop w:val="0"/>
      <w:marBottom w:val="0"/>
      <w:divBdr>
        <w:top w:val="none" w:sz="0" w:space="0" w:color="auto"/>
        <w:left w:val="none" w:sz="0" w:space="0" w:color="auto"/>
        <w:bottom w:val="none" w:sz="0" w:space="0" w:color="auto"/>
        <w:right w:val="none" w:sz="0" w:space="0" w:color="auto"/>
      </w:divBdr>
    </w:div>
    <w:div w:id="804467101">
      <w:bodyDiv w:val="1"/>
      <w:marLeft w:val="0"/>
      <w:marRight w:val="0"/>
      <w:marTop w:val="0"/>
      <w:marBottom w:val="0"/>
      <w:divBdr>
        <w:top w:val="none" w:sz="0" w:space="0" w:color="auto"/>
        <w:left w:val="none" w:sz="0" w:space="0" w:color="auto"/>
        <w:bottom w:val="none" w:sz="0" w:space="0" w:color="auto"/>
        <w:right w:val="none" w:sz="0" w:space="0" w:color="auto"/>
      </w:divBdr>
      <w:divsChild>
        <w:div w:id="1293025351">
          <w:marLeft w:val="0"/>
          <w:marRight w:val="0"/>
          <w:marTop w:val="0"/>
          <w:marBottom w:val="0"/>
          <w:divBdr>
            <w:top w:val="none" w:sz="0" w:space="0" w:color="auto"/>
            <w:left w:val="none" w:sz="0" w:space="0" w:color="auto"/>
            <w:bottom w:val="none" w:sz="0" w:space="0" w:color="auto"/>
            <w:right w:val="none" w:sz="0" w:space="0" w:color="auto"/>
          </w:divBdr>
          <w:divsChild>
            <w:div w:id="675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9">
      <w:bodyDiv w:val="1"/>
      <w:marLeft w:val="0"/>
      <w:marRight w:val="0"/>
      <w:marTop w:val="0"/>
      <w:marBottom w:val="0"/>
      <w:divBdr>
        <w:top w:val="none" w:sz="0" w:space="0" w:color="auto"/>
        <w:left w:val="none" w:sz="0" w:space="0" w:color="auto"/>
        <w:bottom w:val="none" w:sz="0" w:space="0" w:color="auto"/>
        <w:right w:val="none" w:sz="0" w:space="0" w:color="auto"/>
      </w:divBdr>
    </w:div>
    <w:div w:id="840856328">
      <w:bodyDiv w:val="1"/>
      <w:marLeft w:val="0"/>
      <w:marRight w:val="0"/>
      <w:marTop w:val="0"/>
      <w:marBottom w:val="0"/>
      <w:divBdr>
        <w:top w:val="none" w:sz="0" w:space="0" w:color="auto"/>
        <w:left w:val="none" w:sz="0" w:space="0" w:color="auto"/>
        <w:bottom w:val="none" w:sz="0" w:space="0" w:color="auto"/>
        <w:right w:val="none" w:sz="0" w:space="0" w:color="auto"/>
      </w:divBdr>
    </w:div>
    <w:div w:id="852766430">
      <w:bodyDiv w:val="1"/>
      <w:marLeft w:val="0"/>
      <w:marRight w:val="0"/>
      <w:marTop w:val="0"/>
      <w:marBottom w:val="0"/>
      <w:divBdr>
        <w:top w:val="none" w:sz="0" w:space="0" w:color="auto"/>
        <w:left w:val="none" w:sz="0" w:space="0" w:color="auto"/>
        <w:bottom w:val="none" w:sz="0" w:space="0" w:color="auto"/>
        <w:right w:val="none" w:sz="0" w:space="0" w:color="auto"/>
      </w:divBdr>
      <w:divsChild>
        <w:div w:id="1258952250">
          <w:marLeft w:val="0"/>
          <w:marRight w:val="0"/>
          <w:marTop w:val="0"/>
          <w:marBottom w:val="0"/>
          <w:divBdr>
            <w:top w:val="none" w:sz="0" w:space="0" w:color="auto"/>
            <w:left w:val="none" w:sz="0" w:space="0" w:color="auto"/>
            <w:bottom w:val="none" w:sz="0" w:space="0" w:color="auto"/>
            <w:right w:val="none" w:sz="0" w:space="0" w:color="auto"/>
          </w:divBdr>
          <w:divsChild>
            <w:div w:id="9059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576">
      <w:bodyDiv w:val="1"/>
      <w:marLeft w:val="0"/>
      <w:marRight w:val="0"/>
      <w:marTop w:val="0"/>
      <w:marBottom w:val="0"/>
      <w:divBdr>
        <w:top w:val="none" w:sz="0" w:space="0" w:color="auto"/>
        <w:left w:val="none" w:sz="0" w:space="0" w:color="auto"/>
        <w:bottom w:val="none" w:sz="0" w:space="0" w:color="auto"/>
        <w:right w:val="none" w:sz="0" w:space="0" w:color="auto"/>
      </w:divBdr>
      <w:divsChild>
        <w:div w:id="2107288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7086724">
      <w:bodyDiv w:val="1"/>
      <w:marLeft w:val="0"/>
      <w:marRight w:val="0"/>
      <w:marTop w:val="0"/>
      <w:marBottom w:val="0"/>
      <w:divBdr>
        <w:top w:val="none" w:sz="0" w:space="0" w:color="auto"/>
        <w:left w:val="none" w:sz="0" w:space="0" w:color="auto"/>
        <w:bottom w:val="none" w:sz="0" w:space="0" w:color="auto"/>
        <w:right w:val="none" w:sz="0" w:space="0" w:color="auto"/>
      </w:divBdr>
    </w:div>
    <w:div w:id="858619793">
      <w:bodyDiv w:val="1"/>
      <w:marLeft w:val="0"/>
      <w:marRight w:val="0"/>
      <w:marTop w:val="0"/>
      <w:marBottom w:val="0"/>
      <w:divBdr>
        <w:top w:val="none" w:sz="0" w:space="0" w:color="auto"/>
        <w:left w:val="none" w:sz="0" w:space="0" w:color="auto"/>
        <w:bottom w:val="none" w:sz="0" w:space="0" w:color="auto"/>
        <w:right w:val="none" w:sz="0" w:space="0" w:color="auto"/>
      </w:divBdr>
      <w:divsChild>
        <w:div w:id="1938172839">
          <w:marLeft w:val="0"/>
          <w:marRight w:val="0"/>
          <w:marTop w:val="0"/>
          <w:marBottom w:val="0"/>
          <w:divBdr>
            <w:top w:val="none" w:sz="0" w:space="0" w:color="auto"/>
            <w:left w:val="none" w:sz="0" w:space="0" w:color="auto"/>
            <w:bottom w:val="none" w:sz="0" w:space="0" w:color="auto"/>
            <w:right w:val="none" w:sz="0" w:space="0" w:color="auto"/>
          </w:divBdr>
          <w:divsChild>
            <w:div w:id="1001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046">
      <w:bodyDiv w:val="1"/>
      <w:marLeft w:val="0"/>
      <w:marRight w:val="0"/>
      <w:marTop w:val="0"/>
      <w:marBottom w:val="0"/>
      <w:divBdr>
        <w:top w:val="none" w:sz="0" w:space="0" w:color="auto"/>
        <w:left w:val="none" w:sz="0" w:space="0" w:color="auto"/>
        <w:bottom w:val="none" w:sz="0" w:space="0" w:color="auto"/>
        <w:right w:val="none" w:sz="0" w:space="0" w:color="auto"/>
      </w:divBdr>
      <w:divsChild>
        <w:div w:id="519903709">
          <w:marLeft w:val="0"/>
          <w:marRight w:val="0"/>
          <w:marTop w:val="0"/>
          <w:marBottom w:val="0"/>
          <w:divBdr>
            <w:top w:val="none" w:sz="0" w:space="0" w:color="auto"/>
            <w:left w:val="none" w:sz="0" w:space="0" w:color="auto"/>
            <w:bottom w:val="none" w:sz="0" w:space="0" w:color="auto"/>
            <w:right w:val="none" w:sz="0" w:space="0" w:color="auto"/>
          </w:divBdr>
          <w:divsChild>
            <w:div w:id="1481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8831">
      <w:bodyDiv w:val="1"/>
      <w:marLeft w:val="0"/>
      <w:marRight w:val="0"/>
      <w:marTop w:val="0"/>
      <w:marBottom w:val="0"/>
      <w:divBdr>
        <w:top w:val="none" w:sz="0" w:space="0" w:color="auto"/>
        <w:left w:val="none" w:sz="0" w:space="0" w:color="auto"/>
        <w:bottom w:val="none" w:sz="0" w:space="0" w:color="auto"/>
        <w:right w:val="none" w:sz="0" w:space="0" w:color="auto"/>
      </w:divBdr>
      <w:divsChild>
        <w:div w:id="730734442">
          <w:marLeft w:val="0"/>
          <w:marRight w:val="0"/>
          <w:marTop w:val="0"/>
          <w:marBottom w:val="0"/>
          <w:divBdr>
            <w:top w:val="none" w:sz="0" w:space="0" w:color="auto"/>
            <w:left w:val="none" w:sz="0" w:space="0" w:color="auto"/>
            <w:bottom w:val="none" w:sz="0" w:space="0" w:color="auto"/>
            <w:right w:val="none" w:sz="0" w:space="0" w:color="auto"/>
          </w:divBdr>
          <w:divsChild>
            <w:div w:id="736821789">
              <w:marLeft w:val="0"/>
              <w:marRight w:val="0"/>
              <w:marTop w:val="0"/>
              <w:marBottom w:val="0"/>
              <w:divBdr>
                <w:top w:val="none" w:sz="0" w:space="0" w:color="auto"/>
                <w:left w:val="none" w:sz="0" w:space="0" w:color="auto"/>
                <w:bottom w:val="none" w:sz="0" w:space="0" w:color="auto"/>
                <w:right w:val="none" w:sz="0" w:space="0" w:color="auto"/>
              </w:divBdr>
              <w:divsChild>
                <w:div w:id="5273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4102">
      <w:bodyDiv w:val="1"/>
      <w:marLeft w:val="0"/>
      <w:marRight w:val="0"/>
      <w:marTop w:val="0"/>
      <w:marBottom w:val="0"/>
      <w:divBdr>
        <w:top w:val="none" w:sz="0" w:space="0" w:color="auto"/>
        <w:left w:val="none" w:sz="0" w:space="0" w:color="auto"/>
        <w:bottom w:val="none" w:sz="0" w:space="0" w:color="auto"/>
        <w:right w:val="none" w:sz="0" w:space="0" w:color="auto"/>
      </w:divBdr>
    </w:div>
    <w:div w:id="905533022">
      <w:bodyDiv w:val="1"/>
      <w:marLeft w:val="0"/>
      <w:marRight w:val="0"/>
      <w:marTop w:val="0"/>
      <w:marBottom w:val="0"/>
      <w:divBdr>
        <w:top w:val="none" w:sz="0" w:space="0" w:color="auto"/>
        <w:left w:val="none" w:sz="0" w:space="0" w:color="auto"/>
        <w:bottom w:val="none" w:sz="0" w:space="0" w:color="auto"/>
        <w:right w:val="none" w:sz="0" w:space="0" w:color="auto"/>
      </w:divBdr>
      <w:divsChild>
        <w:div w:id="2048601146">
          <w:marLeft w:val="0"/>
          <w:marRight w:val="0"/>
          <w:marTop w:val="0"/>
          <w:marBottom w:val="0"/>
          <w:divBdr>
            <w:top w:val="none" w:sz="0" w:space="0" w:color="auto"/>
            <w:left w:val="none" w:sz="0" w:space="0" w:color="auto"/>
            <w:bottom w:val="none" w:sz="0" w:space="0" w:color="auto"/>
            <w:right w:val="none" w:sz="0" w:space="0" w:color="auto"/>
          </w:divBdr>
          <w:divsChild>
            <w:div w:id="1871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0950">
      <w:bodyDiv w:val="1"/>
      <w:marLeft w:val="0"/>
      <w:marRight w:val="0"/>
      <w:marTop w:val="0"/>
      <w:marBottom w:val="0"/>
      <w:divBdr>
        <w:top w:val="none" w:sz="0" w:space="0" w:color="auto"/>
        <w:left w:val="none" w:sz="0" w:space="0" w:color="auto"/>
        <w:bottom w:val="none" w:sz="0" w:space="0" w:color="auto"/>
        <w:right w:val="none" w:sz="0" w:space="0" w:color="auto"/>
      </w:divBdr>
    </w:div>
    <w:div w:id="935330444">
      <w:bodyDiv w:val="1"/>
      <w:marLeft w:val="0"/>
      <w:marRight w:val="0"/>
      <w:marTop w:val="0"/>
      <w:marBottom w:val="0"/>
      <w:divBdr>
        <w:top w:val="none" w:sz="0" w:space="0" w:color="auto"/>
        <w:left w:val="none" w:sz="0" w:space="0" w:color="auto"/>
        <w:bottom w:val="none" w:sz="0" w:space="0" w:color="auto"/>
        <w:right w:val="none" w:sz="0" w:space="0" w:color="auto"/>
      </w:divBdr>
    </w:div>
    <w:div w:id="958417966">
      <w:bodyDiv w:val="1"/>
      <w:marLeft w:val="0"/>
      <w:marRight w:val="0"/>
      <w:marTop w:val="0"/>
      <w:marBottom w:val="0"/>
      <w:divBdr>
        <w:top w:val="none" w:sz="0" w:space="0" w:color="auto"/>
        <w:left w:val="none" w:sz="0" w:space="0" w:color="auto"/>
        <w:bottom w:val="none" w:sz="0" w:space="0" w:color="auto"/>
        <w:right w:val="none" w:sz="0" w:space="0" w:color="auto"/>
      </w:divBdr>
    </w:div>
    <w:div w:id="968826958">
      <w:bodyDiv w:val="1"/>
      <w:marLeft w:val="0"/>
      <w:marRight w:val="0"/>
      <w:marTop w:val="0"/>
      <w:marBottom w:val="0"/>
      <w:divBdr>
        <w:top w:val="none" w:sz="0" w:space="0" w:color="auto"/>
        <w:left w:val="none" w:sz="0" w:space="0" w:color="auto"/>
        <w:bottom w:val="none" w:sz="0" w:space="0" w:color="auto"/>
        <w:right w:val="none" w:sz="0" w:space="0" w:color="auto"/>
      </w:divBdr>
      <w:divsChild>
        <w:div w:id="1532722233">
          <w:marLeft w:val="0"/>
          <w:marRight w:val="0"/>
          <w:marTop w:val="0"/>
          <w:marBottom w:val="0"/>
          <w:divBdr>
            <w:top w:val="none" w:sz="0" w:space="0" w:color="auto"/>
            <w:left w:val="none" w:sz="0" w:space="0" w:color="auto"/>
            <w:bottom w:val="none" w:sz="0" w:space="0" w:color="auto"/>
            <w:right w:val="none" w:sz="0" w:space="0" w:color="auto"/>
          </w:divBdr>
          <w:divsChild>
            <w:div w:id="1364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6122">
      <w:bodyDiv w:val="1"/>
      <w:marLeft w:val="0"/>
      <w:marRight w:val="0"/>
      <w:marTop w:val="0"/>
      <w:marBottom w:val="0"/>
      <w:divBdr>
        <w:top w:val="none" w:sz="0" w:space="0" w:color="auto"/>
        <w:left w:val="none" w:sz="0" w:space="0" w:color="auto"/>
        <w:bottom w:val="none" w:sz="0" w:space="0" w:color="auto"/>
        <w:right w:val="none" w:sz="0" w:space="0" w:color="auto"/>
      </w:divBdr>
    </w:div>
    <w:div w:id="996347509">
      <w:bodyDiv w:val="1"/>
      <w:marLeft w:val="0"/>
      <w:marRight w:val="0"/>
      <w:marTop w:val="0"/>
      <w:marBottom w:val="0"/>
      <w:divBdr>
        <w:top w:val="none" w:sz="0" w:space="0" w:color="auto"/>
        <w:left w:val="none" w:sz="0" w:space="0" w:color="auto"/>
        <w:bottom w:val="none" w:sz="0" w:space="0" w:color="auto"/>
        <w:right w:val="none" w:sz="0" w:space="0" w:color="auto"/>
      </w:divBdr>
    </w:div>
    <w:div w:id="1001587875">
      <w:bodyDiv w:val="1"/>
      <w:marLeft w:val="0"/>
      <w:marRight w:val="0"/>
      <w:marTop w:val="0"/>
      <w:marBottom w:val="0"/>
      <w:divBdr>
        <w:top w:val="none" w:sz="0" w:space="0" w:color="auto"/>
        <w:left w:val="none" w:sz="0" w:space="0" w:color="auto"/>
        <w:bottom w:val="none" w:sz="0" w:space="0" w:color="auto"/>
        <w:right w:val="none" w:sz="0" w:space="0" w:color="auto"/>
      </w:divBdr>
    </w:div>
    <w:div w:id="1002586651">
      <w:bodyDiv w:val="1"/>
      <w:marLeft w:val="0"/>
      <w:marRight w:val="0"/>
      <w:marTop w:val="0"/>
      <w:marBottom w:val="0"/>
      <w:divBdr>
        <w:top w:val="none" w:sz="0" w:space="0" w:color="auto"/>
        <w:left w:val="none" w:sz="0" w:space="0" w:color="auto"/>
        <w:bottom w:val="none" w:sz="0" w:space="0" w:color="auto"/>
        <w:right w:val="none" w:sz="0" w:space="0" w:color="auto"/>
      </w:divBdr>
      <w:divsChild>
        <w:div w:id="319771328">
          <w:marLeft w:val="0"/>
          <w:marRight w:val="0"/>
          <w:marTop w:val="0"/>
          <w:marBottom w:val="0"/>
          <w:divBdr>
            <w:top w:val="none" w:sz="0" w:space="0" w:color="auto"/>
            <w:left w:val="none" w:sz="0" w:space="0" w:color="auto"/>
            <w:bottom w:val="none" w:sz="0" w:space="0" w:color="auto"/>
            <w:right w:val="none" w:sz="0" w:space="0" w:color="auto"/>
          </w:divBdr>
          <w:divsChild>
            <w:div w:id="6102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40500">
      <w:bodyDiv w:val="1"/>
      <w:marLeft w:val="0"/>
      <w:marRight w:val="0"/>
      <w:marTop w:val="0"/>
      <w:marBottom w:val="0"/>
      <w:divBdr>
        <w:top w:val="none" w:sz="0" w:space="0" w:color="auto"/>
        <w:left w:val="none" w:sz="0" w:space="0" w:color="auto"/>
        <w:bottom w:val="none" w:sz="0" w:space="0" w:color="auto"/>
        <w:right w:val="none" w:sz="0" w:space="0" w:color="auto"/>
      </w:divBdr>
    </w:div>
    <w:div w:id="1063336102">
      <w:bodyDiv w:val="1"/>
      <w:marLeft w:val="0"/>
      <w:marRight w:val="0"/>
      <w:marTop w:val="0"/>
      <w:marBottom w:val="0"/>
      <w:divBdr>
        <w:top w:val="none" w:sz="0" w:space="0" w:color="auto"/>
        <w:left w:val="none" w:sz="0" w:space="0" w:color="auto"/>
        <w:bottom w:val="none" w:sz="0" w:space="0" w:color="auto"/>
        <w:right w:val="none" w:sz="0" w:space="0" w:color="auto"/>
      </w:divBdr>
    </w:div>
    <w:div w:id="1075203196">
      <w:bodyDiv w:val="1"/>
      <w:marLeft w:val="0"/>
      <w:marRight w:val="0"/>
      <w:marTop w:val="0"/>
      <w:marBottom w:val="0"/>
      <w:divBdr>
        <w:top w:val="none" w:sz="0" w:space="0" w:color="auto"/>
        <w:left w:val="none" w:sz="0" w:space="0" w:color="auto"/>
        <w:bottom w:val="none" w:sz="0" w:space="0" w:color="auto"/>
        <w:right w:val="none" w:sz="0" w:space="0" w:color="auto"/>
      </w:divBdr>
    </w:div>
    <w:div w:id="1106659539">
      <w:bodyDiv w:val="1"/>
      <w:marLeft w:val="0"/>
      <w:marRight w:val="0"/>
      <w:marTop w:val="0"/>
      <w:marBottom w:val="0"/>
      <w:divBdr>
        <w:top w:val="none" w:sz="0" w:space="0" w:color="auto"/>
        <w:left w:val="none" w:sz="0" w:space="0" w:color="auto"/>
        <w:bottom w:val="none" w:sz="0" w:space="0" w:color="auto"/>
        <w:right w:val="none" w:sz="0" w:space="0" w:color="auto"/>
      </w:divBdr>
    </w:div>
    <w:div w:id="1108626310">
      <w:bodyDiv w:val="1"/>
      <w:marLeft w:val="0"/>
      <w:marRight w:val="0"/>
      <w:marTop w:val="0"/>
      <w:marBottom w:val="0"/>
      <w:divBdr>
        <w:top w:val="none" w:sz="0" w:space="0" w:color="auto"/>
        <w:left w:val="none" w:sz="0" w:space="0" w:color="auto"/>
        <w:bottom w:val="none" w:sz="0" w:space="0" w:color="auto"/>
        <w:right w:val="none" w:sz="0" w:space="0" w:color="auto"/>
      </w:divBdr>
      <w:divsChild>
        <w:div w:id="331227807">
          <w:marLeft w:val="0"/>
          <w:marRight w:val="0"/>
          <w:marTop w:val="0"/>
          <w:marBottom w:val="0"/>
          <w:divBdr>
            <w:top w:val="none" w:sz="0" w:space="0" w:color="auto"/>
            <w:left w:val="none" w:sz="0" w:space="0" w:color="auto"/>
            <w:bottom w:val="none" w:sz="0" w:space="0" w:color="auto"/>
            <w:right w:val="none" w:sz="0" w:space="0" w:color="auto"/>
          </w:divBdr>
          <w:divsChild>
            <w:div w:id="52437246">
              <w:marLeft w:val="0"/>
              <w:marRight w:val="0"/>
              <w:marTop w:val="0"/>
              <w:marBottom w:val="0"/>
              <w:divBdr>
                <w:top w:val="none" w:sz="0" w:space="0" w:color="auto"/>
                <w:left w:val="none" w:sz="0" w:space="0" w:color="auto"/>
                <w:bottom w:val="none" w:sz="0" w:space="0" w:color="auto"/>
                <w:right w:val="none" w:sz="0" w:space="0" w:color="auto"/>
              </w:divBdr>
            </w:div>
            <w:div w:id="166141187">
              <w:marLeft w:val="0"/>
              <w:marRight w:val="0"/>
              <w:marTop w:val="0"/>
              <w:marBottom w:val="0"/>
              <w:divBdr>
                <w:top w:val="none" w:sz="0" w:space="0" w:color="auto"/>
                <w:left w:val="none" w:sz="0" w:space="0" w:color="auto"/>
                <w:bottom w:val="none" w:sz="0" w:space="0" w:color="auto"/>
                <w:right w:val="none" w:sz="0" w:space="0" w:color="auto"/>
              </w:divBdr>
            </w:div>
            <w:div w:id="356391167">
              <w:marLeft w:val="0"/>
              <w:marRight w:val="0"/>
              <w:marTop w:val="0"/>
              <w:marBottom w:val="0"/>
              <w:divBdr>
                <w:top w:val="none" w:sz="0" w:space="0" w:color="auto"/>
                <w:left w:val="none" w:sz="0" w:space="0" w:color="auto"/>
                <w:bottom w:val="none" w:sz="0" w:space="0" w:color="auto"/>
                <w:right w:val="none" w:sz="0" w:space="0" w:color="auto"/>
              </w:divBdr>
            </w:div>
            <w:div w:id="367878538">
              <w:marLeft w:val="0"/>
              <w:marRight w:val="0"/>
              <w:marTop w:val="0"/>
              <w:marBottom w:val="0"/>
              <w:divBdr>
                <w:top w:val="none" w:sz="0" w:space="0" w:color="auto"/>
                <w:left w:val="none" w:sz="0" w:space="0" w:color="auto"/>
                <w:bottom w:val="none" w:sz="0" w:space="0" w:color="auto"/>
                <w:right w:val="none" w:sz="0" w:space="0" w:color="auto"/>
              </w:divBdr>
            </w:div>
            <w:div w:id="476529198">
              <w:marLeft w:val="0"/>
              <w:marRight w:val="0"/>
              <w:marTop w:val="0"/>
              <w:marBottom w:val="0"/>
              <w:divBdr>
                <w:top w:val="none" w:sz="0" w:space="0" w:color="auto"/>
                <w:left w:val="none" w:sz="0" w:space="0" w:color="auto"/>
                <w:bottom w:val="none" w:sz="0" w:space="0" w:color="auto"/>
                <w:right w:val="none" w:sz="0" w:space="0" w:color="auto"/>
              </w:divBdr>
            </w:div>
            <w:div w:id="1094011184">
              <w:marLeft w:val="0"/>
              <w:marRight w:val="0"/>
              <w:marTop w:val="0"/>
              <w:marBottom w:val="0"/>
              <w:divBdr>
                <w:top w:val="none" w:sz="0" w:space="0" w:color="auto"/>
                <w:left w:val="none" w:sz="0" w:space="0" w:color="auto"/>
                <w:bottom w:val="none" w:sz="0" w:space="0" w:color="auto"/>
                <w:right w:val="none" w:sz="0" w:space="0" w:color="auto"/>
              </w:divBdr>
            </w:div>
            <w:div w:id="1156191239">
              <w:marLeft w:val="0"/>
              <w:marRight w:val="0"/>
              <w:marTop w:val="0"/>
              <w:marBottom w:val="0"/>
              <w:divBdr>
                <w:top w:val="none" w:sz="0" w:space="0" w:color="auto"/>
                <w:left w:val="none" w:sz="0" w:space="0" w:color="auto"/>
                <w:bottom w:val="none" w:sz="0" w:space="0" w:color="auto"/>
                <w:right w:val="none" w:sz="0" w:space="0" w:color="auto"/>
              </w:divBdr>
            </w:div>
            <w:div w:id="1412852480">
              <w:marLeft w:val="0"/>
              <w:marRight w:val="0"/>
              <w:marTop w:val="0"/>
              <w:marBottom w:val="0"/>
              <w:divBdr>
                <w:top w:val="none" w:sz="0" w:space="0" w:color="auto"/>
                <w:left w:val="none" w:sz="0" w:space="0" w:color="auto"/>
                <w:bottom w:val="none" w:sz="0" w:space="0" w:color="auto"/>
                <w:right w:val="none" w:sz="0" w:space="0" w:color="auto"/>
              </w:divBdr>
            </w:div>
            <w:div w:id="1566139658">
              <w:marLeft w:val="0"/>
              <w:marRight w:val="0"/>
              <w:marTop w:val="0"/>
              <w:marBottom w:val="0"/>
              <w:divBdr>
                <w:top w:val="none" w:sz="0" w:space="0" w:color="auto"/>
                <w:left w:val="none" w:sz="0" w:space="0" w:color="auto"/>
                <w:bottom w:val="none" w:sz="0" w:space="0" w:color="auto"/>
                <w:right w:val="none" w:sz="0" w:space="0" w:color="auto"/>
              </w:divBdr>
            </w:div>
            <w:div w:id="1606690581">
              <w:marLeft w:val="0"/>
              <w:marRight w:val="0"/>
              <w:marTop w:val="0"/>
              <w:marBottom w:val="0"/>
              <w:divBdr>
                <w:top w:val="none" w:sz="0" w:space="0" w:color="auto"/>
                <w:left w:val="none" w:sz="0" w:space="0" w:color="auto"/>
                <w:bottom w:val="none" w:sz="0" w:space="0" w:color="auto"/>
                <w:right w:val="none" w:sz="0" w:space="0" w:color="auto"/>
              </w:divBdr>
            </w:div>
            <w:div w:id="1657296522">
              <w:marLeft w:val="0"/>
              <w:marRight w:val="0"/>
              <w:marTop w:val="0"/>
              <w:marBottom w:val="0"/>
              <w:divBdr>
                <w:top w:val="none" w:sz="0" w:space="0" w:color="auto"/>
                <w:left w:val="none" w:sz="0" w:space="0" w:color="auto"/>
                <w:bottom w:val="none" w:sz="0" w:space="0" w:color="auto"/>
                <w:right w:val="none" w:sz="0" w:space="0" w:color="auto"/>
              </w:divBdr>
            </w:div>
            <w:div w:id="1681159675">
              <w:marLeft w:val="0"/>
              <w:marRight w:val="0"/>
              <w:marTop w:val="0"/>
              <w:marBottom w:val="0"/>
              <w:divBdr>
                <w:top w:val="none" w:sz="0" w:space="0" w:color="auto"/>
                <w:left w:val="none" w:sz="0" w:space="0" w:color="auto"/>
                <w:bottom w:val="none" w:sz="0" w:space="0" w:color="auto"/>
                <w:right w:val="none" w:sz="0" w:space="0" w:color="auto"/>
              </w:divBdr>
            </w:div>
            <w:div w:id="1881630406">
              <w:marLeft w:val="0"/>
              <w:marRight w:val="0"/>
              <w:marTop w:val="0"/>
              <w:marBottom w:val="0"/>
              <w:divBdr>
                <w:top w:val="none" w:sz="0" w:space="0" w:color="auto"/>
                <w:left w:val="none" w:sz="0" w:space="0" w:color="auto"/>
                <w:bottom w:val="none" w:sz="0" w:space="0" w:color="auto"/>
                <w:right w:val="none" w:sz="0" w:space="0" w:color="auto"/>
              </w:divBdr>
            </w:div>
            <w:div w:id="1976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2644">
      <w:bodyDiv w:val="1"/>
      <w:marLeft w:val="0"/>
      <w:marRight w:val="0"/>
      <w:marTop w:val="0"/>
      <w:marBottom w:val="0"/>
      <w:divBdr>
        <w:top w:val="none" w:sz="0" w:space="0" w:color="auto"/>
        <w:left w:val="none" w:sz="0" w:space="0" w:color="auto"/>
        <w:bottom w:val="none" w:sz="0" w:space="0" w:color="auto"/>
        <w:right w:val="none" w:sz="0" w:space="0" w:color="auto"/>
      </w:divBdr>
    </w:div>
    <w:div w:id="1132362206">
      <w:bodyDiv w:val="1"/>
      <w:marLeft w:val="0"/>
      <w:marRight w:val="0"/>
      <w:marTop w:val="0"/>
      <w:marBottom w:val="0"/>
      <w:divBdr>
        <w:top w:val="none" w:sz="0" w:space="0" w:color="auto"/>
        <w:left w:val="none" w:sz="0" w:space="0" w:color="auto"/>
        <w:bottom w:val="none" w:sz="0" w:space="0" w:color="auto"/>
        <w:right w:val="none" w:sz="0" w:space="0" w:color="auto"/>
      </w:divBdr>
      <w:divsChild>
        <w:div w:id="170341878">
          <w:marLeft w:val="0"/>
          <w:marRight w:val="0"/>
          <w:marTop w:val="0"/>
          <w:marBottom w:val="0"/>
          <w:divBdr>
            <w:top w:val="none" w:sz="0" w:space="0" w:color="auto"/>
            <w:left w:val="none" w:sz="0" w:space="0" w:color="auto"/>
            <w:bottom w:val="none" w:sz="0" w:space="0" w:color="auto"/>
            <w:right w:val="none" w:sz="0" w:space="0" w:color="auto"/>
          </w:divBdr>
          <w:divsChild>
            <w:div w:id="16732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1066">
      <w:bodyDiv w:val="1"/>
      <w:marLeft w:val="0"/>
      <w:marRight w:val="0"/>
      <w:marTop w:val="0"/>
      <w:marBottom w:val="0"/>
      <w:divBdr>
        <w:top w:val="none" w:sz="0" w:space="0" w:color="auto"/>
        <w:left w:val="none" w:sz="0" w:space="0" w:color="auto"/>
        <w:bottom w:val="none" w:sz="0" w:space="0" w:color="auto"/>
        <w:right w:val="none" w:sz="0" w:space="0" w:color="auto"/>
      </w:divBdr>
    </w:div>
    <w:div w:id="1158807934">
      <w:bodyDiv w:val="1"/>
      <w:marLeft w:val="0"/>
      <w:marRight w:val="0"/>
      <w:marTop w:val="0"/>
      <w:marBottom w:val="0"/>
      <w:divBdr>
        <w:top w:val="none" w:sz="0" w:space="0" w:color="auto"/>
        <w:left w:val="none" w:sz="0" w:space="0" w:color="auto"/>
        <w:bottom w:val="none" w:sz="0" w:space="0" w:color="auto"/>
        <w:right w:val="none" w:sz="0" w:space="0" w:color="auto"/>
      </w:divBdr>
      <w:divsChild>
        <w:div w:id="1713528844">
          <w:marLeft w:val="0"/>
          <w:marRight w:val="0"/>
          <w:marTop w:val="0"/>
          <w:marBottom w:val="0"/>
          <w:divBdr>
            <w:top w:val="none" w:sz="0" w:space="0" w:color="auto"/>
            <w:left w:val="none" w:sz="0" w:space="0" w:color="auto"/>
            <w:bottom w:val="none" w:sz="0" w:space="0" w:color="auto"/>
            <w:right w:val="none" w:sz="0" w:space="0" w:color="auto"/>
          </w:divBdr>
          <w:divsChild>
            <w:div w:id="18231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8077">
      <w:bodyDiv w:val="1"/>
      <w:marLeft w:val="0"/>
      <w:marRight w:val="0"/>
      <w:marTop w:val="0"/>
      <w:marBottom w:val="0"/>
      <w:divBdr>
        <w:top w:val="none" w:sz="0" w:space="0" w:color="auto"/>
        <w:left w:val="none" w:sz="0" w:space="0" w:color="auto"/>
        <w:bottom w:val="none" w:sz="0" w:space="0" w:color="auto"/>
        <w:right w:val="none" w:sz="0" w:space="0" w:color="auto"/>
      </w:divBdr>
    </w:div>
    <w:div w:id="1195653757">
      <w:bodyDiv w:val="1"/>
      <w:marLeft w:val="0"/>
      <w:marRight w:val="0"/>
      <w:marTop w:val="0"/>
      <w:marBottom w:val="0"/>
      <w:divBdr>
        <w:top w:val="none" w:sz="0" w:space="0" w:color="auto"/>
        <w:left w:val="none" w:sz="0" w:space="0" w:color="auto"/>
        <w:bottom w:val="none" w:sz="0" w:space="0" w:color="auto"/>
        <w:right w:val="none" w:sz="0" w:space="0" w:color="auto"/>
      </w:divBdr>
    </w:div>
    <w:div w:id="1203513905">
      <w:bodyDiv w:val="1"/>
      <w:marLeft w:val="0"/>
      <w:marRight w:val="0"/>
      <w:marTop w:val="0"/>
      <w:marBottom w:val="0"/>
      <w:divBdr>
        <w:top w:val="none" w:sz="0" w:space="0" w:color="auto"/>
        <w:left w:val="none" w:sz="0" w:space="0" w:color="auto"/>
        <w:bottom w:val="none" w:sz="0" w:space="0" w:color="auto"/>
        <w:right w:val="none" w:sz="0" w:space="0" w:color="auto"/>
      </w:divBdr>
    </w:div>
    <w:div w:id="1221601840">
      <w:bodyDiv w:val="1"/>
      <w:marLeft w:val="0"/>
      <w:marRight w:val="0"/>
      <w:marTop w:val="0"/>
      <w:marBottom w:val="0"/>
      <w:divBdr>
        <w:top w:val="none" w:sz="0" w:space="0" w:color="auto"/>
        <w:left w:val="none" w:sz="0" w:space="0" w:color="auto"/>
        <w:bottom w:val="none" w:sz="0" w:space="0" w:color="auto"/>
        <w:right w:val="none" w:sz="0" w:space="0" w:color="auto"/>
      </w:divBdr>
      <w:divsChild>
        <w:div w:id="1934822659">
          <w:marLeft w:val="0"/>
          <w:marRight w:val="0"/>
          <w:marTop w:val="0"/>
          <w:marBottom w:val="0"/>
          <w:divBdr>
            <w:top w:val="none" w:sz="0" w:space="0" w:color="auto"/>
            <w:left w:val="none" w:sz="0" w:space="0" w:color="auto"/>
            <w:bottom w:val="none" w:sz="0" w:space="0" w:color="auto"/>
            <w:right w:val="none" w:sz="0" w:space="0" w:color="auto"/>
          </w:divBdr>
          <w:divsChild>
            <w:div w:id="1644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8030">
      <w:bodyDiv w:val="1"/>
      <w:marLeft w:val="0"/>
      <w:marRight w:val="0"/>
      <w:marTop w:val="0"/>
      <w:marBottom w:val="0"/>
      <w:divBdr>
        <w:top w:val="none" w:sz="0" w:space="0" w:color="auto"/>
        <w:left w:val="none" w:sz="0" w:space="0" w:color="auto"/>
        <w:bottom w:val="none" w:sz="0" w:space="0" w:color="auto"/>
        <w:right w:val="none" w:sz="0" w:space="0" w:color="auto"/>
      </w:divBdr>
      <w:divsChild>
        <w:div w:id="543366184">
          <w:marLeft w:val="0"/>
          <w:marRight w:val="0"/>
          <w:marTop w:val="0"/>
          <w:marBottom w:val="0"/>
          <w:divBdr>
            <w:top w:val="none" w:sz="0" w:space="0" w:color="auto"/>
            <w:left w:val="none" w:sz="0" w:space="0" w:color="auto"/>
            <w:bottom w:val="none" w:sz="0" w:space="0" w:color="auto"/>
            <w:right w:val="none" w:sz="0" w:space="0" w:color="auto"/>
          </w:divBdr>
          <w:divsChild>
            <w:div w:id="2052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9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1900">
          <w:marLeft w:val="0"/>
          <w:marRight w:val="0"/>
          <w:marTop w:val="0"/>
          <w:marBottom w:val="0"/>
          <w:divBdr>
            <w:top w:val="none" w:sz="0" w:space="0" w:color="auto"/>
            <w:left w:val="none" w:sz="0" w:space="0" w:color="auto"/>
            <w:bottom w:val="none" w:sz="0" w:space="0" w:color="auto"/>
            <w:right w:val="none" w:sz="0" w:space="0" w:color="auto"/>
          </w:divBdr>
          <w:divsChild>
            <w:div w:id="13798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1580">
      <w:bodyDiv w:val="1"/>
      <w:marLeft w:val="0"/>
      <w:marRight w:val="0"/>
      <w:marTop w:val="0"/>
      <w:marBottom w:val="0"/>
      <w:divBdr>
        <w:top w:val="none" w:sz="0" w:space="0" w:color="auto"/>
        <w:left w:val="none" w:sz="0" w:space="0" w:color="auto"/>
        <w:bottom w:val="none" w:sz="0" w:space="0" w:color="auto"/>
        <w:right w:val="none" w:sz="0" w:space="0" w:color="auto"/>
      </w:divBdr>
    </w:div>
    <w:div w:id="1357659006">
      <w:bodyDiv w:val="1"/>
      <w:marLeft w:val="0"/>
      <w:marRight w:val="0"/>
      <w:marTop w:val="0"/>
      <w:marBottom w:val="0"/>
      <w:divBdr>
        <w:top w:val="none" w:sz="0" w:space="0" w:color="auto"/>
        <w:left w:val="none" w:sz="0" w:space="0" w:color="auto"/>
        <w:bottom w:val="none" w:sz="0" w:space="0" w:color="auto"/>
        <w:right w:val="none" w:sz="0" w:space="0" w:color="auto"/>
      </w:divBdr>
    </w:div>
    <w:div w:id="1367217956">
      <w:bodyDiv w:val="1"/>
      <w:marLeft w:val="0"/>
      <w:marRight w:val="0"/>
      <w:marTop w:val="0"/>
      <w:marBottom w:val="0"/>
      <w:divBdr>
        <w:top w:val="none" w:sz="0" w:space="0" w:color="auto"/>
        <w:left w:val="none" w:sz="0" w:space="0" w:color="auto"/>
        <w:bottom w:val="none" w:sz="0" w:space="0" w:color="auto"/>
        <w:right w:val="none" w:sz="0" w:space="0" w:color="auto"/>
      </w:divBdr>
    </w:div>
    <w:div w:id="1404718212">
      <w:bodyDiv w:val="1"/>
      <w:marLeft w:val="0"/>
      <w:marRight w:val="0"/>
      <w:marTop w:val="0"/>
      <w:marBottom w:val="0"/>
      <w:divBdr>
        <w:top w:val="none" w:sz="0" w:space="0" w:color="auto"/>
        <w:left w:val="none" w:sz="0" w:space="0" w:color="auto"/>
        <w:bottom w:val="none" w:sz="0" w:space="0" w:color="auto"/>
        <w:right w:val="none" w:sz="0" w:space="0" w:color="auto"/>
      </w:divBdr>
    </w:div>
    <w:div w:id="1416514105">
      <w:bodyDiv w:val="1"/>
      <w:marLeft w:val="0"/>
      <w:marRight w:val="0"/>
      <w:marTop w:val="0"/>
      <w:marBottom w:val="0"/>
      <w:divBdr>
        <w:top w:val="none" w:sz="0" w:space="0" w:color="auto"/>
        <w:left w:val="none" w:sz="0" w:space="0" w:color="auto"/>
        <w:bottom w:val="none" w:sz="0" w:space="0" w:color="auto"/>
        <w:right w:val="none" w:sz="0" w:space="0" w:color="auto"/>
      </w:divBdr>
      <w:divsChild>
        <w:div w:id="895967151">
          <w:marLeft w:val="0"/>
          <w:marRight w:val="0"/>
          <w:marTop w:val="0"/>
          <w:marBottom w:val="0"/>
          <w:divBdr>
            <w:top w:val="none" w:sz="0" w:space="0" w:color="auto"/>
            <w:left w:val="none" w:sz="0" w:space="0" w:color="auto"/>
            <w:bottom w:val="none" w:sz="0" w:space="0" w:color="auto"/>
            <w:right w:val="none" w:sz="0" w:space="0" w:color="auto"/>
          </w:divBdr>
          <w:divsChild>
            <w:div w:id="8474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9617">
      <w:bodyDiv w:val="1"/>
      <w:marLeft w:val="0"/>
      <w:marRight w:val="0"/>
      <w:marTop w:val="0"/>
      <w:marBottom w:val="0"/>
      <w:divBdr>
        <w:top w:val="none" w:sz="0" w:space="0" w:color="auto"/>
        <w:left w:val="none" w:sz="0" w:space="0" w:color="auto"/>
        <w:bottom w:val="none" w:sz="0" w:space="0" w:color="auto"/>
        <w:right w:val="none" w:sz="0" w:space="0" w:color="auto"/>
      </w:divBdr>
    </w:div>
    <w:div w:id="1429812728">
      <w:bodyDiv w:val="1"/>
      <w:marLeft w:val="0"/>
      <w:marRight w:val="0"/>
      <w:marTop w:val="0"/>
      <w:marBottom w:val="0"/>
      <w:divBdr>
        <w:top w:val="none" w:sz="0" w:space="0" w:color="auto"/>
        <w:left w:val="none" w:sz="0" w:space="0" w:color="auto"/>
        <w:bottom w:val="none" w:sz="0" w:space="0" w:color="auto"/>
        <w:right w:val="none" w:sz="0" w:space="0" w:color="auto"/>
      </w:divBdr>
      <w:divsChild>
        <w:div w:id="6232722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32361536">
      <w:bodyDiv w:val="1"/>
      <w:marLeft w:val="0"/>
      <w:marRight w:val="0"/>
      <w:marTop w:val="0"/>
      <w:marBottom w:val="0"/>
      <w:divBdr>
        <w:top w:val="none" w:sz="0" w:space="0" w:color="auto"/>
        <w:left w:val="none" w:sz="0" w:space="0" w:color="auto"/>
        <w:bottom w:val="none" w:sz="0" w:space="0" w:color="auto"/>
        <w:right w:val="none" w:sz="0" w:space="0" w:color="auto"/>
      </w:divBdr>
    </w:div>
    <w:div w:id="1457605261">
      <w:bodyDiv w:val="1"/>
      <w:marLeft w:val="0"/>
      <w:marRight w:val="0"/>
      <w:marTop w:val="0"/>
      <w:marBottom w:val="0"/>
      <w:divBdr>
        <w:top w:val="none" w:sz="0" w:space="0" w:color="auto"/>
        <w:left w:val="none" w:sz="0" w:space="0" w:color="auto"/>
        <w:bottom w:val="none" w:sz="0" w:space="0" w:color="auto"/>
        <w:right w:val="none" w:sz="0" w:space="0" w:color="auto"/>
      </w:divBdr>
    </w:div>
    <w:div w:id="1460105908">
      <w:bodyDiv w:val="1"/>
      <w:marLeft w:val="0"/>
      <w:marRight w:val="0"/>
      <w:marTop w:val="0"/>
      <w:marBottom w:val="0"/>
      <w:divBdr>
        <w:top w:val="none" w:sz="0" w:space="0" w:color="auto"/>
        <w:left w:val="none" w:sz="0" w:space="0" w:color="auto"/>
        <w:bottom w:val="none" w:sz="0" w:space="0" w:color="auto"/>
        <w:right w:val="none" w:sz="0" w:space="0" w:color="auto"/>
      </w:divBdr>
      <w:divsChild>
        <w:div w:id="1557549204">
          <w:marLeft w:val="0"/>
          <w:marRight w:val="0"/>
          <w:marTop w:val="0"/>
          <w:marBottom w:val="0"/>
          <w:divBdr>
            <w:top w:val="none" w:sz="0" w:space="0" w:color="auto"/>
            <w:left w:val="none" w:sz="0" w:space="0" w:color="auto"/>
            <w:bottom w:val="none" w:sz="0" w:space="0" w:color="auto"/>
            <w:right w:val="none" w:sz="0" w:space="0" w:color="auto"/>
          </w:divBdr>
          <w:divsChild>
            <w:div w:id="7850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480">
      <w:bodyDiv w:val="1"/>
      <w:marLeft w:val="0"/>
      <w:marRight w:val="0"/>
      <w:marTop w:val="0"/>
      <w:marBottom w:val="0"/>
      <w:divBdr>
        <w:top w:val="none" w:sz="0" w:space="0" w:color="auto"/>
        <w:left w:val="none" w:sz="0" w:space="0" w:color="auto"/>
        <w:bottom w:val="none" w:sz="0" w:space="0" w:color="auto"/>
        <w:right w:val="none" w:sz="0" w:space="0" w:color="auto"/>
      </w:divBdr>
      <w:divsChild>
        <w:div w:id="1190072043">
          <w:marLeft w:val="0"/>
          <w:marRight w:val="0"/>
          <w:marTop w:val="0"/>
          <w:marBottom w:val="0"/>
          <w:divBdr>
            <w:top w:val="none" w:sz="0" w:space="0" w:color="auto"/>
            <w:left w:val="none" w:sz="0" w:space="0" w:color="auto"/>
            <w:bottom w:val="none" w:sz="0" w:space="0" w:color="auto"/>
            <w:right w:val="none" w:sz="0" w:space="0" w:color="auto"/>
          </w:divBdr>
          <w:divsChild>
            <w:div w:id="1240288366">
              <w:marLeft w:val="0"/>
              <w:marRight w:val="0"/>
              <w:marTop w:val="0"/>
              <w:marBottom w:val="0"/>
              <w:divBdr>
                <w:top w:val="none" w:sz="0" w:space="0" w:color="auto"/>
                <w:left w:val="none" w:sz="0" w:space="0" w:color="auto"/>
                <w:bottom w:val="none" w:sz="0" w:space="0" w:color="auto"/>
                <w:right w:val="none" w:sz="0" w:space="0" w:color="auto"/>
              </w:divBdr>
            </w:div>
            <w:div w:id="1034572470">
              <w:marLeft w:val="0"/>
              <w:marRight w:val="0"/>
              <w:marTop w:val="0"/>
              <w:marBottom w:val="0"/>
              <w:divBdr>
                <w:top w:val="none" w:sz="0" w:space="0" w:color="auto"/>
                <w:left w:val="none" w:sz="0" w:space="0" w:color="auto"/>
                <w:bottom w:val="none" w:sz="0" w:space="0" w:color="auto"/>
                <w:right w:val="none" w:sz="0" w:space="0" w:color="auto"/>
              </w:divBdr>
            </w:div>
            <w:div w:id="649093499">
              <w:marLeft w:val="0"/>
              <w:marRight w:val="0"/>
              <w:marTop w:val="0"/>
              <w:marBottom w:val="0"/>
              <w:divBdr>
                <w:top w:val="none" w:sz="0" w:space="0" w:color="auto"/>
                <w:left w:val="none" w:sz="0" w:space="0" w:color="auto"/>
                <w:bottom w:val="none" w:sz="0" w:space="0" w:color="auto"/>
                <w:right w:val="none" w:sz="0" w:space="0" w:color="auto"/>
              </w:divBdr>
            </w:div>
            <w:div w:id="1172258510">
              <w:marLeft w:val="0"/>
              <w:marRight w:val="0"/>
              <w:marTop w:val="0"/>
              <w:marBottom w:val="0"/>
              <w:divBdr>
                <w:top w:val="none" w:sz="0" w:space="0" w:color="auto"/>
                <w:left w:val="none" w:sz="0" w:space="0" w:color="auto"/>
                <w:bottom w:val="none" w:sz="0" w:space="0" w:color="auto"/>
                <w:right w:val="none" w:sz="0" w:space="0" w:color="auto"/>
              </w:divBdr>
            </w:div>
            <w:div w:id="1997344789">
              <w:marLeft w:val="0"/>
              <w:marRight w:val="0"/>
              <w:marTop w:val="0"/>
              <w:marBottom w:val="0"/>
              <w:divBdr>
                <w:top w:val="none" w:sz="0" w:space="0" w:color="auto"/>
                <w:left w:val="none" w:sz="0" w:space="0" w:color="auto"/>
                <w:bottom w:val="none" w:sz="0" w:space="0" w:color="auto"/>
                <w:right w:val="none" w:sz="0" w:space="0" w:color="auto"/>
              </w:divBdr>
            </w:div>
            <w:div w:id="187183903">
              <w:marLeft w:val="0"/>
              <w:marRight w:val="0"/>
              <w:marTop w:val="0"/>
              <w:marBottom w:val="0"/>
              <w:divBdr>
                <w:top w:val="none" w:sz="0" w:space="0" w:color="auto"/>
                <w:left w:val="none" w:sz="0" w:space="0" w:color="auto"/>
                <w:bottom w:val="none" w:sz="0" w:space="0" w:color="auto"/>
                <w:right w:val="none" w:sz="0" w:space="0" w:color="auto"/>
              </w:divBdr>
            </w:div>
            <w:div w:id="1181119322">
              <w:marLeft w:val="0"/>
              <w:marRight w:val="0"/>
              <w:marTop w:val="0"/>
              <w:marBottom w:val="0"/>
              <w:divBdr>
                <w:top w:val="none" w:sz="0" w:space="0" w:color="auto"/>
                <w:left w:val="none" w:sz="0" w:space="0" w:color="auto"/>
                <w:bottom w:val="none" w:sz="0" w:space="0" w:color="auto"/>
                <w:right w:val="none" w:sz="0" w:space="0" w:color="auto"/>
              </w:divBdr>
            </w:div>
            <w:div w:id="2072119377">
              <w:marLeft w:val="0"/>
              <w:marRight w:val="0"/>
              <w:marTop w:val="0"/>
              <w:marBottom w:val="0"/>
              <w:divBdr>
                <w:top w:val="none" w:sz="0" w:space="0" w:color="auto"/>
                <w:left w:val="none" w:sz="0" w:space="0" w:color="auto"/>
                <w:bottom w:val="none" w:sz="0" w:space="0" w:color="auto"/>
                <w:right w:val="none" w:sz="0" w:space="0" w:color="auto"/>
              </w:divBdr>
            </w:div>
            <w:div w:id="383915313">
              <w:marLeft w:val="0"/>
              <w:marRight w:val="0"/>
              <w:marTop w:val="0"/>
              <w:marBottom w:val="0"/>
              <w:divBdr>
                <w:top w:val="none" w:sz="0" w:space="0" w:color="auto"/>
                <w:left w:val="none" w:sz="0" w:space="0" w:color="auto"/>
                <w:bottom w:val="none" w:sz="0" w:space="0" w:color="auto"/>
                <w:right w:val="none" w:sz="0" w:space="0" w:color="auto"/>
              </w:divBdr>
            </w:div>
            <w:div w:id="290987094">
              <w:marLeft w:val="0"/>
              <w:marRight w:val="0"/>
              <w:marTop w:val="0"/>
              <w:marBottom w:val="0"/>
              <w:divBdr>
                <w:top w:val="none" w:sz="0" w:space="0" w:color="auto"/>
                <w:left w:val="none" w:sz="0" w:space="0" w:color="auto"/>
                <w:bottom w:val="none" w:sz="0" w:space="0" w:color="auto"/>
                <w:right w:val="none" w:sz="0" w:space="0" w:color="auto"/>
              </w:divBdr>
            </w:div>
            <w:div w:id="270599864">
              <w:marLeft w:val="0"/>
              <w:marRight w:val="0"/>
              <w:marTop w:val="0"/>
              <w:marBottom w:val="0"/>
              <w:divBdr>
                <w:top w:val="none" w:sz="0" w:space="0" w:color="auto"/>
                <w:left w:val="none" w:sz="0" w:space="0" w:color="auto"/>
                <w:bottom w:val="none" w:sz="0" w:space="0" w:color="auto"/>
                <w:right w:val="none" w:sz="0" w:space="0" w:color="auto"/>
              </w:divBdr>
            </w:div>
            <w:div w:id="1190528378">
              <w:marLeft w:val="0"/>
              <w:marRight w:val="0"/>
              <w:marTop w:val="0"/>
              <w:marBottom w:val="0"/>
              <w:divBdr>
                <w:top w:val="none" w:sz="0" w:space="0" w:color="auto"/>
                <w:left w:val="none" w:sz="0" w:space="0" w:color="auto"/>
                <w:bottom w:val="none" w:sz="0" w:space="0" w:color="auto"/>
                <w:right w:val="none" w:sz="0" w:space="0" w:color="auto"/>
              </w:divBdr>
            </w:div>
            <w:div w:id="604768309">
              <w:marLeft w:val="0"/>
              <w:marRight w:val="0"/>
              <w:marTop w:val="0"/>
              <w:marBottom w:val="0"/>
              <w:divBdr>
                <w:top w:val="none" w:sz="0" w:space="0" w:color="auto"/>
                <w:left w:val="none" w:sz="0" w:space="0" w:color="auto"/>
                <w:bottom w:val="none" w:sz="0" w:space="0" w:color="auto"/>
                <w:right w:val="none" w:sz="0" w:space="0" w:color="auto"/>
              </w:divBdr>
            </w:div>
            <w:div w:id="1611161449">
              <w:marLeft w:val="0"/>
              <w:marRight w:val="0"/>
              <w:marTop w:val="0"/>
              <w:marBottom w:val="0"/>
              <w:divBdr>
                <w:top w:val="none" w:sz="0" w:space="0" w:color="auto"/>
                <w:left w:val="none" w:sz="0" w:space="0" w:color="auto"/>
                <w:bottom w:val="none" w:sz="0" w:space="0" w:color="auto"/>
                <w:right w:val="none" w:sz="0" w:space="0" w:color="auto"/>
              </w:divBdr>
            </w:div>
            <w:div w:id="1869445779">
              <w:marLeft w:val="0"/>
              <w:marRight w:val="0"/>
              <w:marTop w:val="0"/>
              <w:marBottom w:val="0"/>
              <w:divBdr>
                <w:top w:val="none" w:sz="0" w:space="0" w:color="auto"/>
                <w:left w:val="none" w:sz="0" w:space="0" w:color="auto"/>
                <w:bottom w:val="none" w:sz="0" w:space="0" w:color="auto"/>
                <w:right w:val="none" w:sz="0" w:space="0" w:color="auto"/>
              </w:divBdr>
            </w:div>
            <w:div w:id="36125854">
              <w:marLeft w:val="0"/>
              <w:marRight w:val="0"/>
              <w:marTop w:val="0"/>
              <w:marBottom w:val="0"/>
              <w:divBdr>
                <w:top w:val="none" w:sz="0" w:space="0" w:color="auto"/>
                <w:left w:val="none" w:sz="0" w:space="0" w:color="auto"/>
                <w:bottom w:val="none" w:sz="0" w:space="0" w:color="auto"/>
                <w:right w:val="none" w:sz="0" w:space="0" w:color="auto"/>
              </w:divBdr>
            </w:div>
            <w:div w:id="88743088">
              <w:marLeft w:val="0"/>
              <w:marRight w:val="0"/>
              <w:marTop w:val="0"/>
              <w:marBottom w:val="0"/>
              <w:divBdr>
                <w:top w:val="none" w:sz="0" w:space="0" w:color="auto"/>
                <w:left w:val="none" w:sz="0" w:space="0" w:color="auto"/>
                <w:bottom w:val="none" w:sz="0" w:space="0" w:color="auto"/>
                <w:right w:val="none" w:sz="0" w:space="0" w:color="auto"/>
              </w:divBdr>
            </w:div>
            <w:div w:id="658536869">
              <w:marLeft w:val="0"/>
              <w:marRight w:val="0"/>
              <w:marTop w:val="0"/>
              <w:marBottom w:val="0"/>
              <w:divBdr>
                <w:top w:val="none" w:sz="0" w:space="0" w:color="auto"/>
                <w:left w:val="none" w:sz="0" w:space="0" w:color="auto"/>
                <w:bottom w:val="none" w:sz="0" w:space="0" w:color="auto"/>
                <w:right w:val="none" w:sz="0" w:space="0" w:color="auto"/>
              </w:divBdr>
            </w:div>
            <w:div w:id="1528330325">
              <w:marLeft w:val="0"/>
              <w:marRight w:val="0"/>
              <w:marTop w:val="0"/>
              <w:marBottom w:val="0"/>
              <w:divBdr>
                <w:top w:val="none" w:sz="0" w:space="0" w:color="auto"/>
                <w:left w:val="none" w:sz="0" w:space="0" w:color="auto"/>
                <w:bottom w:val="none" w:sz="0" w:space="0" w:color="auto"/>
                <w:right w:val="none" w:sz="0" w:space="0" w:color="auto"/>
              </w:divBdr>
            </w:div>
            <w:div w:id="2068215707">
              <w:marLeft w:val="0"/>
              <w:marRight w:val="0"/>
              <w:marTop w:val="0"/>
              <w:marBottom w:val="0"/>
              <w:divBdr>
                <w:top w:val="none" w:sz="0" w:space="0" w:color="auto"/>
                <w:left w:val="none" w:sz="0" w:space="0" w:color="auto"/>
                <w:bottom w:val="none" w:sz="0" w:space="0" w:color="auto"/>
                <w:right w:val="none" w:sz="0" w:space="0" w:color="auto"/>
              </w:divBdr>
            </w:div>
            <w:div w:id="777870756">
              <w:marLeft w:val="0"/>
              <w:marRight w:val="0"/>
              <w:marTop w:val="0"/>
              <w:marBottom w:val="0"/>
              <w:divBdr>
                <w:top w:val="none" w:sz="0" w:space="0" w:color="auto"/>
                <w:left w:val="none" w:sz="0" w:space="0" w:color="auto"/>
                <w:bottom w:val="none" w:sz="0" w:space="0" w:color="auto"/>
                <w:right w:val="none" w:sz="0" w:space="0" w:color="auto"/>
              </w:divBdr>
            </w:div>
            <w:div w:id="2133862990">
              <w:marLeft w:val="0"/>
              <w:marRight w:val="0"/>
              <w:marTop w:val="0"/>
              <w:marBottom w:val="0"/>
              <w:divBdr>
                <w:top w:val="none" w:sz="0" w:space="0" w:color="auto"/>
                <w:left w:val="none" w:sz="0" w:space="0" w:color="auto"/>
                <w:bottom w:val="none" w:sz="0" w:space="0" w:color="auto"/>
                <w:right w:val="none" w:sz="0" w:space="0" w:color="auto"/>
              </w:divBdr>
            </w:div>
            <w:div w:id="2076468842">
              <w:marLeft w:val="0"/>
              <w:marRight w:val="0"/>
              <w:marTop w:val="0"/>
              <w:marBottom w:val="0"/>
              <w:divBdr>
                <w:top w:val="none" w:sz="0" w:space="0" w:color="auto"/>
                <w:left w:val="none" w:sz="0" w:space="0" w:color="auto"/>
                <w:bottom w:val="none" w:sz="0" w:space="0" w:color="auto"/>
                <w:right w:val="none" w:sz="0" w:space="0" w:color="auto"/>
              </w:divBdr>
            </w:div>
            <w:div w:id="81996712">
              <w:marLeft w:val="0"/>
              <w:marRight w:val="0"/>
              <w:marTop w:val="0"/>
              <w:marBottom w:val="0"/>
              <w:divBdr>
                <w:top w:val="none" w:sz="0" w:space="0" w:color="auto"/>
                <w:left w:val="none" w:sz="0" w:space="0" w:color="auto"/>
                <w:bottom w:val="none" w:sz="0" w:space="0" w:color="auto"/>
                <w:right w:val="none" w:sz="0" w:space="0" w:color="auto"/>
              </w:divBdr>
            </w:div>
            <w:div w:id="1907455405">
              <w:marLeft w:val="0"/>
              <w:marRight w:val="0"/>
              <w:marTop w:val="0"/>
              <w:marBottom w:val="0"/>
              <w:divBdr>
                <w:top w:val="none" w:sz="0" w:space="0" w:color="auto"/>
                <w:left w:val="none" w:sz="0" w:space="0" w:color="auto"/>
                <w:bottom w:val="none" w:sz="0" w:space="0" w:color="auto"/>
                <w:right w:val="none" w:sz="0" w:space="0" w:color="auto"/>
              </w:divBdr>
            </w:div>
            <w:div w:id="214049062">
              <w:marLeft w:val="0"/>
              <w:marRight w:val="0"/>
              <w:marTop w:val="0"/>
              <w:marBottom w:val="0"/>
              <w:divBdr>
                <w:top w:val="none" w:sz="0" w:space="0" w:color="auto"/>
                <w:left w:val="none" w:sz="0" w:space="0" w:color="auto"/>
                <w:bottom w:val="none" w:sz="0" w:space="0" w:color="auto"/>
                <w:right w:val="none" w:sz="0" w:space="0" w:color="auto"/>
              </w:divBdr>
            </w:div>
            <w:div w:id="928274141">
              <w:marLeft w:val="0"/>
              <w:marRight w:val="0"/>
              <w:marTop w:val="0"/>
              <w:marBottom w:val="0"/>
              <w:divBdr>
                <w:top w:val="none" w:sz="0" w:space="0" w:color="auto"/>
                <w:left w:val="none" w:sz="0" w:space="0" w:color="auto"/>
                <w:bottom w:val="none" w:sz="0" w:space="0" w:color="auto"/>
                <w:right w:val="none" w:sz="0" w:space="0" w:color="auto"/>
              </w:divBdr>
            </w:div>
            <w:div w:id="163976163">
              <w:marLeft w:val="0"/>
              <w:marRight w:val="0"/>
              <w:marTop w:val="0"/>
              <w:marBottom w:val="0"/>
              <w:divBdr>
                <w:top w:val="none" w:sz="0" w:space="0" w:color="auto"/>
                <w:left w:val="none" w:sz="0" w:space="0" w:color="auto"/>
                <w:bottom w:val="none" w:sz="0" w:space="0" w:color="auto"/>
                <w:right w:val="none" w:sz="0" w:space="0" w:color="auto"/>
              </w:divBdr>
            </w:div>
            <w:div w:id="2053571219">
              <w:marLeft w:val="0"/>
              <w:marRight w:val="0"/>
              <w:marTop w:val="0"/>
              <w:marBottom w:val="0"/>
              <w:divBdr>
                <w:top w:val="none" w:sz="0" w:space="0" w:color="auto"/>
                <w:left w:val="none" w:sz="0" w:space="0" w:color="auto"/>
                <w:bottom w:val="none" w:sz="0" w:space="0" w:color="auto"/>
                <w:right w:val="none" w:sz="0" w:space="0" w:color="auto"/>
              </w:divBdr>
            </w:div>
            <w:div w:id="962230080">
              <w:marLeft w:val="0"/>
              <w:marRight w:val="0"/>
              <w:marTop w:val="0"/>
              <w:marBottom w:val="0"/>
              <w:divBdr>
                <w:top w:val="none" w:sz="0" w:space="0" w:color="auto"/>
                <w:left w:val="none" w:sz="0" w:space="0" w:color="auto"/>
                <w:bottom w:val="none" w:sz="0" w:space="0" w:color="auto"/>
                <w:right w:val="none" w:sz="0" w:space="0" w:color="auto"/>
              </w:divBdr>
            </w:div>
            <w:div w:id="1830170939">
              <w:marLeft w:val="0"/>
              <w:marRight w:val="0"/>
              <w:marTop w:val="0"/>
              <w:marBottom w:val="0"/>
              <w:divBdr>
                <w:top w:val="none" w:sz="0" w:space="0" w:color="auto"/>
                <w:left w:val="none" w:sz="0" w:space="0" w:color="auto"/>
                <w:bottom w:val="none" w:sz="0" w:space="0" w:color="auto"/>
                <w:right w:val="none" w:sz="0" w:space="0" w:color="auto"/>
              </w:divBdr>
            </w:div>
            <w:div w:id="1196701478">
              <w:marLeft w:val="0"/>
              <w:marRight w:val="0"/>
              <w:marTop w:val="0"/>
              <w:marBottom w:val="0"/>
              <w:divBdr>
                <w:top w:val="none" w:sz="0" w:space="0" w:color="auto"/>
                <w:left w:val="none" w:sz="0" w:space="0" w:color="auto"/>
                <w:bottom w:val="none" w:sz="0" w:space="0" w:color="auto"/>
                <w:right w:val="none" w:sz="0" w:space="0" w:color="auto"/>
              </w:divBdr>
            </w:div>
            <w:div w:id="998726102">
              <w:marLeft w:val="0"/>
              <w:marRight w:val="0"/>
              <w:marTop w:val="0"/>
              <w:marBottom w:val="0"/>
              <w:divBdr>
                <w:top w:val="none" w:sz="0" w:space="0" w:color="auto"/>
                <w:left w:val="none" w:sz="0" w:space="0" w:color="auto"/>
                <w:bottom w:val="none" w:sz="0" w:space="0" w:color="auto"/>
                <w:right w:val="none" w:sz="0" w:space="0" w:color="auto"/>
              </w:divBdr>
            </w:div>
            <w:div w:id="140074864">
              <w:marLeft w:val="0"/>
              <w:marRight w:val="0"/>
              <w:marTop w:val="0"/>
              <w:marBottom w:val="0"/>
              <w:divBdr>
                <w:top w:val="none" w:sz="0" w:space="0" w:color="auto"/>
                <w:left w:val="none" w:sz="0" w:space="0" w:color="auto"/>
                <w:bottom w:val="none" w:sz="0" w:space="0" w:color="auto"/>
                <w:right w:val="none" w:sz="0" w:space="0" w:color="auto"/>
              </w:divBdr>
            </w:div>
            <w:div w:id="1800999690">
              <w:marLeft w:val="0"/>
              <w:marRight w:val="0"/>
              <w:marTop w:val="0"/>
              <w:marBottom w:val="0"/>
              <w:divBdr>
                <w:top w:val="none" w:sz="0" w:space="0" w:color="auto"/>
                <w:left w:val="none" w:sz="0" w:space="0" w:color="auto"/>
                <w:bottom w:val="none" w:sz="0" w:space="0" w:color="auto"/>
                <w:right w:val="none" w:sz="0" w:space="0" w:color="auto"/>
              </w:divBdr>
            </w:div>
            <w:div w:id="1975864662">
              <w:marLeft w:val="0"/>
              <w:marRight w:val="0"/>
              <w:marTop w:val="0"/>
              <w:marBottom w:val="0"/>
              <w:divBdr>
                <w:top w:val="none" w:sz="0" w:space="0" w:color="auto"/>
                <w:left w:val="none" w:sz="0" w:space="0" w:color="auto"/>
                <w:bottom w:val="none" w:sz="0" w:space="0" w:color="auto"/>
                <w:right w:val="none" w:sz="0" w:space="0" w:color="auto"/>
              </w:divBdr>
            </w:div>
            <w:div w:id="131679219">
              <w:marLeft w:val="0"/>
              <w:marRight w:val="0"/>
              <w:marTop w:val="0"/>
              <w:marBottom w:val="0"/>
              <w:divBdr>
                <w:top w:val="none" w:sz="0" w:space="0" w:color="auto"/>
                <w:left w:val="none" w:sz="0" w:space="0" w:color="auto"/>
                <w:bottom w:val="none" w:sz="0" w:space="0" w:color="auto"/>
                <w:right w:val="none" w:sz="0" w:space="0" w:color="auto"/>
              </w:divBdr>
            </w:div>
            <w:div w:id="1527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85">
      <w:bodyDiv w:val="1"/>
      <w:marLeft w:val="0"/>
      <w:marRight w:val="0"/>
      <w:marTop w:val="0"/>
      <w:marBottom w:val="0"/>
      <w:divBdr>
        <w:top w:val="none" w:sz="0" w:space="0" w:color="auto"/>
        <w:left w:val="none" w:sz="0" w:space="0" w:color="auto"/>
        <w:bottom w:val="none" w:sz="0" w:space="0" w:color="auto"/>
        <w:right w:val="none" w:sz="0" w:space="0" w:color="auto"/>
      </w:divBdr>
    </w:div>
    <w:div w:id="1535462616">
      <w:bodyDiv w:val="1"/>
      <w:marLeft w:val="0"/>
      <w:marRight w:val="0"/>
      <w:marTop w:val="0"/>
      <w:marBottom w:val="0"/>
      <w:divBdr>
        <w:top w:val="none" w:sz="0" w:space="0" w:color="auto"/>
        <w:left w:val="none" w:sz="0" w:space="0" w:color="auto"/>
        <w:bottom w:val="none" w:sz="0" w:space="0" w:color="auto"/>
        <w:right w:val="none" w:sz="0" w:space="0" w:color="auto"/>
      </w:divBdr>
    </w:div>
    <w:div w:id="1573084867">
      <w:bodyDiv w:val="1"/>
      <w:marLeft w:val="0"/>
      <w:marRight w:val="0"/>
      <w:marTop w:val="0"/>
      <w:marBottom w:val="0"/>
      <w:divBdr>
        <w:top w:val="none" w:sz="0" w:space="0" w:color="auto"/>
        <w:left w:val="none" w:sz="0" w:space="0" w:color="auto"/>
        <w:bottom w:val="none" w:sz="0" w:space="0" w:color="auto"/>
        <w:right w:val="none" w:sz="0" w:space="0" w:color="auto"/>
      </w:divBdr>
    </w:div>
    <w:div w:id="1585339657">
      <w:bodyDiv w:val="1"/>
      <w:marLeft w:val="0"/>
      <w:marRight w:val="0"/>
      <w:marTop w:val="0"/>
      <w:marBottom w:val="0"/>
      <w:divBdr>
        <w:top w:val="none" w:sz="0" w:space="0" w:color="auto"/>
        <w:left w:val="none" w:sz="0" w:space="0" w:color="auto"/>
        <w:bottom w:val="none" w:sz="0" w:space="0" w:color="auto"/>
        <w:right w:val="none" w:sz="0" w:space="0" w:color="auto"/>
      </w:divBdr>
      <w:divsChild>
        <w:div w:id="420301651">
          <w:marLeft w:val="0"/>
          <w:marRight w:val="0"/>
          <w:marTop w:val="0"/>
          <w:marBottom w:val="0"/>
          <w:divBdr>
            <w:top w:val="none" w:sz="0" w:space="0" w:color="auto"/>
            <w:left w:val="none" w:sz="0" w:space="0" w:color="auto"/>
            <w:bottom w:val="none" w:sz="0" w:space="0" w:color="auto"/>
            <w:right w:val="none" w:sz="0" w:space="0" w:color="auto"/>
          </w:divBdr>
          <w:divsChild>
            <w:div w:id="875629005">
              <w:marLeft w:val="0"/>
              <w:marRight w:val="0"/>
              <w:marTop w:val="0"/>
              <w:marBottom w:val="0"/>
              <w:divBdr>
                <w:top w:val="none" w:sz="0" w:space="0" w:color="auto"/>
                <w:left w:val="none" w:sz="0" w:space="0" w:color="auto"/>
                <w:bottom w:val="none" w:sz="0" w:space="0" w:color="auto"/>
                <w:right w:val="none" w:sz="0" w:space="0" w:color="auto"/>
              </w:divBdr>
              <w:divsChild>
                <w:div w:id="5170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17884">
      <w:bodyDiv w:val="1"/>
      <w:marLeft w:val="0"/>
      <w:marRight w:val="0"/>
      <w:marTop w:val="0"/>
      <w:marBottom w:val="0"/>
      <w:divBdr>
        <w:top w:val="none" w:sz="0" w:space="0" w:color="auto"/>
        <w:left w:val="none" w:sz="0" w:space="0" w:color="auto"/>
        <w:bottom w:val="none" w:sz="0" w:space="0" w:color="auto"/>
        <w:right w:val="none" w:sz="0" w:space="0" w:color="auto"/>
      </w:divBdr>
    </w:div>
    <w:div w:id="1629438145">
      <w:bodyDiv w:val="1"/>
      <w:marLeft w:val="0"/>
      <w:marRight w:val="0"/>
      <w:marTop w:val="0"/>
      <w:marBottom w:val="0"/>
      <w:divBdr>
        <w:top w:val="none" w:sz="0" w:space="0" w:color="auto"/>
        <w:left w:val="none" w:sz="0" w:space="0" w:color="auto"/>
        <w:bottom w:val="none" w:sz="0" w:space="0" w:color="auto"/>
        <w:right w:val="none" w:sz="0" w:space="0" w:color="auto"/>
      </w:divBdr>
      <w:divsChild>
        <w:div w:id="2011326390">
          <w:marLeft w:val="0"/>
          <w:marRight w:val="0"/>
          <w:marTop w:val="0"/>
          <w:marBottom w:val="0"/>
          <w:divBdr>
            <w:top w:val="none" w:sz="0" w:space="0" w:color="auto"/>
            <w:left w:val="none" w:sz="0" w:space="0" w:color="auto"/>
            <w:bottom w:val="none" w:sz="0" w:space="0" w:color="auto"/>
            <w:right w:val="none" w:sz="0" w:space="0" w:color="auto"/>
          </w:divBdr>
          <w:divsChild>
            <w:div w:id="1434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253">
      <w:bodyDiv w:val="1"/>
      <w:marLeft w:val="0"/>
      <w:marRight w:val="0"/>
      <w:marTop w:val="0"/>
      <w:marBottom w:val="0"/>
      <w:divBdr>
        <w:top w:val="none" w:sz="0" w:space="0" w:color="auto"/>
        <w:left w:val="none" w:sz="0" w:space="0" w:color="auto"/>
        <w:bottom w:val="none" w:sz="0" w:space="0" w:color="auto"/>
        <w:right w:val="none" w:sz="0" w:space="0" w:color="auto"/>
      </w:divBdr>
    </w:div>
    <w:div w:id="1685013993">
      <w:bodyDiv w:val="1"/>
      <w:marLeft w:val="0"/>
      <w:marRight w:val="0"/>
      <w:marTop w:val="0"/>
      <w:marBottom w:val="0"/>
      <w:divBdr>
        <w:top w:val="none" w:sz="0" w:space="0" w:color="auto"/>
        <w:left w:val="none" w:sz="0" w:space="0" w:color="auto"/>
        <w:bottom w:val="none" w:sz="0" w:space="0" w:color="auto"/>
        <w:right w:val="none" w:sz="0" w:space="0" w:color="auto"/>
      </w:divBdr>
      <w:divsChild>
        <w:div w:id="1168442014">
          <w:marLeft w:val="0"/>
          <w:marRight w:val="0"/>
          <w:marTop w:val="0"/>
          <w:marBottom w:val="0"/>
          <w:divBdr>
            <w:top w:val="none" w:sz="0" w:space="0" w:color="auto"/>
            <w:left w:val="none" w:sz="0" w:space="0" w:color="auto"/>
            <w:bottom w:val="none" w:sz="0" w:space="0" w:color="auto"/>
            <w:right w:val="none" w:sz="0" w:space="0" w:color="auto"/>
          </w:divBdr>
          <w:divsChild>
            <w:div w:id="1246038940">
              <w:marLeft w:val="0"/>
              <w:marRight w:val="0"/>
              <w:marTop w:val="0"/>
              <w:marBottom w:val="0"/>
              <w:divBdr>
                <w:top w:val="none" w:sz="0" w:space="0" w:color="auto"/>
                <w:left w:val="none" w:sz="0" w:space="0" w:color="auto"/>
                <w:bottom w:val="none" w:sz="0" w:space="0" w:color="auto"/>
                <w:right w:val="none" w:sz="0" w:space="0" w:color="auto"/>
              </w:divBdr>
            </w:div>
            <w:div w:id="1981618128">
              <w:marLeft w:val="0"/>
              <w:marRight w:val="0"/>
              <w:marTop w:val="0"/>
              <w:marBottom w:val="0"/>
              <w:divBdr>
                <w:top w:val="none" w:sz="0" w:space="0" w:color="auto"/>
                <w:left w:val="none" w:sz="0" w:space="0" w:color="auto"/>
                <w:bottom w:val="none" w:sz="0" w:space="0" w:color="auto"/>
                <w:right w:val="none" w:sz="0" w:space="0" w:color="auto"/>
              </w:divBdr>
            </w:div>
            <w:div w:id="83109812">
              <w:marLeft w:val="0"/>
              <w:marRight w:val="0"/>
              <w:marTop w:val="0"/>
              <w:marBottom w:val="0"/>
              <w:divBdr>
                <w:top w:val="none" w:sz="0" w:space="0" w:color="auto"/>
                <w:left w:val="none" w:sz="0" w:space="0" w:color="auto"/>
                <w:bottom w:val="none" w:sz="0" w:space="0" w:color="auto"/>
                <w:right w:val="none" w:sz="0" w:space="0" w:color="auto"/>
              </w:divBdr>
            </w:div>
            <w:div w:id="826283699">
              <w:marLeft w:val="0"/>
              <w:marRight w:val="0"/>
              <w:marTop w:val="0"/>
              <w:marBottom w:val="0"/>
              <w:divBdr>
                <w:top w:val="none" w:sz="0" w:space="0" w:color="auto"/>
                <w:left w:val="none" w:sz="0" w:space="0" w:color="auto"/>
                <w:bottom w:val="none" w:sz="0" w:space="0" w:color="auto"/>
                <w:right w:val="none" w:sz="0" w:space="0" w:color="auto"/>
              </w:divBdr>
            </w:div>
            <w:div w:id="15565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661">
      <w:bodyDiv w:val="1"/>
      <w:marLeft w:val="0"/>
      <w:marRight w:val="0"/>
      <w:marTop w:val="0"/>
      <w:marBottom w:val="0"/>
      <w:divBdr>
        <w:top w:val="none" w:sz="0" w:space="0" w:color="auto"/>
        <w:left w:val="none" w:sz="0" w:space="0" w:color="auto"/>
        <w:bottom w:val="none" w:sz="0" w:space="0" w:color="auto"/>
        <w:right w:val="none" w:sz="0" w:space="0" w:color="auto"/>
      </w:divBdr>
    </w:div>
    <w:div w:id="1769891170">
      <w:bodyDiv w:val="1"/>
      <w:marLeft w:val="0"/>
      <w:marRight w:val="0"/>
      <w:marTop w:val="0"/>
      <w:marBottom w:val="0"/>
      <w:divBdr>
        <w:top w:val="none" w:sz="0" w:space="0" w:color="auto"/>
        <w:left w:val="none" w:sz="0" w:space="0" w:color="auto"/>
        <w:bottom w:val="none" w:sz="0" w:space="0" w:color="auto"/>
        <w:right w:val="none" w:sz="0" w:space="0" w:color="auto"/>
      </w:divBdr>
      <w:divsChild>
        <w:div w:id="2082942175">
          <w:marLeft w:val="0"/>
          <w:marRight w:val="0"/>
          <w:marTop w:val="0"/>
          <w:marBottom w:val="0"/>
          <w:divBdr>
            <w:top w:val="none" w:sz="0" w:space="0" w:color="auto"/>
            <w:left w:val="none" w:sz="0" w:space="0" w:color="auto"/>
            <w:bottom w:val="none" w:sz="0" w:space="0" w:color="auto"/>
            <w:right w:val="none" w:sz="0" w:space="0" w:color="auto"/>
          </w:divBdr>
          <w:divsChild>
            <w:div w:id="324406386">
              <w:marLeft w:val="0"/>
              <w:marRight w:val="0"/>
              <w:marTop w:val="0"/>
              <w:marBottom w:val="0"/>
              <w:divBdr>
                <w:top w:val="none" w:sz="0" w:space="0" w:color="auto"/>
                <w:left w:val="none" w:sz="0" w:space="0" w:color="auto"/>
                <w:bottom w:val="none" w:sz="0" w:space="0" w:color="auto"/>
                <w:right w:val="none" w:sz="0" w:space="0" w:color="auto"/>
              </w:divBdr>
            </w:div>
            <w:div w:id="2126994606">
              <w:marLeft w:val="0"/>
              <w:marRight w:val="0"/>
              <w:marTop w:val="0"/>
              <w:marBottom w:val="0"/>
              <w:divBdr>
                <w:top w:val="none" w:sz="0" w:space="0" w:color="auto"/>
                <w:left w:val="none" w:sz="0" w:space="0" w:color="auto"/>
                <w:bottom w:val="none" w:sz="0" w:space="0" w:color="auto"/>
                <w:right w:val="none" w:sz="0" w:space="0" w:color="auto"/>
              </w:divBdr>
            </w:div>
            <w:div w:id="289825688">
              <w:marLeft w:val="0"/>
              <w:marRight w:val="0"/>
              <w:marTop w:val="0"/>
              <w:marBottom w:val="0"/>
              <w:divBdr>
                <w:top w:val="none" w:sz="0" w:space="0" w:color="auto"/>
                <w:left w:val="none" w:sz="0" w:space="0" w:color="auto"/>
                <w:bottom w:val="none" w:sz="0" w:space="0" w:color="auto"/>
                <w:right w:val="none" w:sz="0" w:space="0" w:color="auto"/>
              </w:divBdr>
            </w:div>
            <w:div w:id="1834372224">
              <w:marLeft w:val="0"/>
              <w:marRight w:val="0"/>
              <w:marTop w:val="0"/>
              <w:marBottom w:val="0"/>
              <w:divBdr>
                <w:top w:val="none" w:sz="0" w:space="0" w:color="auto"/>
                <w:left w:val="none" w:sz="0" w:space="0" w:color="auto"/>
                <w:bottom w:val="none" w:sz="0" w:space="0" w:color="auto"/>
                <w:right w:val="none" w:sz="0" w:space="0" w:color="auto"/>
              </w:divBdr>
            </w:div>
            <w:div w:id="1884559868">
              <w:marLeft w:val="0"/>
              <w:marRight w:val="0"/>
              <w:marTop w:val="0"/>
              <w:marBottom w:val="0"/>
              <w:divBdr>
                <w:top w:val="none" w:sz="0" w:space="0" w:color="auto"/>
                <w:left w:val="none" w:sz="0" w:space="0" w:color="auto"/>
                <w:bottom w:val="none" w:sz="0" w:space="0" w:color="auto"/>
                <w:right w:val="none" w:sz="0" w:space="0" w:color="auto"/>
              </w:divBdr>
            </w:div>
            <w:div w:id="1491170944">
              <w:marLeft w:val="0"/>
              <w:marRight w:val="0"/>
              <w:marTop w:val="0"/>
              <w:marBottom w:val="0"/>
              <w:divBdr>
                <w:top w:val="none" w:sz="0" w:space="0" w:color="auto"/>
                <w:left w:val="none" w:sz="0" w:space="0" w:color="auto"/>
                <w:bottom w:val="none" w:sz="0" w:space="0" w:color="auto"/>
                <w:right w:val="none" w:sz="0" w:space="0" w:color="auto"/>
              </w:divBdr>
            </w:div>
            <w:div w:id="955865404">
              <w:marLeft w:val="0"/>
              <w:marRight w:val="0"/>
              <w:marTop w:val="0"/>
              <w:marBottom w:val="0"/>
              <w:divBdr>
                <w:top w:val="none" w:sz="0" w:space="0" w:color="auto"/>
                <w:left w:val="none" w:sz="0" w:space="0" w:color="auto"/>
                <w:bottom w:val="none" w:sz="0" w:space="0" w:color="auto"/>
                <w:right w:val="none" w:sz="0" w:space="0" w:color="auto"/>
              </w:divBdr>
            </w:div>
            <w:div w:id="2130271219">
              <w:marLeft w:val="0"/>
              <w:marRight w:val="0"/>
              <w:marTop w:val="0"/>
              <w:marBottom w:val="0"/>
              <w:divBdr>
                <w:top w:val="none" w:sz="0" w:space="0" w:color="auto"/>
                <w:left w:val="none" w:sz="0" w:space="0" w:color="auto"/>
                <w:bottom w:val="none" w:sz="0" w:space="0" w:color="auto"/>
                <w:right w:val="none" w:sz="0" w:space="0" w:color="auto"/>
              </w:divBdr>
            </w:div>
            <w:div w:id="221915963">
              <w:marLeft w:val="0"/>
              <w:marRight w:val="0"/>
              <w:marTop w:val="0"/>
              <w:marBottom w:val="0"/>
              <w:divBdr>
                <w:top w:val="none" w:sz="0" w:space="0" w:color="auto"/>
                <w:left w:val="none" w:sz="0" w:space="0" w:color="auto"/>
                <w:bottom w:val="none" w:sz="0" w:space="0" w:color="auto"/>
                <w:right w:val="none" w:sz="0" w:space="0" w:color="auto"/>
              </w:divBdr>
            </w:div>
            <w:div w:id="459225365">
              <w:marLeft w:val="0"/>
              <w:marRight w:val="0"/>
              <w:marTop w:val="0"/>
              <w:marBottom w:val="0"/>
              <w:divBdr>
                <w:top w:val="none" w:sz="0" w:space="0" w:color="auto"/>
                <w:left w:val="none" w:sz="0" w:space="0" w:color="auto"/>
                <w:bottom w:val="none" w:sz="0" w:space="0" w:color="auto"/>
                <w:right w:val="none" w:sz="0" w:space="0" w:color="auto"/>
              </w:divBdr>
            </w:div>
            <w:div w:id="1675378072">
              <w:marLeft w:val="0"/>
              <w:marRight w:val="0"/>
              <w:marTop w:val="0"/>
              <w:marBottom w:val="0"/>
              <w:divBdr>
                <w:top w:val="none" w:sz="0" w:space="0" w:color="auto"/>
                <w:left w:val="none" w:sz="0" w:space="0" w:color="auto"/>
                <w:bottom w:val="none" w:sz="0" w:space="0" w:color="auto"/>
                <w:right w:val="none" w:sz="0" w:space="0" w:color="auto"/>
              </w:divBdr>
            </w:div>
            <w:div w:id="369885496">
              <w:marLeft w:val="0"/>
              <w:marRight w:val="0"/>
              <w:marTop w:val="0"/>
              <w:marBottom w:val="0"/>
              <w:divBdr>
                <w:top w:val="none" w:sz="0" w:space="0" w:color="auto"/>
                <w:left w:val="none" w:sz="0" w:space="0" w:color="auto"/>
                <w:bottom w:val="none" w:sz="0" w:space="0" w:color="auto"/>
                <w:right w:val="none" w:sz="0" w:space="0" w:color="auto"/>
              </w:divBdr>
            </w:div>
            <w:div w:id="964894602">
              <w:marLeft w:val="0"/>
              <w:marRight w:val="0"/>
              <w:marTop w:val="0"/>
              <w:marBottom w:val="0"/>
              <w:divBdr>
                <w:top w:val="none" w:sz="0" w:space="0" w:color="auto"/>
                <w:left w:val="none" w:sz="0" w:space="0" w:color="auto"/>
                <w:bottom w:val="none" w:sz="0" w:space="0" w:color="auto"/>
                <w:right w:val="none" w:sz="0" w:space="0" w:color="auto"/>
              </w:divBdr>
            </w:div>
            <w:div w:id="324095098">
              <w:marLeft w:val="0"/>
              <w:marRight w:val="0"/>
              <w:marTop w:val="0"/>
              <w:marBottom w:val="0"/>
              <w:divBdr>
                <w:top w:val="none" w:sz="0" w:space="0" w:color="auto"/>
                <w:left w:val="none" w:sz="0" w:space="0" w:color="auto"/>
                <w:bottom w:val="none" w:sz="0" w:space="0" w:color="auto"/>
                <w:right w:val="none" w:sz="0" w:space="0" w:color="auto"/>
              </w:divBdr>
            </w:div>
            <w:div w:id="1926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746">
      <w:bodyDiv w:val="1"/>
      <w:marLeft w:val="0"/>
      <w:marRight w:val="0"/>
      <w:marTop w:val="0"/>
      <w:marBottom w:val="0"/>
      <w:divBdr>
        <w:top w:val="none" w:sz="0" w:space="0" w:color="auto"/>
        <w:left w:val="none" w:sz="0" w:space="0" w:color="auto"/>
        <w:bottom w:val="none" w:sz="0" w:space="0" w:color="auto"/>
        <w:right w:val="none" w:sz="0" w:space="0" w:color="auto"/>
      </w:divBdr>
      <w:divsChild>
        <w:div w:id="513152902">
          <w:marLeft w:val="0"/>
          <w:marRight w:val="0"/>
          <w:marTop w:val="0"/>
          <w:marBottom w:val="0"/>
          <w:divBdr>
            <w:top w:val="none" w:sz="0" w:space="0" w:color="auto"/>
            <w:left w:val="none" w:sz="0" w:space="0" w:color="auto"/>
            <w:bottom w:val="none" w:sz="0" w:space="0" w:color="auto"/>
            <w:right w:val="none" w:sz="0" w:space="0" w:color="auto"/>
          </w:divBdr>
          <w:divsChild>
            <w:div w:id="619922257">
              <w:marLeft w:val="0"/>
              <w:marRight w:val="0"/>
              <w:marTop w:val="0"/>
              <w:marBottom w:val="0"/>
              <w:divBdr>
                <w:top w:val="none" w:sz="0" w:space="0" w:color="auto"/>
                <w:left w:val="none" w:sz="0" w:space="0" w:color="auto"/>
                <w:bottom w:val="none" w:sz="0" w:space="0" w:color="auto"/>
                <w:right w:val="none" w:sz="0" w:space="0" w:color="auto"/>
              </w:divBdr>
              <w:divsChild>
                <w:div w:id="461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6435">
      <w:bodyDiv w:val="1"/>
      <w:marLeft w:val="0"/>
      <w:marRight w:val="0"/>
      <w:marTop w:val="0"/>
      <w:marBottom w:val="0"/>
      <w:divBdr>
        <w:top w:val="none" w:sz="0" w:space="0" w:color="auto"/>
        <w:left w:val="none" w:sz="0" w:space="0" w:color="auto"/>
        <w:bottom w:val="none" w:sz="0" w:space="0" w:color="auto"/>
        <w:right w:val="none" w:sz="0" w:space="0" w:color="auto"/>
      </w:divBdr>
    </w:div>
    <w:div w:id="1868252285">
      <w:bodyDiv w:val="1"/>
      <w:marLeft w:val="0"/>
      <w:marRight w:val="0"/>
      <w:marTop w:val="0"/>
      <w:marBottom w:val="0"/>
      <w:divBdr>
        <w:top w:val="none" w:sz="0" w:space="0" w:color="auto"/>
        <w:left w:val="none" w:sz="0" w:space="0" w:color="auto"/>
        <w:bottom w:val="none" w:sz="0" w:space="0" w:color="auto"/>
        <w:right w:val="none" w:sz="0" w:space="0" w:color="auto"/>
      </w:divBdr>
    </w:div>
    <w:div w:id="1899851371">
      <w:bodyDiv w:val="1"/>
      <w:marLeft w:val="0"/>
      <w:marRight w:val="0"/>
      <w:marTop w:val="0"/>
      <w:marBottom w:val="0"/>
      <w:divBdr>
        <w:top w:val="none" w:sz="0" w:space="0" w:color="auto"/>
        <w:left w:val="none" w:sz="0" w:space="0" w:color="auto"/>
        <w:bottom w:val="none" w:sz="0" w:space="0" w:color="auto"/>
        <w:right w:val="none" w:sz="0" w:space="0" w:color="auto"/>
      </w:divBdr>
      <w:divsChild>
        <w:div w:id="1325745423">
          <w:marLeft w:val="0"/>
          <w:marRight w:val="0"/>
          <w:marTop w:val="0"/>
          <w:marBottom w:val="0"/>
          <w:divBdr>
            <w:top w:val="none" w:sz="0" w:space="0" w:color="auto"/>
            <w:left w:val="none" w:sz="0" w:space="0" w:color="auto"/>
            <w:bottom w:val="none" w:sz="0" w:space="0" w:color="auto"/>
            <w:right w:val="none" w:sz="0" w:space="0" w:color="auto"/>
          </w:divBdr>
          <w:divsChild>
            <w:div w:id="17218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831">
      <w:bodyDiv w:val="1"/>
      <w:marLeft w:val="0"/>
      <w:marRight w:val="0"/>
      <w:marTop w:val="0"/>
      <w:marBottom w:val="0"/>
      <w:divBdr>
        <w:top w:val="none" w:sz="0" w:space="0" w:color="auto"/>
        <w:left w:val="none" w:sz="0" w:space="0" w:color="auto"/>
        <w:bottom w:val="none" w:sz="0" w:space="0" w:color="auto"/>
        <w:right w:val="none" w:sz="0" w:space="0" w:color="auto"/>
      </w:divBdr>
      <w:divsChild>
        <w:div w:id="1820806209">
          <w:marLeft w:val="0"/>
          <w:marRight w:val="0"/>
          <w:marTop w:val="0"/>
          <w:marBottom w:val="0"/>
          <w:divBdr>
            <w:top w:val="none" w:sz="0" w:space="0" w:color="auto"/>
            <w:left w:val="none" w:sz="0" w:space="0" w:color="auto"/>
            <w:bottom w:val="none" w:sz="0" w:space="0" w:color="auto"/>
            <w:right w:val="none" w:sz="0" w:space="0" w:color="auto"/>
          </w:divBdr>
          <w:divsChild>
            <w:div w:id="98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4365">
      <w:bodyDiv w:val="1"/>
      <w:marLeft w:val="0"/>
      <w:marRight w:val="0"/>
      <w:marTop w:val="0"/>
      <w:marBottom w:val="0"/>
      <w:divBdr>
        <w:top w:val="none" w:sz="0" w:space="0" w:color="auto"/>
        <w:left w:val="none" w:sz="0" w:space="0" w:color="auto"/>
        <w:bottom w:val="none" w:sz="0" w:space="0" w:color="auto"/>
        <w:right w:val="none" w:sz="0" w:space="0" w:color="auto"/>
      </w:divBdr>
    </w:div>
    <w:div w:id="1954165095">
      <w:bodyDiv w:val="1"/>
      <w:marLeft w:val="0"/>
      <w:marRight w:val="0"/>
      <w:marTop w:val="0"/>
      <w:marBottom w:val="0"/>
      <w:divBdr>
        <w:top w:val="none" w:sz="0" w:space="0" w:color="auto"/>
        <w:left w:val="none" w:sz="0" w:space="0" w:color="auto"/>
        <w:bottom w:val="none" w:sz="0" w:space="0" w:color="auto"/>
        <w:right w:val="none" w:sz="0" w:space="0" w:color="auto"/>
      </w:divBdr>
      <w:divsChild>
        <w:div w:id="1987003103">
          <w:marLeft w:val="0"/>
          <w:marRight w:val="0"/>
          <w:marTop w:val="0"/>
          <w:marBottom w:val="0"/>
          <w:divBdr>
            <w:top w:val="none" w:sz="0" w:space="0" w:color="auto"/>
            <w:left w:val="none" w:sz="0" w:space="0" w:color="auto"/>
            <w:bottom w:val="none" w:sz="0" w:space="0" w:color="auto"/>
            <w:right w:val="none" w:sz="0" w:space="0" w:color="auto"/>
          </w:divBdr>
          <w:divsChild>
            <w:div w:id="21414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7083">
      <w:bodyDiv w:val="1"/>
      <w:marLeft w:val="0"/>
      <w:marRight w:val="0"/>
      <w:marTop w:val="0"/>
      <w:marBottom w:val="0"/>
      <w:divBdr>
        <w:top w:val="none" w:sz="0" w:space="0" w:color="auto"/>
        <w:left w:val="none" w:sz="0" w:space="0" w:color="auto"/>
        <w:bottom w:val="none" w:sz="0" w:space="0" w:color="auto"/>
        <w:right w:val="none" w:sz="0" w:space="0" w:color="auto"/>
      </w:divBdr>
    </w:div>
    <w:div w:id="1995836843">
      <w:bodyDiv w:val="1"/>
      <w:marLeft w:val="0"/>
      <w:marRight w:val="0"/>
      <w:marTop w:val="0"/>
      <w:marBottom w:val="0"/>
      <w:divBdr>
        <w:top w:val="none" w:sz="0" w:space="0" w:color="auto"/>
        <w:left w:val="none" w:sz="0" w:space="0" w:color="auto"/>
        <w:bottom w:val="none" w:sz="0" w:space="0" w:color="auto"/>
        <w:right w:val="none" w:sz="0" w:space="0" w:color="auto"/>
      </w:divBdr>
    </w:div>
    <w:div w:id="1998026872">
      <w:bodyDiv w:val="1"/>
      <w:marLeft w:val="0"/>
      <w:marRight w:val="0"/>
      <w:marTop w:val="0"/>
      <w:marBottom w:val="0"/>
      <w:divBdr>
        <w:top w:val="none" w:sz="0" w:space="0" w:color="auto"/>
        <w:left w:val="none" w:sz="0" w:space="0" w:color="auto"/>
        <w:bottom w:val="none" w:sz="0" w:space="0" w:color="auto"/>
        <w:right w:val="none" w:sz="0" w:space="0" w:color="auto"/>
      </w:divBdr>
      <w:divsChild>
        <w:div w:id="1801068469">
          <w:marLeft w:val="0"/>
          <w:marRight w:val="0"/>
          <w:marTop w:val="0"/>
          <w:marBottom w:val="0"/>
          <w:divBdr>
            <w:top w:val="none" w:sz="0" w:space="0" w:color="auto"/>
            <w:left w:val="none" w:sz="0" w:space="0" w:color="auto"/>
            <w:bottom w:val="none" w:sz="0" w:space="0" w:color="auto"/>
            <w:right w:val="none" w:sz="0" w:space="0" w:color="auto"/>
          </w:divBdr>
          <w:divsChild>
            <w:div w:id="3077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3562">
      <w:bodyDiv w:val="1"/>
      <w:marLeft w:val="0"/>
      <w:marRight w:val="0"/>
      <w:marTop w:val="0"/>
      <w:marBottom w:val="0"/>
      <w:divBdr>
        <w:top w:val="none" w:sz="0" w:space="0" w:color="auto"/>
        <w:left w:val="none" w:sz="0" w:space="0" w:color="auto"/>
        <w:bottom w:val="none" w:sz="0" w:space="0" w:color="auto"/>
        <w:right w:val="none" w:sz="0" w:space="0" w:color="auto"/>
      </w:divBdr>
      <w:divsChild>
        <w:div w:id="716903278">
          <w:marLeft w:val="0"/>
          <w:marRight w:val="0"/>
          <w:marTop w:val="0"/>
          <w:marBottom w:val="0"/>
          <w:divBdr>
            <w:top w:val="none" w:sz="0" w:space="0" w:color="auto"/>
            <w:left w:val="none" w:sz="0" w:space="0" w:color="auto"/>
            <w:bottom w:val="none" w:sz="0" w:space="0" w:color="auto"/>
            <w:right w:val="none" w:sz="0" w:space="0" w:color="auto"/>
          </w:divBdr>
          <w:divsChild>
            <w:div w:id="708842097">
              <w:marLeft w:val="0"/>
              <w:marRight w:val="0"/>
              <w:marTop w:val="0"/>
              <w:marBottom w:val="0"/>
              <w:divBdr>
                <w:top w:val="none" w:sz="0" w:space="0" w:color="auto"/>
                <w:left w:val="none" w:sz="0" w:space="0" w:color="auto"/>
                <w:bottom w:val="none" w:sz="0" w:space="0" w:color="auto"/>
                <w:right w:val="none" w:sz="0" w:space="0" w:color="auto"/>
              </w:divBdr>
            </w:div>
            <w:div w:id="2112311362">
              <w:marLeft w:val="0"/>
              <w:marRight w:val="0"/>
              <w:marTop w:val="0"/>
              <w:marBottom w:val="0"/>
              <w:divBdr>
                <w:top w:val="none" w:sz="0" w:space="0" w:color="auto"/>
                <w:left w:val="none" w:sz="0" w:space="0" w:color="auto"/>
                <w:bottom w:val="none" w:sz="0" w:space="0" w:color="auto"/>
                <w:right w:val="none" w:sz="0" w:space="0" w:color="auto"/>
              </w:divBdr>
            </w:div>
            <w:div w:id="163059367">
              <w:marLeft w:val="0"/>
              <w:marRight w:val="0"/>
              <w:marTop w:val="0"/>
              <w:marBottom w:val="0"/>
              <w:divBdr>
                <w:top w:val="none" w:sz="0" w:space="0" w:color="auto"/>
                <w:left w:val="none" w:sz="0" w:space="0" w:color="auto"/>
                <w:bottom w:val="none" w:sz="0" w:space="0" w:color="auto"/>
                <w:right w:val="none" w:sz="0" w:space="0" w:color="auto"/>
              </w:divBdr>
            </w:div>
            <w:div w:id="456028792">
              <w:marLeft w:val="0"/>
              <w:marRight w:val="0"/>
              <w:marTop w:val="0"/>
              <w:marBottom w:val="0"/>
              <w:divBdr>
                <w:top w:val="none" w:sz="0" w:space="0" w:color="auto"/>
                <w:left w:val="none" w:sz="0" w:space="0" w:color="auto"/>
                <w:bottom w:val="none" w:sz="0" w:space="0" w:color="auto"/>
                <w:right w:val="none" w:sz="0" w:space="0" w:color="auto"/>
              </w:divBdr>
            </w:div>
            <w:div w:id="405228568">
              <w:marLeft w:val="0"/>
              <w:marRight w:val="0"/>
              <w:marTop w:val="0"/>
              <w:marBottom w:val="0"/>
              <w:divBdr>
                <w:top w:val="none" w:sz="0" w:space="0" w:color="auto"/>
                <w:left w:val="none" w:sz="0" w:space="0" w:color="auto"/>
                <w:bottom w:val="none" w:sz="0" w:space="0" w:color="auto"/>
                <w:right w:val="none" w:sz="0" w:space="0" w:color="auto"/>
              </w:divBdr>
            </w:div>
            <w:div w:id="1238054939">
              <w:marLeft w:val="0"/>
              <w:marRight w:val="0"/>
              <w:marTop w:val="0"/>
              <w:marBottom w:val="0"/>
              <w:divBdr>
                <w:top w:val="none" w:sz="0" w:space="0" w:color="auto"/>
                <w:left w:val="none" w:sz="0" w:space="0" w:color="auto"/>
                <w:bottom w:val="none" w:sz="0" w:space="0" w:color="auto"/>
                <w:right w:val="none" w:sz="0" w:space="0" w:color="auto"/>
              </w:divBdr>
            </w:div>
            <w:div w:id="152836452">
              <w:marLeft w:val="0"/>
              <w:marRight w:val="0"/>
              <w:marTop w:val="0"/>
              <w:marBottom w:val="0"/>
              <w:divBdr>
                <w:top w:val="none" w:sz="0" w:space="0" w:color="auto"/>
                <w:left w:val="none" w:sz="0" w:space="0" w:color="auto"/>
                <w:bottom w:val="none" w:sz="0" w:space="0" w:color="auto"/>
                <w:right w:val="none" w:sz="0" w:space="0" w:color="auto"/>
              </w:divBdr>
            </w:div>
            <w:div w:id="682584370">
              <w:marLeft w:val="0"/>
              <w:marRight w:val="0"/>
              <w:marTop w:val="0"/>
              <w:marBottom w:val="0"/>
              <w:divBdr>
                <w:top w:val="none" w:sz="0" w:space="0" w:color="auto"/>
                <w:left w:val="none" w:sz="0" w:space="0" w:color="auto"/>
                <w:bottom w:val="none" w:sz="0" w:space="0" w:color="auto"/>
                <w:right w:val="none" w:sz="0" w:space="0" w:color="auto"/>
              </w:divBdr>
            </w:div>
            <w:div w:id="1181361345">
              <w:marLeft w:val="0"/>
              <w:marRight w:val="0"/>
              <w:marTop w:val="0"/>
              <w:marBottom w:val="0"/>
              <w:divBdr>
                <w:top w:val="none" w:sz="0" w:space="0" w:color="auto"/>
                <w:left w:val="none" w:sz="0" w:space="0" w:color="auto"/>
                <w:bottom w:val="none" w:sz="0" w:space="0" w:color="auto"/>
                <w:right w:val="none" w:sz="0" w:space="0" w:color="auto"/>
              </w:divBdr>
            </w:div>
            <w:div w:id="5593528">
              <w:marLeft w:val="0"/>
              <w:marRight w:val="0"/>
              <w:marTop w:val="0"/>
              <w:marBottom w:val="0"/>
              <w:divBdr>
                <w:top w:val="none" w:sz="0" w:space="0" w:color="auto"/>
                <w:left w:val="none" w:sz="0" w:space="0" w:color="auto"/>
                <w:bottom w:val="none" w:sz="0" w:space="0" w:color="auto"/>
                <w:right w:val="none" w:sz="0" w:space="0" w:color="auto"/>
              </w:divBdr>
            </w:div>
            <w:div w:id="221794570">
              <w:marLeft w:val="0"/>
              <w:marRight w:val="0"/>
              <w:marTop w:val="0"/>
              <w:marBottom w:val="0"/>
              <w:divBdr>
                <w:top w:val="none" w:sz="0" w:space="0" w:color="auto"/>
                <w:left w:val="none" w:sz="0" w:space="0" w:color="auto"/>
                <w:bottom w:val="none" w:sz="0" w:space="0" w:color="auto"/>
                <w:right w:val="none" w:sz="0" w:space="0" w:color="auto"/>
              </w:divBdr>
            </w:div>
            <w:div w:id="373234024">
              <w:marLeft w:val="0"/>
              <w:marRight w:val="0"/>
              <w:marTop w:val="0"/>
              <w:marBottom w:val="0"/>
              <w:divBdr>
                <w:top w:val="none" w:sz="0" w:space="0" w:color="auto"/>
                <w:left w:val="none" w:sz="0" w:space="0" w:color="auto"/>
                <w:bottom w:val="none" w:sz="0" w:space="0" w:color="auto"/>
                <w:right w:val="none" w:sz="0" w:space="0" w:color="auto"/>
              </w:divBdr>
            </w:div>
            <w:div w:id="1030909571">
              <w:marLeft w:val="0"/>
              <w:marRight w:val="0"/>
              <w:marTop w:val="0"/>
              <w:marBottom w:val="0"/>
              <w:divBdr>
                <w:top w:val="none" w:sz="0" w:space="0" w:color="auto"/>
                <w:left w:val="none" w:sz="0" w:space="0" w:color="auto"/>
                <w:bottom w:val="none" w:sz="0" w:space="0" w:color="auto"/>
                <w:right w:val="none" w:sz="0" w:space="0" w:color="auto"/>
              </w:divBdr>
            </w:div>
            <w:div w:id="1173185346">
              <w:marLeft w:val="0"/>
              <w:marRight w:val="0"/>
              <w:marTop w:val="0"/>
              <w:marBottom w:val="0"/>
              <w:divBdr>
                <w:top w:val="none" w:sz="0" w:space="0" w:color="auto"/>
                <w:left w:val="none" w:sz="0" w:space="0" w:color="auto"/>
                <w:bottom w:val="none" w:sz="0" w:space="0" w:color="auto"/>
                <w:right w:val="none" w:sz="0" w:space="0" w:color="auto"/>
              </w:divBdr>
            </w:div>
            <w:div w:id="1947619129">
              <w:marLeft w:val="0"/>
              <w:marRight w:val="0"/>
              <w:marTop w:val="0"/>
              <w:marBottom w:val="0"/>
              <w:divBdr>
                <w:top w:val="none" w:sz="0" w:space="0" w:color="auto"/>
                <w:left w:val="none" w:sz="0" w:space="0" w:color="auto"/>
                <w:bottom w:val="none" w:sz="0" w:space="0" w:color="auto"/>
                <w:right w:val="none" w:sz="0" w:space="0" w:color="auto"/>
              </w:divBdr>
            </w:div>
            <w:div w:id="1482692312">
              <w:marLeft w:val="0"/>
              <w:marRight w:val="0"/>
              <w:marTop w:val="0"/>
              <w:marBottom w:val="0"/>
              <w:divBdr>
                <w:top w:val="none" w:sz="0" w:space="0" w:color="auto"/>
                <w:left w:val="none" w:sz="0" w:space="0" w:color="auto"/>
                <w:bottom w:val="none" w:sz="0" w:space="0" w:color="auto"/>
                <w:right w:val="none" w:sz="0" w:space="0" w:color="auto"/>
              </w:divBdr>
            </w:div>
            <w:div w:id="1702319255">
              <w:marLeft w:val="0"/>
              <w:marRight w:val="0"/>
              <w:marTop w:val="0"/>
              <w:marBottom w:val="0"/>
              <w:divBdr>
                <w:top w:val="none" w:sz="0" w:space="0" w:color="auto"/>
                <w:left w:val="none" w:sz="0" w:space="0" w:color="auto"/>
                <w:bottom w:val="none" w:sz="0" w:space="0" w:color="auto"/>
                <w:right w:val="none" w:sz="0" w:space="0" w:color="auto"/>
              </w:divBdr>
            </w:div>
            <w:div w:id="978724098">
              <w:marLeft w:val="0"/>
              <w:marRight w:val="0"/>
              <w:marTop w:val="0"/>
              <w:marBottom w:val="0"/>
              <w:divBdr>
                <w:top w:val="none" w:sz="0" w:space="0" w:color="auto"/>
                <w:left w:val="none" w:sz="0" w:space="0" w:color="auto"/>
                <w:bottom w:val="none" w:sz="0" w:space="0" w:color="auto"/>
                <w:right w:val="none" w:sz="0" w:space="0" w:color="auto"/>
              </w:divBdr>
            </w:div>
            <w:div w:id="1296452869">
              <w:marLeft w:val="0"/>
              <w:marRight w:val="0"/>
              <w:marTop w:val="0"/>
              <w:marBottom w:val="0"/>
              <w:divBdr>
                <w:top w:val="none" w:sz="0" w:space="0" w:color="auto"/>
                <w:left w:val="none" w:sz="0" w:space="0" w:color="auto"/>
                <w:bottom w:val="none" w:sz="0" w:space="0" w:color="auto"/>
                <w:right w:val="none" w:sz="0" w:space="0" w:color="auto"/>
              </w:divBdr>
            </w:div>
            <w:div w:id="1722556492">
              <w:marLeft w:val="0"/>
              <w:marRight w:val="0"/>
              <w:marTop w:val="0"/>
              <w:marBottom w:val="0"/>
              <w:divBdr>
                <w:top w:val="none" w:sz="0" w:space="0" w:color="auto"/>
                <w:left w:val="none" w:sz="0" w:space="0" w:color="auto"/>
                <w:bottom w:val="none" w:sz="0" w:space="0" w:color="auto"/>
                <w:right w:val="none" w:sz="0" w:space="0" w:color="auto"/>
              </w:divBdr>
            </w:div>
            <w:div w:id="339084395">
              <w:marLeft w:val="0"/>
              <w:marRight w:val="0"/>
              <w:marTop w:val="0"/>
              <w:marBottom w:val="0"/>
              <w:divBdr>
                <w:top w:val="none" w:sz="0" w:space="0" w:color="auto"/>
                <w:left w:val="none" w:sz="0" w:space="0" w:color="auto"/>
                <w:bottom w:val="none" w:sz="0" w:space="0" w:color="auto"/>
                <w:right w:val="none" w:sz="0" w:space="0" w:color="auto"/>
              </w:divBdr>
            </w:div>
            <w:div w:id="421726423">
              <w:marLeft w:val="0"/>
              <w:marRight w:val="0"/>
              <w:marTop w:val="0"/>
              <w:marBottom w:val="0"/>
              <w:divBdr>
                <w:top w:val="none" w:sz="0" w:space="0" w:color="auto"/>
                <w:left w:val="none" w:sz="0" w:space="0" w:color="auto"/>
                <w:bottom w:val="none" w:sz="0" w:space="0" w:color="auto"/>
                <w:right w:val="none" w:sz="0" w:space="0" w:color="auto"/>
              </w:divBdr>
            </w:div>
            <w:div w:id="609705689">
              <w:marLeft w:val="0"/>
              <w:marRight w:val="0"/>
              <w:marTop w:val="0"/>
              <w:marBottom w:val="0"/>
              <w:divBdr>
                <w:top w:val="none" w:sz="0" w:space="0" w:color="auto"/>
                <w:left w:val="none" w:sz="0" w:space="0" w:color="auto"/>
                <w:bottom w:val="none" w:sz="0" w:space="0" w:color="auto"/>
                <w:right w:val="none" w:sz="0" w:space="0" w:color="auto"/>
              </w:divBdr>
            </w:div>
            <w:div w:id="1129470569">
              <w:marLeft w:val="0"/>
              <w:marRight w:val="0"/>
              <w:marTop w:val="0"/>
              <w:marBottom w:val="0"/>
              <w:divBdr>
                <w:top w:val="none" w:sz="0" w:space="0" w:color="auto"/>
                <w:left w:val="none" w:sz="0" w:space="0" w:color="auto"/>
                <w:bottom w:val="none" w:sz="0" w:space="0" w:color="auto"/>
                <w:right w:val="none" w:sz="0" w:space="0" w:color="auto"/>
              </w:divBdr>
            </w:div>
            <w:div w:id="2134666645">
              <w:marLeft w:val="0"/>
              <w:marRight w:val="0"/>
              <w:marTop w:val="0"/>
              <w:marBottom w:val="0"/>
              <w:divBdr>
                <w:top w:val="none" w:sz="0" w:space="0" w:color="auto"/>
                <w:left w:val="none" w:sz="0" w:space="0" w:color="auto"/>
                <w:bottom w:val="none" w:sz="0" w:space="0" w:color="auto"/>
                <w:right w:val="none" w:sz="0" w:space="0" w:color="auto"/>
              </w:divBdr>
            </w:div>
            <w:div w:id="564070263">
              <w:marLeft w:val="0"/>
              <w:marRight w:val="0"/>
              <w:marTop w:val="0"/>
              <w:marBottom w:val="0"/>
              <w:divBdr>
                <w:top w:val="none" w:sz="0" w:space="0" w:color="auto"/>
                <w:left w:val="none" w:sz="0" w:space="0" w:color="auto"/>
                <w:bottom w:val="none" w:sz="0" w:space="0" w:color="auto"/>
                <w:right w:val="none" w:sz="0" w:space="0" w:color="auto"/>
              </w:divBdr>
            </w:div>
            <w:div w:id="1882665196">
              <w:marLeft w:val="0"/>
              <w:marRight w:val="0"/>
              <w:marTop w:val="0"/>
              <w:marBottom w:val="0"/>
              <w:divBdr>
                <w:top w:val="none" w:sz="0" w:space="0" w:color="auto"/>
                <w:left w:val="none" w:sz="0" w:space="0" w:color="auto"/>
                <w:bottom w:val="none" w:sz="0" w:space="0" w:color="auto"/>
                <w:right w:val="none" w:sz="0" w:space="0" w:color="auto"/>
              </w:divBdr>
            </w:div>
            <w:div w:id="1396271191">
              <w:marLeft w:val="0"/>
              <w:marRight w:val="0"/>
              <w:marTop w:val="0"/>
              <w:marBottom w:val="0"/>
              <w:divBdr>
                <w:top w:val="none" w:sz="0" w:space="0" w:color="auto"/>
                <w:left w:val="none" w:sz="0" w:space="0" w:color="auto"/>
                <w:bottom w:val="none" w:sz="0" w:space="0" w:color="auto"/>
                <w:right w:val="none" w:sz="0" w:space="0" w:color="auto"/>
              </w:divBdr>
            </w:div>
            <w:div w:id="2058435186">
              <w:marLeft w:val="0"/>
              <w:marRight w:val="0"/>
              <w:marTop w:val="0"/>
              <w:marBottom w:val="0"/>
              <w:divBdr>
                <w:top w:val="none" w:sz="0" w:space="0" w:color="auto"/>
                <w:left w:val="none" w:sz="0" w:space="0" w:color="auto"/>
                <w:bottom w:val="none" w:sz="0" w:space="0" w:color="auto"/>
                <w:right w:val="none" w:sz="0" w:space="0" w:color="auto"/>
              </w:divBdr>
            </w:div>
            <w:div w:id="1220050885">
              <w:marLeft w:val="0"/>
              <w:marRight w:val="0"/>
              <w:marTop w:val="0"/>
              <w:marBottom w:val="0"/>
              <w:divBdr>
                <w:top w:val="none" w:sz="0" w:space="0" w:color="auto"/>
                <w:left w:val="none" w:sz="0" w:space="0" w:color="auto"/>
                <w:bottom w:val="none" w:sz="0" w:space="0" w:color="auto"/>
                <w:right w:val="none" w:sz="0" w:space="0" w:color="auto"/>
              </w:divBdr>
            </w:div>
            <w:div w:id="1398474265">
              <w:marLeft w:val="0"/>
              <w:marRight w:val="0"/>
              <w:marTop w:val="0"/>
              <w:marBottom w:val="0"/>
              <w:divBdr>
                <w:top w:val="none" w:sz="0" w:space="0" w:color="auto"/>
                <w:left w:val="none" w:sz="0" w:space="0" w:color="auto"/>
                <w:bottom w:val="none" w:sz="0" w:space="0" w:color="auto"/>
                <w:right w:val="none" w:sz="0" w:space="0" w:color="auto"/>
              </w:divBdr>
            </w:div>
            <w:div w:id="36004966">
              <w:marLeft w:val="0"/>
              <w:marRight w:val="0"/>
              <w:marTop w:val="0"/>
              <w:marBottom w:val="0"/>
              <w:divBdr>
                <w:top w:val="none" w:sz="0" w:space="0" w:color="auto"/>
                <w:left w:val="none" w:sz="0" w:space="0" w:color="auto"/>
                <w:bottom w:val="none" w:sz="0" w:space="0" w:color="auto"/>
                <w:right w:val="none" w:sz="0" w:space="0" w:color="auto"/>
              </w:divBdr>
            </w:div>
            <w:div w:id="1110471458">
              <w:marLeft w:val="0"/>
              <w:marRight w:val="0"/>
              <w:marTop w:val="0"/>
              <w:marBottom w:val="0"/>
              <w:divBdr>
                <w:top w:val="none" w:sz="0" w:space="0" w:color="auto"/>
                <w:left w:val="none" w:sz="0" w:space="0" w:color="auto"/>
                <w:bottom w:val="none" w:sz="0" w:space="0" w:color="auto"/>
                <w:right w:val="none" w:sz="0" w:space="0" w:color="auto"/>
              </w:divBdr>
            </w:div>
            <w:div w:id="244073993">
              <w:marLeft w:val="0"/>
              <w:marRight w:val="0"/>
              <w:marTop w:val="0"/>
              <w:marBottom w:val="0"/>
              <w:divBdr>
                <w:top w:val="none" w:sz="0" w:space="0" w:color="auto"/>
                <w:left w:val="none" w:sz="0" w:space="0" w:color="auto"/>
                <w:bottom w:val="none" w:sz="0" w:space="0" w:color="auto"/>
                <w:right w:val="none" w:sz="0" w:space="0" w:color="auto"/>
              </w:divBdr>
            </w:div>
            <w:div w:id="1636565144">
              <w:marLeft w:val="0"/>
              <w:marRight w:val="0"/>
              <w:marTop w:val="0"/>
              <w:marBottom w:val="0"/>
              <w:divBdr>
                <w:top w:val="none" w:sz="0" w:space="0" w:color="auto"/>
                <w:left w:val="none" w:sz="0" w:space="0" w:color="auto"/>
                <w:bottom w:val="none" w:sz="0" w:space="0" w:color="auto"/>
                <w:right w:val="none" w:sz="0" w:space="0" w:color="auto"/>
              </w:divBdr>
            </w:div>
            <w:div w:id="1603370471">
              <w:marLeft w:val="0"/>
              <w:marRight w:val="0"/>
              <w:marTop w:val="0"/>
              <w:marBottom w:val="0"/>
              <w:divBdr>
                <w:top w:val="none" w:sz="0" w:space="0" w:color="auto"/>
                <w:left w:val="none" w:sz="0" w:space="0" w:color="auto"/>
                <w:bottom w:val="none" w:sz="0" w:space="0" w:color="auto"/>
                <w:right w:val="none" w:sz="0" w:space="0" w:color="auto"/>
              </w:divBdr>
            </w:div>
            <w:div w:id="1022971971">
              <w:marLeft w:val="0"/>
              <w:marRight w:val="0"/>
              <w:marTop w:val="0"/>
              <w:marBottom w:val="0"/>
              <w:divBdr>
                <w:top w:val="none" w:sz="0" w:space="0" w:color="auto"/>
                <w:left w:val="none" w:sz="0" w:space="0" w:color="auto"/>
                <w:bottom w:val="none" w:sz="0" w:space="0" w:color="auto"/>
                <w:right w:val="none" w:sz="0" w:space="0" w:color="auto"/>
              </w:divBdr>
            </w:div>
            <w:div w:id="698704050">
              <w:marLeft w:val="0"/>
              <w:marRight w:val="0"/>
              <w:marTop w:val="0"/>
              <w:marBottom w:val="0"/>
              <w:divBdr>
                <w:top w:val="none" w:sz="0" w:space="0" w:color="auto"/>
                <w:left w:val="none" w:sz="0" w:space="0" w:color="auto"/>
                <w:bottom w:val="none" w:sz="0" w:space="0" w:color="auto"/>
                <w:right w:val="none" w:sz="0" w:space="0" w:color="auto"/>
              </w:divBdr>
            </w:div>
            <w:div w:id="707798303">
              <w:marLeft w:val="0"/>
              <w:marRight w:val="0"/>
              <w:marTop w:val="0"/>
              <w:marBottom w:val="0"/>
              <w:divBdr>
                <w:top w:val="none" w:sz="0" w:space="0" w:color="auto"/>
                <w:left w:val="none" w:sz="0" w:space="0" w:color="auto"/>
                <w:bottom w:val="none" w:sz="0" w:space="0" w:color="auto"/>
                <w:right w:val="none" w:sz="0" w:space="0" w:color="auto"/>
              </w:divBdr>
            </w:div>
            <w:div w:id="772290431">
              <w:marLeft w:val="0"/>
              <w:marRight w:val="0"/>
              <w:marTop w:val="0"/>
              <w:marBottom w:val="0"/>
              <w:divBdr>
                <w:top w:val="none" w:sz="0" w:space="0" w:color="auto"/>
                <w:left w:val="none" w:sz="0" w:space="0" w:color="auto"/>
                <w:bottom w:val="none" w:sz="0" w:space="0" w:color="auto"/>
                <w:right w:val="none" w:sz="0" w:space="0" w:color="auto"/>
              </w:divBdr>
            </w:div>
            <w:div w:id="348877128">
              <w:marLeft w:val="0"/>
              <w:marRight w:val="0"/>
              <w:marTop w:val="0"/>
              <w:marBottom w:val="0"/>
              <w:divBdr>
                <w:top w:val="none" w:sz="0" w:space="0" w:color="auto"/>
                <w:left w:val="none" w:sz="0" w:space="0" w:color="auto"/>
                <w:bottom w:val="none" w:sz="0" w:space="0" w:color="auto"/>
                <w:right w:val="none" w:sz="0" w:space="0" w:color="auto"/>
              </w:divBdr>
            </w:div>
            <w:div w:id="2093114614">
              <w:marLeft w:val="0"/>
              <w:marRight w:val="0"/>
              <w:marTop w:val="0"/>
              <w:marBottom w:val="0"/>
              <w:divBdr>
                <w:top w:val="none" w:sz="0" w:space="0" w:color="auto"/>
                <w:left w:val="none" w:sz="0" w:space="0" w:color="auto"/>
                <w:bottom w:val="none" w:sz="0" w:space="0" w:color="auto"/>
                <w:right w:val="none" w:sz="0" w:space="0" w:color="auto"/>
              </w:divBdr>
            </w:div>
            <w:div w:id="1198659595">
              <w:marLeft w:val="0"/>
              <w:marRight w:val="0"/>
              <w:marTop w:val="0"/>
              <w:marBottom w:val="0"/>
              <w:divBdr>
                <w:top w:val="none" w:sz="0" w:space="0" w:color="auto"/>
                <w:left w:val="none" w:sz="0" w:space="0" w:color="auto"/>
                <w:bottom w:val="none" w:sz="0" w:space="0" w:color="auto"/>
                <w:right w:val="none" w:sz="0" w:space="0" w:color="auto"/>
              </w:divBdr>
            </w:div>
            <w:div w:id="1560508522">
              <w:marLeft w:val="0"/>
              <w:marRight w:val="0"/>
              <w:marTop w:val="0"/>
              <w:marBottom w:val="0"/>
              <w:divBdr>
                <w:top w:val="none" w:sz="0" w:space="0" w:color="auto"/>
                <w:left w:val="none" w:sz="0" w:space="0" w:color="auto"/>
                <w:bottom w:val="none" w:sz="0" w:space="0" w:color="auto"/>
                <w:right w:val="none" w:sz="0" w:space="0" w:color="auto"/>
              </w:divBdr>
            </w:div>
            <w:div w:id="415903254">
              <w:marLeft w:val="0"/>
              <w:marRight w:val="0"/>
              <w:marTop w:val="0"/>
              <w:marBottom w:val="0"/>
              <w:divBdr>
                <w:top w:val="none" w:sz="0" w:space="0" w:color="auto"/>
                <w:left w:val="none" w:sz="0" w:space="0" w:color="auto"/>
                <w:bottom w:val="none" w:sz="0" w:space="0" w:color="auto"/>
                <w:right w:val="none" w:sz="0" w:space="0" w:color="auto"/>
              </w:divBdr>
            </w:div>
            <w:div w:id="159590886">
              <w:marLeft w:val="0"/>
              <w:marRight w:val="0"/>
              <w:marTop w:val="0"/>
              <w:marBottom w:val="0"/>
              <w:divBdr>
                <w:top w:val="none" w:sz="0" w:space="0" w:color="auto"/>
                <w:left w:val="none" w:sz="0" w:space="0" w:color="auto"/>
                <w:bottom w:val="none" w:sz="0" w:space="0" w:color="auto"/>
                <w:right w:val="none" w:sz="0" w:space="0" w:color="auto"/>
              </w:divBdr>
            </w:div>
            <w:div w:id="2105151271">
              <w:marLeft w:val="0"/>
              <w:marRight w:val="0"/>
              <w:marTop w:val="0"/>
              <w:marBottom w:val="0"/>
              <w:divBdr>
                <w:top w:val="none" w:sz="0" w:space="0" w:color="auto"/>
                <w:left w:val="none" w:sz="0" w:space="0" w:color="auto"/>
                <w:bottom w:val="none" w:sz="0" w:space="0" w:color="auto"/>
                <w:right w:val="none" w:sz="0" w:space="0" w:color="auto"/>
              </w:divBdr>
            </w:div>
            <w:div w:id="1433280120">
              <w:marLeft w:val="0"/>
              <w:marRight w:val="0"/>
              <w:marTop w:val="0"/>
              <w:marBottom w:val="0"/>
              <w:divBdr>
                <w:top w:val="none" w:sz="0" w:space="0" w:color="auto"/>
                <w:left w:val="none" w:sz="0" w:space="0" w:color="auto"/>
                <w:bottom w:val="none" w:sz="0" w:space="0" w:color="auto"/>
                <w:right w:val="none" w:sz="0" w:space="0" w:color="auto"/>
              </w:divBdr>
            </w:div>
            <w:div w:id="20657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580">
      <w:bodyDiv w:val="1"/>
      <w:marLeft w:val="0"/>
      <w:marRight w:val="0"/>
      <w:marTop w:val="0"/>
      <w:marBottom w:val="0"/>
      <w:divBdr>
        <w:top w:val="none" w:sz="0" w:space="0" w:color="auto"/>
        <w:left w:val="none" w:sz="0" w:space="0" w:color="auto"/>
        <w:bottom w:val="none" w:sz="0" w:space="0" w:color="auto"/>
        <w:right w:val="none" w:sz="0" w:space="0" w:color="auto"/>
      </w:divBdr>
      <w:divsChild>
        <w:div w:id="1849905668">
          <w:marLeft w:val="0"/>
          <w:marRight w:val="0"/>
          <w:marTop w:val="0"/>
          <w:marBottom w:val="0"/>
          <w:divBdr>
            <w:top w:val="none" w:sz="0" w:space="0" w:color="auto"/>
            <w:left w:val="none" w:sz="0" w:space="0" w:color="auto"/>
            <w:bottom w:val="none" w:sz="0" w:space="0" w:color="auto"/>
            <w:right w:val="none" w:sz="0" w:space="0" w:color="auto"/>
          </w:divBdr>
          <w:divsChild>
            <w:div w:id="380718182">
              <w:marLeft w:val="0"/>
              <w:marRight w:val="0"/>
              <w:marTop w:val="0"/>
              <w:marBottom w:val="0"/>
              <w:divBdr>
                <w:top w:val="none" w:sz="0" w:space="0" w:color="auto"/>
                <w:left w:val="none" w:sz="0" w:space="0" w:color="auto"/>
                <w:bottom w:val="none" w:sz="0" w:space="0" w:color="auto"/>
                <w:right w:val="none" w:sz="0" w:space="0" w:color="auto"/>
              </w:divBdr>
            </w:div>
            <w:div w:id="347172678">
              <w:marLeft w:val="0"/>
              <w:marRight w:val="0"/>
              <w:marTop w:val="0"/>
              <w:marBottom w:val="0"/>
              <w:divBdr>
                <w:top w:val="none" w:sz="0" w:space="0" w:color="auto"/>
                <w:left w:val="none" w:sz="0" w:space="0" w:color="auto"/>
                <w:bottom w:val="none" w:sz="0" w:space="0" w:color="auto"/>
                <w:right w:val="none" w:sz="0" w:space="0" w:color="auto"/>
              </w:divBdr>
            </w:div>
            <w:div w:id="7216248">
              <w:marLeft w:val="0"/>
              <w:marRight w:val="0"/>
              <w:marTop w:val="0"/>
              <w:marBottom w:val="0"/>
              <w:divBdr>
                <w:top w:val="none" w:sz="0" w:space="0" w:color="auto"/>
                <w:left w:val="none" w:sz="0" w:space="0" w:color="auto"/>
                <w:bottom w:val="none" w:sz="0" w:space="0" w:color="auto"/>
                <w:right w:val="none" w:sz="0" w:space="0" w:color="auto"/>
              </w:divBdr>
            </w:div>
            <w:div w:id="1104880590">
              <w:marLeft w:val="0"/>
              <w:marRight w:val="0"/>
              <w:marTop w:val="0"/>
              <w:marBottom w:val="0"/>
              <w:divBdr>
                <w:top w:val="none" w:sz="0" w:space="0" w:color="auto"/>
                <w:left w:val="none" w:sz="0" w:space="0" w:color="auto"/>
                <w:bottom w:val="none" w:sz="0" w:space="0" w:color="auto"/>
                <w:right w:val="none" w:sz="0" w:space="0" w:color="auto"/>
              </w:divBdr>
            </w:div>
            <w:div w:id="8236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906">
      <w:bodyDiv w:val="1"/>
      <w:marLeft w:val="0"/>
      <w:marRight w:val="0"/>
      <w:marTop w:val="0"/>
      <w:marBottom w:val="0"/>
      <w:divBdr>
        <w:top w:val="none" w:sz="0" w:space="0" w:color="auto"/>
        <w:left w:val="none" w:sz="0" w:space="0" w:color="auto"/>
        <w:bottom w:val="none" w:sz="0" w:space="0" w:color="auto"/>
        <w:right w:val="none" w:sz="0" w:space="0" w:color="auto"/>
      </w:divBdr>
      <w:divsChild>
        <w:div w:id="603542197">
          <w:marLeft w:val="0"/>
          <w:marRight w:val="0"/>
          <w:marTop w:val="0"/>
          <w:marBottom w:val="0"/>
          <w:divBdr>
            <w:top w:val="none" w:sz="0" w:space="0" w:color="auto"/>
            <w:left w:val="none" w:sz="0" w:space="0" w:color="auto"/>
            <w:bottom w:val="none" w:sz="0" w:space="0" w:color="auto"/>
            <w:right w:val="none" w:sz="0" w:space="0" w:color="auto"/>
          </w:divBdr>
          <w:divsChild>
            <w:div w:id="203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804">
      <w:bodyDiv w:val="1"/>
      <w:marLeft w:val="0"/>
      <w:marRight w:val="0"/>
      <w:marTop w:val="0"/>
      <w:marBottom w:val="0"/>
      <w:divBdr>
        <w:top w:val="none" w:sz="0" w:space="0" w:color="auto"/>
        <w:left w:val="none" w:sz="0" w:space="0" w:color="auto"/>
        <w:bottom w:val="none" w:sz="0" w:space="0" w:color="auto"/>
        <w:right w:val="none" w:sz="0" w:space="0" w:color="auto"/>
      </w:divBdr>
    </w:div>
    <w:div w:id="2087527594">
      <w:bodyDiv w:val="1"/>
      <w:marLeft w:val="0"/>
      <w:marRight w:val="0"/>
      <w:marTop w:val="0"/>
      <w:marBottom w:val="0"/>
      <w:divBdr>
        <w:top w:val="none" w:sz="0" w:space="0" w:color="auto"/>
        <w:left w:val="none" w:sz="0" w:space="0" w:color="auto"/>
        <w:bottom w:val="none" w:sz="0" w:space="0" w:color="auto"/>
        <w:right w:val="none" w:sz="0" w:space="0" w:color="auto"/>
      </w:divBdr>
      <w:divsChild>
        <w:div w:id="1879662261">
          <w:marLeft w:val="0"/>
          <w:marRight w:val="0"/>
          <w:marTop w:val="0"/>
          <w:marBottom w:val="0"/>
          <w:divBdr>
            <w:top w:val="none" w:sz="0" w:space="0" w:color="auto"/>
            <w:left w:val="none" w:sz="0" w:space="0" w:color="auto"/>
            <w:bottom w:val="none" w:sz="0" w:space="0" w:color="auto"/>
            <w:right w:val="none" w:sz="0" w:space="0" w:color="auto"/>
          </w:divBdr>
          <w:divsChild>
            <w:div w:id="13676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047">
      <w:bodyDiv w:val="1"/>
      <w:marLeft w:val="0"/>
      <w:marRight w:val="0"/>
      <w:marTop w:val="0"/>
      <w:marBottom w:val="0"/>
      <w:divBdr>
        <w:top w:val="none" w:sz="0" w:space="0" w:color="auto"/>
        <w:left w:val="none" w:sz="0" w:space="0" w:color="auto"/>
        <w:bottom w:val="none" w:sz="0" w:space="0" w:color="auto"/>
        <w:right w:val="none" w:sz="0" w:space="0" w:color="auto"/>
      </w:divBdr>
    </w:div>
    <w:div w:id="2100907232">
      <w:bodyDiv w:val="1"/>
      <w:marLeft w:val="0"/>
      <w:marRight w:val="0"/>
      <w:marTop w:val="0"/>
      <w:marBottom w:val="0"/>
      <w:divBdr>
        <w:top w:val="none" w:sz="0" w:space="0" w:color="auto"/>
        <w:left w:val="none" w:sz="0" w:space="0" w:color="auto"/>
        <w:bottom w:val="none" w:sz="0" w:space="0" w:color="auto"/>
        <w:right w:val="none" w:sz="0" w:space="0" w:color="auto"/>
      </w:divBdr>
      <w:divsChild>
        <w:div w:id="461460656">
          <w:marLeft w:val="0"/>
          <w:marRight w:val="0"/>
          <w:marTop w:val="0"/>
          <w:marBottom w:val="0"/>
          <w:divBdr>
            <w:top w:val="none" w:sz="0" w:space="0" w:color="auto"/>
            <w:left w:val="none" w:sz="0" w:space="0" w:color="auto"/>
            <w:bottom w:val="none" w:sz="0" w:space="0" w:color="auto"/>
            <w:right w:val="none" w:sz="0" w:space="0" w:color="auto"/>
          </w:divBdr>
          <w:divsChild>
            <w:div w:id="259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31">
      <w:bodyDiv w:val="1"/>
      <w:marLeft w:val="0"/>
      <w:marRight w:val="0"/>
      <w:marTop w:val="0"/>
      <w:marBottom w:val="0"/>
      <w:divBdr>
        <w:top w:val="none" w:sz="0" w:space="0" w:color="auto"/>
        <w:left w:val="none" w:sz="0" w:space="0" w:color="auto"/>
        <w:bottom w:val="none" w:sz="0" w:space="0" w:color="auto"/>
        <w:right w:val="none" w:sz="0" w:space="0" w:color="auto"/>
      </w:divBdr>
    </w:div>
    <w:div w:id="213366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n.wikipedia.org/wiki/Mel-frequency_cepstru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maelfabien.github.io/machinelearning/Speech4/#rolling-window" TargetMode="External"/><Relationship Id="rId7" Type="http://schemas.openxmlformats.org/officeDocument/2006/relationships/settings" Target="settings.xml"/><Relationship Id="rId12" Type="http://schemas.openxmlformats.org/officeDocument/2006/relationships/hyperlink" Target="https://drive.google.com/drive/folders/1A-_ybw6sVtPYjrzkOa1rACvvCyqPqhWn?usp=share_link" TargetMode="External"/><Relationship Id="rId17" Type="http://schemas.openxmlformats.org/officeDocument/2006/relationships/hyperlink" Target="https://youtube.com/playlist?list=PL-wATfeyAMNqIee7cH3q1bh4QJFAaeNv0&amp;si=jlicnHc-OeQ2UMt4"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scipy.org/doc/scipy/reference/generated/scipy.signal.medfil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musicinformationretrieval.com/energ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geeksforgeeks.org/standardscaler-minmaxscaler-and-robustscaler-techniques-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1Σέ11</b:Tag>
    <b:SourceType>Book</b:SourceType>
    <b:Guid>{869BD67E-0622-4A23-9673-C8B4BAC55F82}</b:Guid>
    <b:Author>
      <b:Author>
        <b:NameList>
          <b:Person>
            <b:Last>Θεοδωρίδης</b:Last>
            <b:First>[1]</b:First>
            <b:Middle>Σέργιος</b:Middle>
          </b:Person>
          <b:Person>
            <b:Last>Πικράκης</b:Last>
            <b:First>Άγγελος</b:First>
          </b:Person>
          <b:Person>
            <b:Last>Κουτρούμπας</b:Last>
            <b:First>Κωνσταντίνος</b:First>
          </b:Person>
          <b:Person>
            <b:Last>Κάβουρας</b:Last>
            <b:First>Διονύσης</b:First>
          </b:Person>
        </b:NameList>
      </b:Author>
    </b:Author>
    <b:Title>ΕΙΣΑΓΩΓΗ ΣΤΗΝ ΑΝΑΓΝΩΡΙΣΗ ΠΡΟΤΥΠΩΝ MATLAB </b:Title>
    <b:Year>2011</b:Year>
    <b:Publisher>ΙΑΤΡΙΚΕΣ ΕΚΔΟΣΕΙΣ Π. Χ. ΠΑΣΧΑΛΙΔΗΣ</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9b0be563-cc21-4d25-926e-691278bda78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DF984A96D9B140BC345974EDAB6B2B" ma:contentTypeVersion="5" ma:contentTypeDescription="Create a new document." ma:contentTypeScope="" ma:versionID="bb0a5288595fdc8870247c7bf23837ae">
  <xsd:schema xmlns:xsd="http://www.w3.org/2001/XMLSchema" xmlns:xs="http://www.w3.org/2001/XMLSchema" xmlns:p="http://schemas.microsoft.com/office/2006/metadata/properties" xmlns:ns3="9b0be563-cc21-4d25-926e-691278bda786" targetNamespace="http://schemas.microsoft.com/office/2006/metadata/properties" ma:root="true" ma:fieldsID="381861b3d2bc978fe0b24efc5d821b76" ns3:_="">
    <xsd:import namespace="9b0be563-cc21-4d25-926e-691278bda78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be563-cc21-4d25-926e-691278bda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F2022A-D7C0-4C45-AD1F-343A0B94056A}">
  <ds:schemaRefs>
    <ds:schemaRef ds:uri="http://schemas.openxmlformats.org/officeDocument/2006/bibliography"/>
  </ds:schemaRefs>
</ds:datastoreItem>
</file>

<file path=customXml/itemProps2.xml><?xml version="1.0" encoding="utf-8"?>
<ds:datastoreItem xmlns:ds="http://schemas.openxmlformats.org/officeDocument/2006/customXml" ds:itemID="{CED90D04-0E3F-422A-B9F5-F9AFF91E6E71}">
  <ds:schemaRefs>
    <ds:schemaRef ds:uri="http://schemas.microsoft.com/office/2006/metadata/properties"/>
    <ds:schemaRef ds:uri="http://schemas.microsoft.com/office/infopath/2007/PartnerControls"/>
    <ds:schemaRef ds:uri="9b0be563-cc21-4d25-926e-691278bda786"/>
  </ds:schemaRefs>
</ds:datastoreItem>
</file>

<file path=customXml/itemProps3.xml><?xml version="1.0" encoding="utf-8"?>
<ds:datastoreItem xmlns:ds="http://schemas.openxmlformats.org/officeDocument/2006/customXml" ds:itemID="{421488D5-0455-443A-BF73-8E4E62377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be563-cc21-4d25-926e-691278bda7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B38F41-997E-48FC-86F6-CD293E2EB3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3634</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Κούκος</dc:creator>
  <cp:keywords/>
  <dc:description/>
  <cp:lastModifiedBy>IOAN KROITOR KATARTZIOU</cp:lastModifiedBy>
  <cp:revision>3</cp:revision>
  <cp:lastPrinted>2024-07-15T19:00:00Z</cp:lastPrinted>
  <dcterms:created xsi:type="dcterms:W3CDTF">2025-06-05T23:10:00Z</dcterms:created>
  <dcterms:modified xsi:type="dcterms:W3CDTF">2025-06-05T23:29:00Z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0x0101009FDF984A96D9B140BC345974EDAB6B2B</vt:lpwstr>
  </property>
</Properties>
</file>